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2819C" w14:textId="77777777" w:rsidR="00B40315" w:rsidRPr="00BE3340" w:rsidDel="00E67361" w:rsidRDefault="00B40315">
      <w:pPr>
        <w:pStyle w:val="BodyText"/>
        <w:rPr>
          <w:del w:id="0" w:author="Patrick Tang" w:date="2021-06-23T17:22:00Z"/>
          <w:sz w:val="20"/>
        </w:rPr>
      </w:pPr>
    </w:p>
    <w:p w14:paraId="1A5321EE" w14:textId="77777777" w:rsidR="00B40315" w:rsidRPr="00BE3340" w:rsidDel="00E67361" w:rsidRDefault="00B40315">
      <w:pPr>
        <w:pStyle w:val="BodyText"/>
        <w:rPr>
          <w:del w:id="1" w:author="Patrick Tang" w:date="2021-06-23T17:22:00Z"/>
          <w:sz w:val="20"/>
        </w:rPr>
      </w:pPr>
    </w:p>
    <w:p w14:paraId="02495C4A" w14:textId="77777777" w:rsidR="00B40315" w:rsidRPr="00453F0F" w:rsidRDefault="002B1B5E" w:rsidP="00E67361">
      <w:pPr>
        <w:pStyle w:val="Title"/>
        <w:spacing w:line="268" w:lineRule="auto"/>
      </w:pPr>
      <w:r w:rsidRPr="00A97774">
        <w:t xml:space="preserve">Prediction of self-healing in engineered cementitious composite: Machine learning comparative </w:t>
      </w:r>
      <w:del w:id="2" w:author="Patrick Tang" w:date="2021-06-23T16:56:00Z">
        <w:r w:rsidRPr="00A97774" w:rsidDel="002B1B5E">
          <w:delText>analysis</w:delText>
        </w:r>
      </w:del>
      <w:proofErr w:type="gramStart"/>
      <w:ins w:id="3" w:author="Patrick Tang" w:date="2021-06-23T16:56:00Z">
        <w:r w:rsidRPr="00A97774">
          <w:t>analyses</w:t>
        </w:r>
      </w:ins>
      <w:proofErr w:type="gramEnd"/>
    </w:p>
    <w:p w14:paraId="53663888" w14:textId="77777777" w:rsidR="00E67361" w:rsidRPr="00BE3340" w:rsidRDefault="002B1B5E">
      <w:pPr>
        <w:spacing w:before="151" w:line="440" w:lineRule="atLeast"/>
        <w:ind w:left="1213" w:right="1701"/>
        <w:jc w:val="center"/>
        <w:rPr>
          <w:ins w:id="4" w:author="Patrick Tang" w:date="2021-06-23T17:20:00Z"/>
          <w:sz w:val="24"/>
        </w:rPr>
      </w:pPr>
      <w:r w:rsidRPr="002B568D">
        <w:rPr>
          <w:sz w:val="24"/>
        </w:rPr>
        <w:t xml:space="preserve">Guangwei Chen </w:t>
      </w:r>
      <w:r w:rsidRPr="00FA1A45">
        <w:rPr>
          <w:sz w:val="24"/>
          <w:vertAlign w:val="superscript"/>
        </w:rPr>
        <w:t>1</w:t>
      </w:r>
      <w:r w:rsidRPr="00BE3340">
        <w:rPr>
          <w:i/>
          <w:sz w:val="24"/>
          <w:vertAlign w:val="superscript"/>
          <w:rPrChange w:id="5" w:author="Patrick Tang" w:date="2021-06-25T17:28:00Z">
            <w:rPr>
              <w:rFonts w:ascii="Bookman Old Style" w:hAnsi="Bookman Old Style"/>
              <w:i/>
              <w:sz w:val="24"/>
              <w:vertAlign w:val="superscript"/>
            </w:rPr>
          </w:rPrChange>
        </w:rPr>
        <w:t>,</w:t>
      </w:r>
      <w:proofErr w:type="gramStart"/>
      <w:r w:rsidRPr="00BE3340">
        <w:rPr>
          <w:sz w:val="24"/>
          <w:vertAlign w:val="superscript"/>
        </w:rPr>
        <w:t>2</w:t>
      </w:r>
      <w:r w:rsidRPr="00BE3340">
        <w:rPr>
          <w:i/>
          <w:sz w:val="24"/>
          <w:vertAlign w:val="superscript"/>
          <w:rPrChange w:id="6" w:author="Patrick Tang" w:date="2021-06-25T17:28:00Z">
            <w:rPr>
              <w:rFonts w:ascii="Bookman Old Style" w:hAnsi="Bookman Old Style"/>
              <w:i/>
              <w:sz w:val="24"/>
              <w:vertAlign w:val="superscript"/>
            </w:rPr>
          </w:rPrChange>
        </w:rPr>
        <w:t>,</w:t>
      </w:r>
      <w:r w:rsidRPr="00BE3340">
        <w:rPr>
          <w:rFonts w:ascii="Cambria Math" w:hAnsi="Cambria Math" w:cs="Cambria Math"/>
          <w:sz w:val="24"/>
          <w:vertAlign w:val="superscript"/>
          <w:rPrChange w:id="7" w:author="Patrick Tang" w:date="2021-06-25T17:28:00Z">
            <w:rPr>
              <w:rFonts w:ascii="Lucida Sans Unicode" w:hAnsi="Lucida Sans Unicode"/>
              <w:sz w:val="24"/>
              <w:vertAlign w:val="superscript"/>
            </w:rPr>
          </w:rPrChange>
        </w:rPr>
        <w:t>∗</w:t>
      </w:r>
      <w:proofErr w:type="gramEnd"/>
      <w:r w:rsidRPr="00BE3340">
        <w:rPr>
          <w:sz w:val="24"/>
        </w:rPr>
        <w:t xml:space="preserve">, </w:t>
      </w:r>
      <w:del w:id="8" w:author="Patrick Tang" w:date="2021-06-23T17:20:00Z">
        <w:r w:rsidRPr="00BE3340" w:rsidDel="00E67361">
          <w:rPr>
            <w:sz w:val="24"/>
          </w:rPr>
          <w:delText xml:space="preserve">Patrick </w:delText>
        </w:r>
      </w:del>
      <w:proofErr w:type="spellStart"/>
      <w:ins w:id="9" w:author="Patrick Tang" w:date="2021-06-23T17:20:00Z">
        <w:r w:rsidR="00E67361" w:rsidRPr="00A97774">
          <w:rPr>
            <w:sz w:val="24"/>
          </w:rPr>
          <w:t>WaiChing</w:t>
        </w:r>
        <w:proofErr w:type="spellEnd"/>
        <w:r w:rsidR="00E67361" w:rsidRPr="00A97774">
          <w:rPr>
            <w:sz w:val="24"/>
          </w:rPr>
          <w:t xml:space="preserve"> </w:t>
        </w:r>
      </w:ins>
      <w:r w:rsidRPr="00A97774">
        <w:rPr>
          <w:sz w:val="24"/>
        </w:rPr>
        <w:t xml:space="preserve">Tang </w:t>
      </w:r>
      <w:r w:rsidRPr="00A97774">
        <w:rPr>
          <w:sz w:val="24"/>
          <w:vertAlign w:val="superscript"/>
        </w:rPr>
        <w:t>1</w:t>
      </w:r>
      <w:r w:rsidRPr="00453F0F">
        <w:rPr>
          <w:sz w:val="24"/>
        </w:rPr>
        <w:t xml:space="preserve">, Shuo Chen </w:t>
      </w:r>
      <w:r w:rsidRPr="002B568D">
        <w:rPr>
          <w:sz w:val="24"/>
          <w:vertAlign w:val="superscript"/>
        </w:rPr>
        <w:t>1</w:t>
      </w:r>
      <w:r w:rsidRPr="00FA1A45">
        <w:rPr>
          <w:sz w:val="24"/>
        </w:rPr>
        <w:t xml:space="preserve">, </w:t>
      </w:r>
      <w:del w:id="10" w:author="Patrick Tang" w:date="2021-06-23T17:20:00Z">
        <w:r w:rsidRPr="00AF7ECF" w:rsidDel="00E67361">
          <w:rPr>
            <w:sz w:val="24"/>
          </w:rPr>
          <w:delText xml:space="preserve">and </w:delText>
        </w:r>
      </w:del>
      <w:proofErr w:type="spellStart"/>
      <w:r w:rsidRPr="00BE3340">
        <w:rPr>
          <w:sz w:val="24"/>
        </w:rPr>
        <w:t>Shangyong</w:t>
      </w:r>
      <w:proofErr w:type="spellEnd"/>
      <w:r w:rsidRPr="00BE3340">
        <w:rPr>
          <w:sz w:val="24"/>
        </w:rPr>
        <w:t xml:space="preserve"> Wang </w:t>
      </w:r>
      <w:r w:rsidRPr="00BE3340">
        <w:rPr>
          <w:sz w:val="24"/>
          <w:vertAlign w:val="superscript"/>
        </w:rPr>
        <w:t>1</w:t>
      </w:r>
      <w:ins w:id="11" w:author="Patrick Tang" w:date="2021-06-23T17:20:00Z">
        <w:r w:rsidR="00E67361" w:rsidRPr="00BE3340">
          <w:rPr>
            <w:sz w:val="24"/>
          </w:rPr>
          <w:t>, Hongzhi Cui</w:t>
        </w:r>
      </w:ins>
      <w:ins w:id="12" w:author="Patrick Tang" w:date="2021-06-23T17:21:00Z">
        <w:r w:rsidR="00E67361" w:rsidRPr="00BE3340">
          <w:rPr>
            <w:sz w:val="24"/>
            <w:vertAlign w:val="superscript"/>
          </w:rPr>
          <w:t>3</w:t>
        </w:r>
      </w:ins>
    </w:p>
    <w:p w14:paraId="13939559" w14:textId="77777777" w:rsidR="00B40315" w:rsidRPr="00BE3340" w:rsidRDefault="002B1B5E">
      <w:pPr>
        <w:spacing w:before="151" w:line="440" w:lineRule="atLeast"/>
        <w:ind w:left="1213" w:right="1701"/>
        <w:jc w:val="center"/>
        <w:rPr>
          <w:sz w:val="24"/>
        </w:rPr>
      </w:pPr>
      <w:del w:id="13" w:author="Patrick Tang" w:date="2021-06-23T17:20:00Z">
        <w:r w:rsidRPr="00BE3340" w:rsidDel="00E67361">
          <w:rPr>
            <w:sz w:val="24"/>
          </w:rPr>
          <w:delText xml:space="preserve"> </w:delText>
        </w:r>
      </w:del>
      <w:ins w:id="14" w:author="Patrick Tang" w:date="2021-06-23T17:20:00Z">
        <w:r w:rsidR="00E67361" w:rsidRPr="00BE3340">
          <w:rPr>
            <w:position w:val="9"/>
            <w:sz w:val="16"/>
          </w:rPr>
          <w:t xml:space="preserve"> </w:t>
        </w:r>
      </w:ins>
      <w:r w:rsidRPr="00BE3340">
        <w:rPr>
          <w:position w:val="9"/>
          <w:sz w:val="16"/>
        </w:rPr>
        <w:t>1</w:t>
      </w:r>
      <w:r w:rsidRPr="00BE3340">
        <w:rPr>
          <w:sz w:val="24"/>
        </w:rPr>
        <w:t>The University of Newcastle, Callaghan, 2308, NSW, Australia</w:t>
      </w:r>
    </w:p>
    <w:p w14:paraId="1FD53CF1" w14:textId="77777777" w:rsidR="00B40315" w:rsidRPr="00BE3340" w:rsidRDefault="002B1B5E">
      <w:pPr>
        <w:spacing w:line="282" w:lineRule="exact"/>
        <w:ind w:right="477"/>
        <w:jc w:val="center"/>
        <w:rPr>
          <w:ins w:id="15" w:author="Patrick Tang" w:date="2021-06-23T17:21:00Z"/>
          <w:sz w:val="24"/>
        </w:rPr>
      </w:pPr>
      <w:r w:rsidRPr="00BE3340">
        <w:rPr>
          <w:position w:val="9"/>
          <w:sz w:val="16"/>
        </w:rPr>
        <w:t>2</w:t>
      </w:r>
      <w:proofErr w:type="spellStart"/>
      <w:r w:rsidRPr="00BE3340">
        <w:rPr>
          <w:sz w:val="24"/>
        </w:rPr>
        <w:t>Qiannan</w:t>
      </w:r>
      <w:proofErr w:type="spellEnd"/>
      <w:r w:rsidRPr="00BE3340">
        <w:rPr>
          <w:sz w:val="24"/>
        </w:rPr>
        <w:t xml:space="preserve"> Normal College of Nationalities, Guizhou, China</w:t>
      </w:r>
    </w:p>
    <w:p w14:paraId="528FB993" w14:textId="77777777" w:rsidR="00E67361" w:rsidRPr="00BE3340" w:rsidRDefault="00E67361">
      <w:pPr>
        <w:spacing w:line="282" w:lineRule="exact"/>
        <w:ind w:right="477"/>
        <w:jc w:val="center"/>
        <w:rPr>
          <w:sz w:val="24"/>
        </w:rPr>
      </w:pPr>
      <w:ins w:id="16" w:author="Patrick Tang" w:date="2021-06-23T17:21:00Z">
        <w:r w:rsidRPr="00BE3340">
          <w:rPr>
            <w:sz w:val="24"/>
            <w:szCs w:val="24"/>
            <w:vertAlign w:val="superscript"/>
            <w:rPrChange w:id="17" w:author="Patrick Tang" w:date="2021-06-25T17:28:00Z">
              <w:rPr>
                <w:sz w:val="24"/>
                <w:szCs w:val="24"/>
              </w:rPr>
            </w:rPrChange>
          </w:rPr>
          <w:t>3</w:t>
        </w:r>
        <w:r w:rsidRPr="00BE3340">
          <w:rPr>
            <w:sz w:val="24"/>
            <w:szCs w:val="24"/>
          </w:rPr>
          <w:t>College of Civil and Transportation Engineering, Shenzhen University, Shenzhen 518060, China</w:t>
        </w:r>
      </w:ins>
    </w:p>
    <w:p w14:paraId="6ECF15F0" w14:textId="77777777" w:rsidR="00B40315" w:rsidRPr="00A97774" w:rsidDel="00E67361" w:rsidRDefault="00B40315">
      <w:pPr>
        <w:pStyle w:val="BodyText"/>
        <w:rPr>
          <w:del w:id="18" w:author="Patrick Tang" w:date="2021-06-23T17:20:00Z"/>
          <w:sz w:val="30"/>
        </w:rPr>
      </w:pPr>
    </w:p>
    <w:p w14:paraId="19899AB7" w14:textId="77777777" w:rsidR="00B40315" w:rsidRPr="00453F0F" w:rsidRDefault="00B40315">
      <w:pPr>
        <w:pStyle w:val="BodyText"/>
        <w:spacing w:before="1"/>
        <w:rPr>
          <w:sz w:val="40"/>
        </w:rPr>
      </w:pPr>
    </w:p>
    <w:p w14:paraId="4F012224" w14:textId="77777777" w:rsidR="00B40315" w:rsidRPr="00FA1A45" w:rsidRDefault="002B1B5E">
      <w:pPr>
        <w:ind w:right="477"/>
        <w:jc w:val="center"/>
        <w:rPr>
          <w:b/>
          <w:sz w:val="20"/>
        </w:rPr>
      </w:pPr>
      <w:r w:rsidRPr="002B568D">
        <w:rPr>
          <w:b/>
          <w:sz w:val="20"/>
        </w:rPr>
        <w:t>Abstract</w:t>
      </w:r>
    </w:p>
    <w:p w14:paraId="798799BD" w14:textId="77777777" w:rsidR="00B40315" w:rsidRPr="00BE3340" w:rsidRDefault="002B1B5E">
      <w:pPr>
        <w:spacing w:before="149" w:line="249" w:lineRule="auto"/>
        <w:ind w:left="662" w:right="1140" w:firstLine="298"/>
        <w:jc w:val="both"/>
        <w:rPr>
          <w:rPrChange w:id="19" w:author="Patrick Tang" w:date="2021-06-25T17:28:00Z">
            <w:rPr>
              <w:sz w:val="20"/>
            </w:rPr>
          </w:rPrChange>
        </w:rPr>
      </w:pPr>
      <w:r w:rsidRPr="00BE3340">
        <w:rPr>
          <w:rPrChange w:id="20" w:author="Patrick Tang" w:date="2021-06-25T17:28:00Z">
            <w:rPr>
              <w:sz w:val="20"/>
            </w:rPr>
          </w:rPrChange>
        </w:rPr>
        <w:t>Engineered cementitious composite (ECC) is a unique material which can significantly contribute to self-heal</w:t>
      </w:r>
      <w:ins w:id="21" w:author="Patrick Tang" w:date="2021-06-23T16:57:00Z">
        <w:r w:rsidRPr="00BE3340">
          <w:rPr>
            <w:rPrChange w:id="22" w:author="Patrick Tang" w:date="2021-06-25T17:28:00Z">
              <w:rPr>
                <w:sz w:val="20"/>
              </w:rPr>
            </w:rPrChange>
          </w:rPr>
          <w:t>ing of</w:t>
        </w:r>
      </w:ins>
      <w:r w:rsidRPr="00BE3340">
        <w:rPr>
          <w:rPrChange w:id="23" w:author="Patrick Tang" w:date="2021-06-25T17:28:00Z">
            <w:rPr>
              <w:sz w:val="20"/>
            </w:rPr>
          </w:rPrChange>
        </w:rPr>
        <w:t xml:space="preserve"> cracks </w:t>
      </w:r>
      <w:del w:id="24" w:author="Patrick Tang" w:date="2021-06-23T16:58:00Z">
        <w:r w:rsidRPr="00BE3340" w:rsidDel="002B1B5E">
          <w:rPr>
            <w:rPrChange w:id="25" w:author="Patrick Tang" w:date="2021-06-25T17:28:00Z">
              <w:rPr>
                <w:sz w:val="20"/>
              </w:rPr>
            </w:rPrChange>
          </w:rPr>
          <w:delText>based on</w:delText>
        </w:r>
      </w:del>
      <w:ins w:id="26" w:author="Patrick Tang" w:date="2021-06-23T16:59:00Z">
        <w:r w:rsidRPr="00BE3340">
          <w:rPr>
            <w:rPrChange w:id="27" w:author="Patrick Tang" w:date="2021-06-25T17:28:00Z">
              <w:rPr>
                <w:sz w:val="20"/>
              </w:rPr>
            </w:rPrChange>
          </w:rPr>
          <w:t>due to the</w:t>
        </w:r>
      </w:ins>
      <w:r w:rsidRPr="00BE3340">
        <w:rPr>
          <w:rPrChange w:id="28" w:author="Patrick Tang" w:date="2021-06-25T17:28:00Z">
            <w:rPr>
              <w:sz w:val="20"/>
            </w:rPr>
          </w:rPrChange>
        </w:rPr>
        <w:t xml:space="preserve"> </w:t>
      </w:r>
      <w:del w:id="29" w:author="Patrick Tang" w:date="2021-06-23T16:58:00Z">
        <w:r w:rsidRPr="00BE3340" w:rsidDel="002B1B5E">
          <w:rPr>
            <w:rPrChange w:id="30" w:author="Patrick Tang" w:date="2021-06-25T17:28:00Z">
              <w:rPr>
                <w:sz w:val="20"/>
              </w:rPr>
            </w:rPrChange>
          </w:rPr>
          <w:delText xml:space="preserve">ongoing </w:delText>
        </w:r>
      </w:del>
      <w:ins w:id="31" w:author="Patrick Tang" w:date="2021-06-23T16:58:00Z">
        <w:r w:rsidRPr="00BE3340">
          <w:rPr>
            <w:rPrChange w:id="32" w:author="Patrick Tang" w:date="2021-06-25T17:28:00Z">
              <w:rPr>
                <w:sz w:val="20"/>
              </w:rPr>
            </w:rPrChange>
          </w:rPr>
          <w:t xml:space="preserve">continued </w:t>
        </w:r>
      </w:ins>
      <w:r w:rsidRPr="00BE3340">
        <w:rPr>
          <w:rPrChange w:id="33" w:author="Patrick Tang" w:date="2021-06-25T17:28:00Z">
            <w:rPr>
              <w:sz w:val="20"/>
            </w:rPr>
          </w:rPrChange>
        </w:rPr>
        <w:t>hydration</w:t>
      </w:r>
      <w:ins w:id="34" w:author="Patrick Tang" w:date="2021-06-23T16:58:00Z">
        <w:r w:rsidRPr="00BE3340">
          <w:rPr>
            <w:rPrChange w:id="35" w:author="Patrick Tang" w:date="2021-06-25T17:28:00Z">
              <w:rPr>
                <w:sz w:val="20"/>
              </w:rPr>
            </w:rPrChange>
          </w:rPr>
          <w:t xml:space="preserve"> process</w:t>
        </w:r>
      </w:ins>
      <w:ins w:id="36" w:author="Patrick Tang" w:date="2021-06-23T16:59:00Z">
        <w:r w:rsidRPr="00BE3340">
          <w:rPr>
            <w:rPrChange w:id="37" w:author="Patrick Tang" w:date="2021-06-25T17:28:00Z">
              <w:rPr>
                <w:sz w:val="20"/>
              </w:rPr>
            </w:rPrChange>
          </w:rPr>
          <w:t xml:space="preserve"> with time</w:t>
        </w:r>
      </w:ins>
      <w:r w:rsidRPr="00BE3340">
        <w:rPr>
          <w:rPrChange w:id="38" w:author="Patrick Tang" w:date="2021-06-25T17:28:00Z">
            <w:rPr>
              <w:sz w:val="20"/>
            </w:rPr>
          </w:rPrChange>
        </w:rPr>
        <w:t xml:space="preserve">. </w:t>
      </w:r>
      <w:ins w:id="39" w:author="Patrick Tang" w:date="2021-06-23T17:05:00Z">
        <w:r w:rsidRPr="00BE3340">
          <w:rPr>
            <w:rPrChange w:id="40" w:author="Patrick Tang" w:date="2021-06-25T17:28:00Z">
              <w:rPr>
                <w:sz w:val="20"/>
              </w:rPr>
            </w:rPrChange>
          </w:rPr>
          <w:t xml:space="preserve">Machine learning </w:t>
        </w:r>
      </w:ins>
      <w:ins w:id="41" w:author="Patrick Tang" w:date="2021-06-23T17:37:00Z">
        <w:r w:rsidR="00482F44" w:rsidRPr="00BE3340">
          <w:t xml:space="preserve">(ML) </w:t>
        </w:r>
      </w:ins>
      <w:ins w:id="42" w:author="Patrick Tang" w:date="2021-06-23T17:06:00Z">
        <w:r w:rsidRPr="00BE3340">
          <w:rPr>
            <w:rPrChange w:id="43" w:author="Patrick Tang" w:date="2021-06-25T17:28:00Z">
              <w:rPr>
                <w:sz w:val="20"/>
              </w:rPr>
            </w:rPrChange>
          </w:rPr>
          <w:t>model</w:t>
        </w:r>
      </w:ins>
      <w:ins w:id="44" w:author="Patrick Tang" w:date="2021-06-23T17:11:00Z">
        <w:r w:rsidR="0082228E" w:rsidRPr="00BE3340">
          <w:rPr>
            <w:rPrChange w:id="45" w:author="Patrick Tang" w:date="2021-06-25T17:28:00Z">
              <w:rPr>
                <w:sz w:val="20"/>
              </w:rPr>
            </w:rPrChange>
          </w:rPr>
          <w:t>s</w:t>
        </w:r>
      </w:ins>
      <w:ins w:id="46" w:author="Patrick Tang" w:date="2021-06-23T17:06:00Z">
        <w:r w:rsidRPr="00BE3340">
          <w:rPr>
            <w:rPrChange w:id="47" w:author="Patrick Tang" w:date="2021-06-25T17:28:00Z">
              <w:rPr>
                <w:sz w:val="20"/>
              </w:rPr>
            </w:rPrChange>
          </w:rPr>
          <w:t>, a</w:t>
        </w:r>
      </w:ins>
      <w:del w:id="48" w:author="Patrick Tang" w:date="2021-06-23T17:06:00Z">
        <w:r w:rsidRPr="00BE3340" w:rsidDel="002B1B5E">
          <w:rPr>
            <w:rPrChange w:id="49" w:author="Patrick Tang" w:date="2021-06-25T17:28:00Z">
              <w:rPr>
                <w:sz w:val="20"/>
              </w:rPr>
            </w:rPrChange>
          </w:rPr>
          <w:delText>A</w:delText>
        </w:r>
      </w:del>
      <w:r w:rsidRPr="00BE3340">
        <w:rPr>
          <w:rPrChange w:id="50" w:author="Patrick Tang" w:date="2021-06-25T17:28:00Z">
            <w:rPr>
              <w:sz w:val="20"/>
            </w:rPr>
          </w:rPrChange>
        </w:rPr>
        <w:t xml:space="preserve">s </w:t>
      </w:r>
      <w:ins w:id="51" w:author="Patrick Tang" w:date="2021-06-23T17:10:00Z">
        <w:r w:rsidR="0082228E" w:rsidRPr="00BE3340">
          <w:rPr>
            <w:rPrChange w:id="52" w:author="Patrick Tang" w:date="2021-06-25T17:28:00Z">
              <w:rPr>
                <w:sz w:val="20"/>
              </w:rPr>
            </w:rPrChange>
          </w:rPr>
          <w:t xml:space="preserve">a </w:t>
        </w:r>
      </w:ins>
      <w:r w:rsidRPr="00BE3340">
        <w:rPr>
          <w:rPrChange w:id="53" w:author="Patrick Tang" w:date="2021-06-25T17:28:00Z">
            <w:rPr>
              <w:sz w:val="20"/>
            </w:rPr>
          </w:rPrChange>
        </w:rPr>
        <w:t>model-free approach</w:t>
      </w:r>
      <w:ins w:id="54" w:author="Patrick Tang" w:date="2021-06-23T17:06:00Z">
        <w:r w:rsidRPr="00BE3340">
          <w:rPr>
            <w:rPrChange w:id="55" w:author="Patrick Tang" w:date="2021-06-25T17:28:00Z">
              <w:rPr>
                <w:sz w:val="20"/>
              </w:rPr>
            </w:rPrChange>
          </w:rPr>
          <w:t xml:space="preserve">, </w:t>
        </w:r>
      </w:ins>
      <w:ins w:id="56" w:author="Patrick Tang" w:date="2021-06-23T17:24:00Z">
        <w:r w:rsidR="00E67361" w:rsidRPr="00BE3340">
          <w:t xml:space="preserve">have been widely used to model the </w:t>
        </w:r>
      </w:ins>
      <w:ins w:id="57" w:author="Patrick Tang" w:date="2021-06-23T17:37:00Z">
        <w:r w:rsidR="00482F44" w:rsidRPr="00BE3340">
          <w:t xml:space="preserve">mechanical </w:t>
        </w:r>
      </w:ins>
      <w:ins w:id="58" w:author="Patrick Tang" w:date="2021-06-23T17:24:00Z">
        <w:r w:rsidR="00E67361" w:rsidRPr="00A97774">
          <w:t>properties of concrete</w:t>
        </w:r>
        <w:r w:rsidR="00E67361" w:rsidRPr="00A97774" w:rsidDel="002B1B5E">
          <w:t xml:space="preserve"> </w:t>
        </w:r>
        <w:r w:rsidR="00E67361" w:rsidRPr="00A97774">
          <w:t xml:space="preserve">as they </w:t>
        </w:r>
      </w:ins>
      <w:del w:id="59" w:author="Patrick Tang" w:date="2021-06-23T17:06:00Z">
        <w:r w:rsidRPr="00BE3340" w:rsidDel="002B1B5E">
          <w:rPr>
            <w:rPrChange w:id="60" w:author="Patrick Tang" w:date="2021-06-25T17:28:00Z">
              <w:rPr>
                <w:sz w:val="20"/>
              </w:rPr>
            </w:rPrChange>
          </w:rPr>
          <w:delText>es</w:delText>
        </w:r>
      </w:del>
      <w:ins w:id="61" w:author="Patrick Tang" w:date="2021-06-23T17:18:00Z">
        <w:r w:rsidR="00E67361" w:rsidRPr="00BE3340">
          <w:t xml:space="preserve">do not </w:t>
        </w:r>
      </w:ins>
      <w:ins w:id="62" w:author="Patrick Tang" w:date="2021-06-23T17:24:00Z">
        <w:r w:rsidR="00E67361" w:rsidRPr="00A97774">
          <w:t>require</w:t>
        </w:r>
      </w:ins>
      <w:ins w:id="63" w:author="Patrick Tang" w:date="2021-06-23T17:18:00Z">
        <w:r w:rsidR="00E67361" w:rsidRPr="00A97774">
          <w:t xml:space="preserve"> any pre</w:t>
        </w:r>
        <w:r w:rsidR="00E67361" w:rsidRPr="00BE3340">
          <w:rPr>
            <w:rPrChange w:id="64" w:author="Patrick Tang" w:date="2021-06-25T17:28:00Z">
              <w:rPr>
                <w:sz w:val="20"/>
              </w:rPr>
            </w:rPrChange>
          </w:rPr>
          <w:t xml:space="preserve">defined </w:t>
        </w:r>
      </w:ins>
      <w:ins w:id="65" w:author="Patrick Tang" w:date="2021-06-23T17:19:00Z">
        <w:r w:rsidR="00E67361" w:rsidRPr="00BE3340">
          <w:rPr>
            <w:rPrChange w:id="66" w:author="Patrick Tang" w:date="2021-06-25T17:28:00Z">
              <w:rPr>
                <w:sz w:val="20"/>
              </w:rPr>
            </w:rPrChange>
          </w:rPr>
          <w:t xml:space="preserve">prediction </w:t>
        </w:r>
      </w:ins>
      <w:ins w:id="67" w:author="Patrick Tang" w:date="2021-06-23T17:18:00Z">
        <w:r w:rsidR="00E67361" w:rsidRPr="00BE3340">
          <w:rPr>
            <w:rPrChange w:id="68" w:author="Patrick Tang" w:date="2021-06-25T17:28:00Z">
              <w:rPr>
                <w:sz w:val="20"/>
              </w:rPr>
            </w:rPrChange>
          </w:rPr>
          <w:t>model</w:t>
        </w:r>
      </w:ins>
      <w:del w:id="69" w:author="Patrick Tang" w:date="2021-06-23T17:06:00Z">
        <w:r w:rsidRPr="00BE3340" w:rsidDel="002B1B5E">
          <w:rPr>
            <w:rPrChange w:id="70" w:author="Patrick Tang" w:date="2021-06-25T17:28:00Z">
              <w:rPr>
                <w:sz w:val="20"/>
              </w:rPr>
            </w:rPrChange>
          </w:rPr>
          <w:delText xml:space="preserve"> eliminating </w:delText>
        </w:r>
      </w:del>
      <w:del w:id="71" w:author="Patrick Tang" w:date="2021-06-23T17:18:00Z">
        <w:r w:rsidRPr="00BE3340" w:rsidDel="00E67361">
          <w:rPr>
            <w:rPrChange w:id="72" w:author="Patrick Tang" w:date="2021-06-25T17:28:00Z">
              <w:rPr>
                <w:sz w:val="20"/>
              </w:rPr>
            </w:rPrChange>
          </w:rPr>
          <w:delText>the need of new models for different prediction problems</w:delText>
        </w:r>
      </w:del>
      <w:del w:id="73" w:author="Patrick Tang" w:date="2021-06-23T17:22:00Z">
        <w:r w:rsidRPr="00BE3340" w:rsidDel="00E67361">
          <w:rPr>
            <w:rPrChange w:id="74" w:author="Patrick Tang" w:date="2021-06-25T17:28:00Z">
              <w:rPr>
                <w:sz w:val="20"/>
              </w:rPr>
            </w:rPrChange>
          </w:rPr>
          <w:delText xml:space="preserve">, </w:delText>
        </w:r>
      </w:del>
      <w:del w:id="75" w:author="Patrick Tang" w:date="2021-06-23T17:11:00Z">
        <w:r w:rsidRPr="00BE3340" w:rsidDel="0082228E">
          <w:rPr>
            <w:rPrChange w:id="76" w:author="Patrick Tang" w:date="2021-06-25T17:28:00Z">
              <w:rPr>
                <w:sz w:val="20"/>
              </w:rPr>
            </w:rPrChange>
          </w:rPr>
          <w:delText xml:space="preserve">machine learning algorithms </w:delText>
        </w:r>
      </w:del>
      <w:del w:id="77" w:author="Patrick Tang" w:date="2021-06-23T17:24:00Z">
        <w:r w:rsidRPr="00BE3340" w:rsidDel="00E67361">
          <w:rPr>
            <w:rPrChange w:id="78" w:author="Patrick Tang" w:date="2021-06-25T17:28:00Z">
              <w:rPr>
                <w:sz w:val="20"/>
              </w:rPr>
            </w:rPrChange>
          </w:rPr>
          <w:delText>have been widely used to model the properties of concrete</w:delText>
        </w:r>
      </w:del>
      <w:ins w:id="79" w:author="Patrick Tang" w:date="2021-06-23T17:36:00Z">
        <w:r w:rsidR="00482F44" w:rsidRPr="00BE3340">
          <w:t xml:space="preserve">. However, </w:t>
        </w:r>
      </w:ins>
      <w:ins w:id="80" w:author="Patrick Tang" w:date="2021-06-23T17:41:00Z">
        <w:r w:rsidR="00376134" w:rsidRPr="00BE3340">
          <w:t>the literature</w:t>
        </w:r>
      </w:ins>
      <w:ins w:id="81" w:author="Patrick Tang" w:date="2021-06-23T17:40:00Z">
        <w:r w:rsidR="00376134" w:rsidRPr="00A97774">
          <w:t xml:space="preserve"> on</w:t>
        </w:r>
      </w:ins>
      <w:ins w:id="82" w:author="Patrick Tang" w:date="2021-06-23T17:36:00Z">
        <w:r w:rsidR="00482F44" w:rsidRPr="00A97774">
          <w:t xml:space="preserve"> ML</w:t>
        </w:r>
      </w:ins>
      <w:del w:id="83" w:author="Patrick Tang" w:date="2021-06-23T17:36:00Z">
        <w:r w:rsidRPr="00BE3340" w:rsidDel="00482F44">
          <w:rPr>
            <w:rPrChange w:id="84" w:author="Patrick Tang" w:date="2021-06-25T17:28:00Z">
              <w:rPr>
                <w:sz w:val="20"/>
              </w:rPr>
            </w:rPrChange>
          </w:rPr>
          <w:delText>.</w:delText>
        </w:r>
      </w:del>
      <w:r w:rsidRPr="00BE3340">
        <w:rPr>
          <w:rPrChange w:id="85" w:author="Patrick Tang" w:date="2021-06-25T17:28:00Z">
            <w:rPr>
              <w:sz w:val="20"/>
            </w:rPr>
          </w:rPrChange>
        </w:rPr>
        <w:t xml:space="preserve"> </w:t>
      </w:r>
      <w:ins w:id="86" w:author="Patrick Tang" w:date="2021-06-23T17:38:00Z">
        <w:r w:rsidR="00482F44" w:rsidRPr="00BE3340">
          <w:t xml:space="preserve">in predicting self-healing of ECC is </w:t>
        </w:r>
        <w:proofErr w:type="gramStart"/>
        <w:r w:rsidR="00482F44" w:rsidRPr="00BE3340">
          <w:t>very limited</w:t>
        </w:r>
        <w:proofErr w:type="gramEnd"/>
        <w:r w:rsidR="00482F44" w:rsidRPr="00BE3340">
          <w:t xml:space="preserve">. </w:t>
        </w:r>
      </w:ins>
      <w:r w:rsidRPr="00BE3340">
        <w:rPr>
          <w:rPrChange w:id="87" w:author="Patrick Tang" w:date="2021-06-25T17:28:00Z">
            <w:rPr>
              <w:sz w:val="20"/>
            </w:rPr>
          </w:rPrChange>
        </w:rPr>
        <w:t xml:space="preserve">This paper aims to provide a comparative analysis on </w:t>
      </w:r>
      <w:del w:id="88" w:author="Patrick Tang" w:date="2021-06-23T17:29:00Z">
        <w:r w:rsidRPr="00BE3340" w:rsidDel="00482F44">
          <w:rPr>
            <w:rPrChange w:id="89" w:author="Patrick Tang" w:date="2021-06-25T17:28:00Z">
              <w:rPr>
                <w:sz w:val="20"/>
              </w:rPr>
            </w:rPrChange>
          </w:rPr>
          <w:delText xml:space="preserve">the </w:delText>
        </w:r>
      </w:del>
      <w:r w:rsidRPr="00BE3340">
        <w:rPr>
          <w:rPrChange w:id="90" w:author="Patrick Tang" w:date="2021-06-25T17:28:00Z">
            <w:rPr>
              <w:sz w:val="20"/>
            </w:rPr>
          </w:rPrChange>
        </w:rPr>
        <w:t xml:space="preserve">performance of </w:t>
      </w:r>
      <w:ins w:id="91" w:author="Patrick Tang" w:date="2021-06-23T17:29:00Z">
        <w:r w:rsidR="00482F44" w:rsidRPr="00BE3340">
          <w:t xml:space="preserve">several </w:t>
        </w:r>
      </w:ins>
      <w:del w:id="92" w:author="Patrick Tang" w:date="2021-06-23T17:53:00Z">
        <w:r w:rsidRPr="00BE3340" w:rsidDel="00EA0225">
          <w:rPr>
            <w:rPrChange w:id="93" w:author="Patrick Tang" w:date="2021-06-25T17:28:00Z">
              <w:rPr>
                <w:sz w:val="20"/>
              </w:rPr>
            </w:rPrChange>
          </w:rPr>
          <w:delText>machine learning</w:delText>
        </w:r>
      </w:del>
      <w:ins w:id="94" w:author="Patrick Tang" w:date="2021-06-23T17:53:00Z">
        <w:r w:rsidR="00EA0225" w:rsidRPr="00BE3340">
          <w:t>ML</w:t>
        </w:r>
      </w:ins>
      <w:r w:rsidRPr="00BE3340">
        <w:rPr>
          <w:rPrChange w:id="95" w:author="Patrick Tang" w:date="2021-06-25T17:28:00Z">
            <w:rPr>
              <w:sz w:val="20"/>
            </w:rPr>
          </w:rPrChange>
        </w:rPr>
        <w:t xml:space="preserve"> </w:t>
      </w:r>
      <w:del w:id="96" w:author="Patrick Tang" w:date="2021-06-23T17:43:00Z">
        <w:r w:rsidRPr="00BE3340" w:rsidDel="00376134">
          <w:rPr>
            <w:rPrChange w:id="97" w:author="Patrick Tang" w:date="2021-06-25T17:28:00Z">
              <w:rPr>
                <w:sz w:val="20"/>
              </w:rPr>
            </w:rPrChange>
          </w:rPr>
          <w:delText>models</w:delText>
        </w:r>
      </w:del>
      <w:ins w:id="98" w:author="Patrick Tang" w:date="2021-06-23T17:43:00Z">
        <w:r w:rsidR="00376134" w:rsidRPr="00BE3340">
          <w:t>approache</w:t>
        </w:r>
        <w:r w:rsidR="00376134" w:rsidRPr="00BE3340">
          <w:rPr>
            <w:rPrChange w:id="99" w:author="Patrick Tang" w:date="2021-06-25T17:28:00Z">
              <w:rPr>
                <w:sz w:val="20"/>
              </w:rPr>
            </w:rPrChange>
          </w:rPr>
          <w:t>s</w:t>
        </w:r>
        <w:r w:rsidR="00376134" w:rsidRPr="00BE3340">
          <w:t xml:space="preserve"> </w:t>
        </w:r>
      </w:ins>
      <w:del w:id="100" w:author="Patrick Tang" w:date="2021-06-23T17:29:00Z">
        <w:r w:rsidRPr="00BE3340" w:rsidDel="00482F44">
          <w:rPr>
            <w:rPrChange w:id="101" w:author="Patrick Tang" w:date="2021-06-25T17:28:00Z">
              <w:rPr>
                <w:sz w:val="20"/>
              </w:rPr>
            </w:rPrChange>
          </w:rPr>
          <w:delText>,</w:delText>
        </w:r>
      </w:del>
      <w:del w:id="102" w:author="Patrick Tang" w:date="2021-06-23T17:30:00Z">
        <w:r w:rsidRPr="00BE3340" w:rsidDel="00482F44">
          <w:rPr>
            <w:rPrChange w:id="103" w:author="Patrick Tang" w:date="2021-06-25T17:28:00Z">
              <w:rPr>
                <w:sz w:val="20"/>
              </w:rPr>
            </w:rPrChange>
          </w:rPr>
          <w:delText xml:space="preserve"> the individual and ensemble methods</w:delText>
        </w:r>
      </w:del>
      <w:del w:id="104" w:author="Patrick Tang" w:date="2021-06-23T17:29:00Z">
        <w:r w:rsidRPr="00BE3340" w:rsidDel="00482F44">
          <w:rPr>
            <w:rPrChange w:id="105" w:author="Patrick Tang" w:date="2021-06-25T17:28:00Z">
              <w:rPr>
                <w:sz w:val="20"/>
              </w:rPr>
            </w:rPrChange>
          </w:rPr>
          <w:delText>,</w:delText>
        </w:r>
      </w:del>
      <w:del w:id="106" w:author="Patrick Tang" w:date="2021-06-23T17:30:00Z">
        <w:r w:rsidRPr="00BE3340" w:rsidDel="00482F44">
          <w:rPr>
            <w:rPrChange w:id="107" w:author="Patrick Tang" w:date="2021-06-25T17:28:00Z">
              <w:rPr>
                <w:sz w:val="20"/>
              </w:rPr>
            </w:rPrChange>
          </w:rPr>
          <w:delText xml:space="preserve"> </w:delText>
        </w:r>
      </w:del>
      <w:r w:rsidRPr="00BE3340">
        <w:rPr>
          <w:rPrChange w:id="108" w:author="Patrick Tang" w:date="2021-06-25T17:28:00Z">
            <w:rPr>
              <w:sz w:val="20"/>
            </w:rPr>
          </w:rPrChange>
        </w:rPr>
        <w:t>in predicting</w:t>
      </w:r>
      <w:ins w:id="109" w:author="Patrick Tang" w:date="2021-06-23T17:42:00Z">
        <w:r w:rsidR="00376134" w:rsidRPr="00BE3340">
          <w:t xml:space="preserve"> </w:t>
        </w:r>
      </w:ins>
      <w:del w:id="110" w:author="Patrick Tang" w:date="2021-06-23T17:42:00Z">
        <w:r w:rsidRPr="00BE3340" w:rsidDel="00376134">
          <w:rPr>
            <w:rPrChange w:id="111" w:author="Patrick Tang" w:date="2021-06-25T17:28:00Z">
              <w:rPr>
                <w:sz w:val="20"/>
              </w:rPr>
            </w:rPrChange>
          </w:rPr>
          <w:delText xml:space="preserve"> </w:delText>
        </w:r>
      </w:del>
      <w:r w:rsidRPr="00BE3340">
        <w:rPr>
          <w:rPrChange w:id="112" w:author="Patrick Tang" w:date="2021-06-25T17:28:00Z">
            <w:rPr>
              <w:sz w:val="20"/>
            </w:rPr>
          </w:rPrChange>
        </w:rPr>
        <w:t>self-healing</w:t>
      </w:r>
      <w:del w:id="113" w:author="Patrick Tang" w:date="2021-06-23T17:30:00Z">
        <w:r w:rsidRPr="00BE3340" w:rsidDel="00482F44">
          <w:rPr>
            <w:rPrChange w:id="114" w:author="Patrick Tang" w:date="2021-06-25T17:28:00Z">
              <w:rPr>
                <w:sz w:val="20"/>
              </w:rPr>
            </w:rPrChange>
          </w:rPr>
          <w:delText xml:space="preserve"> capability</w:delText>
        </w:r>
      </w:del>
      <w:r w:rsidRPr="00BE3340">
        <w:rPr>
          <w:rPrChange w:id="115" w:author="Patrick Tang" w:date="2021-06-25T17:28:00Z">
            <w:rPr>
              <w:sz w:val="20"/>
            </w:rPr>
          </w:rPrChange>
        </w:rPr>
        <w:t xml:space="preserve"> </w:t>
      </w:r>
      <w:r w:rsidRPr="00BE3340">
        <w:rPr>
          <w:spacing w:val="-6"/>
          <w:rPrChange w:id="116" w:author="Patrick Tang" w:date="2021-06-25T17:28:00Z">
            <w:rPr>
              <w:spacing w:val="-6"/>
              <w:sz w:val="20"/>
            </w:rPr>
          </w:rPrChange>
        </w:rPr>
        <w:t xml:space="preserve">of </w:t>
      </w:r>
      <w:r w:rsidRPr="00BE3340">
        <w:rPr>
          <w:rPrChange w:id="117" w:author="Patrick Tang" w:date="2021-06-25T17:28:00Z">
            <w:rPr>
              <w:sz w:val="20"/>
            </w:rPr>
          </w:rPrChange>
        </w:rPr>
        <w:t xml:space="preserve">ECC. These </w:t>
      </w:r>
      <w:del w:id="118" w:author="Patrick Tang" w:date="2021-06-23T17:43:00Z">
        <w:r w:rsidRPr="00BE3340" w:rsidDel="00376134">
          <w:rPr>
            <w:rPrChange w:id="119" w:author="Patrick Tang" w:date="2021-06-25T17:28:00Z">
              <w:rPr>
                <w:sz w:val="20"/>
              </w:rPr>
            </w:rPrChange>
          </w:rPr>
          <w:delText xml:space="preserve">models </w:delText>
        </w:r>
      </w:del>
      <w:ins w:id="120" w:author="Patrick Tang" w:date="2021-06-23T17:43:00Z">
        <w:r w:rsidR="00376134" w:rsidRPr="00BE3340">
          <w:t>approache</w:t>
        </w:r>
        <w:r w:rsidR="00376134" w:rsidRPr="00BE3340">
          <w:rPr>
            <w:rPrChange w:id="121" w:author="Patrick Tang" w:date="2021-06-25T17:28:00Z">
              <w:rPr>
                <w:sz w:val="20"/>
              </w:rPr>
            </w:rPrChange>
          </w:rPr>
          <w:t xml:space="preserve">s </w:t>
        </w:r>
      </w:ins>
      <w:r w:rsidRPr="00BE3340">
        <w:rPr>
          <w:rPrChange w:id="122" w:author="Patrick Tang" w:date="2021-06-25T17:28:00Z">
            <w:rPr>
              <w:sz w:val="20"/>
            </w:rPr>
          </w:rPrChange>
        </w:rPr>
        <w:t xml:space="preserve">include four individual methods (linear regression (LR), back-propagation neural network (BPNN), classification and regression tree </w:t>
      </w:r>
      <w:r w:rsidRPr="00BE3340">
        <w:rPr>
          <w:spacing w:val="-4"/>
          <w:rPrChange w:id="123" w:author="Patrick Tang" w:date="2021-06-25T17:28:00Z">
            <w:rPr>
              <w:spacing w:val="-4"/>
              <w:sz w:val="20"/>
            </w:rPr>
          </w:rPrChange>
        </w:rPr>
        <w:t>(CRAT)</w:t>
      </w:r>
      <w:del w:id="124" w:author="Patrick Tang" w:date="2021-06-23T17:31:00Z">
        <w:r w:rsidRPr="00BE3340" w:rsidDel="00482F44">
          <w:rPr>
            <w:spacing w:val="-4"/>
            <w:rPrChange w:id="125" w:author="Patrick Tang" w:date="2021-06-25T17:28:00Z">
              <w:rPr>
                <w:spacing w:val="-4"/>
                <w:sz w:val="20"/>
              </w:rPr>
            </w:rPrChange>
          </w:rPr>
          <w:delText>,</w:delText>
        </w:r>
      </w:del>
      <w:r w:rsidRPr="00BE3340">
        <w:rPr>
          <w:spacing w:val="-4"/>
          <w:rPrChange w:id="126" w:author="Patrick Tang" w:date="2021-06-25T17:28:00Z">
            <w:rPr>
              <w:spacing w:val="-4"/>
              <w:sz w:val="20"/>
            </w:rPr>
          </w:rPrChange>
        </w:rPr>
        <w:t xml:space="preserve"> </w:t>
      </w:r>
      <w:r w:rsidRPr="00BE3340">
        <w:rPr>
          <w:rPrChange w:id="127" w:author="Patrick Tang" w:date="2021-06-25T17:28:00Z">
            <w:rPr>
              <w:sz w:val="20"/>
            </w:rPr>
          </w:rPrChange>
        </w:rPr>
        <w:t xml:space="preserve">and support vector </w:t>
      </w:r>
      <w:proofErr w:type="gramStart"/>
      <w:r w:rsidRPr="00BE3340">
        <w:rPr>
          <w:rPrChange w:id="128" w:author="Patrick Tang" w:date="2021-06-25T17:28:00Z">
            <w:rPr>
              <w:sz w:val="20"/>
            </w:rPr>
          </w:rPrChange>
        </w:rPr>
        <w:t>regression(</w:t>
      </w:r>
      <w:proofErr w:type="gramEnd"/>
      <w:r w:rsidRPr="00BE3340">
        <w:rPr>
          <w:rPrChange w:id="129" w:author="Patrick Tang" w:date="2021-06-25T17:28:00Z">
            <w:rPr>
              <w:sz w:val="20"/>
            </w:rPr>
          </w:rPrChange>
        </w:rPr>
        <w:t>SVR</w:t>
      </w:r>
      <w:del w:id="130" w:author="Patrick Tang" w:date="2021-06-29T16:28:00Z">
        <w:r w:rsidRPr="00BE3340" w:rsidDel="00DF51F4">
          <w:rPr>
            <w:rPrChange w:id="131" w:author="Patrick Tang" w:date="2021-06-25T17:28:00Z">
              <w:rPr>
                <w:sz w:val="20"/>
              </w:rPr>
            </w:rPrChange>
          </w:rPr>
          <w:delText>)</w:delText>
        </w:r>
      </w:del>
      <w:r w:rsidRPr="00BE3340">
        <w:rPr>
          <w:rPrChange w:id="132" w:author="Patrick Tang" w:date="2021-06-25T17:28:00Z">
            <w:rPr>
              <w:sz w:val="20"/>
            </w:rPr>
          </w:rPrChange>
        </w:rPr>
        <w:t>)</w:t>
      </w:r>
      <w:ins w:id="133" w:author="Patrick Tang" w:date="2021-06-23T17:43:00Z">
        <w:r w:rsidR="00376134" w:rsidRPr="00BE3340">
          <w:t xml:space="preserve"> and </w:t>
        </w:r>
      </w:ins>
      <w:del w:id="134" w:author="Patrick Tang" w:date="2021-06-23T17:43:00Z">
        <w:r w:rsidRPr="00BE3340" w:rsidDel="00376134">
          <w:rPr>
            <w:rPrChange w:id="135" w:author="Patrick Tang" w:date="2021-06-25T17:28:00Z">
              <w:rPr>
                <w:sz w:val="20"/>
              </w:rPr>
            </w:rPrChange>
          </w:rPr>
          <w:delText xml:space="preserve">, </w:delText>
        </w:r>
      </w:del>
      <w:r w:rsidRPr="00BE3340">
        <w:rPr>
          <w:spacing w:val="-3"/>
          <w:rPrChange w:id="136" w:author="Patrick Tang" w:date="2021-06-25T17:28:00Z">
            <w:rPr>
              <w:spacing w:val="-3"/>
              <w:sz w:val="20"/>
            </w:rPr>
          </w:rPrChange>
        </w:rPr>
        <w:t xml:space="preserve">three </w:t>
      </w:r>
      <w:r w:rsidRPr="00BE3340">
        <w:rPr>
          <w:rPrChange w:id="137" w:author="Patrick Tang" w:date="2021-06-25T17:28:00Z">
            <w:rPr>
              <w:sz w:val="20"/>
            </w:rPr>
          </w:rPrChange>
        </w:rPr>
        <w:t xml:space="preserve">ensemble methods (bagging, AdaBoost, and stacking) with each of the four individual models used </w:t>
      </w:r>
      <w:r w:rsidRPr="00BE3340">
        <w:rPr>
          <w:spacing w:val="-6"/>
          <w:rPrChange w:id="138" w:author="Patrick Tang" w:date="2021-06-25T17:28:00Z">
            <w:rPr>
              <w:spacing w:val="-6"/>
              <w:sz w:val="20"/>
            </w:rPr>
          </w:rPrChange>
        </w:rPr>
        <w:t xml:space="preserve">as </w:t>
      </w:r>
      <w:r w:rsidRPr="00BE3340">
        <w:rPr>
          <w:rPrChange w:id="139" w:author="Patrick Tang" w:date="2021-06-25T17:28:00Z">
            <w:rPr>
              <w:sz w:val="20"/>
            </w:rPr>
          </w:rPrChange>
        </w:rPr>
        <w:t xml:space="preserve">the based learner. </w:t>
      </w:r>
      <w:ins w:id="140" w:author="Patrick Tang" w:date="2021-06-23T17:57:00Z">
        <w:r w:rsidR="00EA0225" w:rsidRPr="00BE3340">
          <w:t>A</w:t>
        </w:r>
      </w:ins>
      <w:del w:id="141" w:author="Patrick Tang" w:date="2021-06-23T17:57:00Z">
        <w:r w:rsidRPr="00BE3340" w:rsidDel="00EA0225">
          <w:rPr>
            <w:rPrChange w:id="142" w:author="Patrick Tang" w:date="2021-06-25T17:28:00Z">
              <w:rPr>
                <w:sz w:val="20"/>
              </w:rPr>
            </w:rPrChange>
          </w:rPr>
          <w:delText xml:space="preserve"> </w:delText>
        </w:r>
      </w:del>
      <w:ins w:id="143" w:author="Patrick Tang" w:date="2021-06-23T17:47:00Z">
        <w:r w:rsidR="00EA0225" w:rsidRPr="00BE3340">
          <w:t xml:space="preserve"> series of experimental test</w:t>
        </w:r>
      </w:ins>
      <w:ins w:id="144" w:author="Patrick Tang" w:date="2021-06-23T17:50:00Z">
        <w:r w:rsidR="00EA0225" w:rsidRPr="00BE3340">
          <w:t>ing</w:t>
        </w:r>
      </w:ins>
      <w:ins w:id="145" w:author="Patrick Tang" w:date="2021-06-23T17:47:00Z">
        <w:r w:rsidR="00EA0225" w:rsidRPr="00A97774">
          <w:t xml:space="preserve"> of</w:t>
        </w:r>
        <w:r w:rsidR="00376134" w:rsidRPr="00A97774">
          <w:t xml:space="preserve"> </w:t>
        </w:r>
      </w:ins>
      <w:ins w:id="146" w:author="Patrick Tang" w:date="2021-06-23T17:49:00Z">
        <w:r w:rsidR="00EA0225" w:rsidRPr="00A97774">
          <w:t xml:space="preserve">self-healing </w:t>
        </w:r>
      </w:ins>
      <w:ins w:id="147" w:author="Patrick Tang" w:date="2021-06-23T17:50:00Z">
        <w:r w:rsidR="00EA0225" w:rsidRPr="00453F0F">
          <w:t xml:space="preserve">performance </w:t>
        </w:r>
      </w:ins>
      <w:ins w:id="148" w:author="Patrick Tang" w:date="2021-06-23T17:49:00Z">
        <w:r w:rsidR="00EA0225" w:rsidRPr="002B568D">
          <w:t xml:space="preserve">of </w:t>
        </w:r>
      </w:ins>
      <w:ins w:id="149" w:author="Patrick Tang" w:date="2021-06-23T17:47:00Z">
        <w:r w:rsidR="00EA0225" w:rsidRPr="00FA1A45">
          <w:t xml:space="preserve">ECC samples was </w:t>
        </w:r>
      </w:ins>
      <w:ins w:id="150" w:author="Patrick Tang" w:date="2021-06-23T17:50:00Z">
        <w:r w:rsidR="00EA0225" w:rsidRPr="00AF7ECF">
          <w:t>conducted</w:t>
        </w:r>
      </w:ins>
      <w:ins w:id="151" w:author="Patrick Tang" w:date="2021-06-23T17:57:00Z">
        <w:r w:rsidR="00EA0225" w:rsidRPr="00BE3340">
          <w:t xml:space="preserve"> </w:t>
        </w:r>
      </w:ins>
      <w:ins w:id="152" w:author="Patrick Tang" w:date="2021-06-23T17:58:00Z">
        <w:r w:rsidR="00EA0225" w:rsidRPr="00BE3340">
          <w:t xml:space="preserve">and the results were used </w:t>
        </w:r>
      </w:ins>
      <w:ins w:id="153" w:author="Patrick Tang" w:date="2021-06-23T17:57:00Z">
        <w:r w:rsidR="00EA0225" w:rsidRPr="00BE3340">
          <w:t xml:space="preserve">to compare the accuracy among the </w:t>
        </w:r>
      </w:ins>
      <w:ins w:id="154" w:author="Patrick Tang" w:date="2021-06-23T17:58:00Z">
        <w:r w:rsidR="00EA0225" w:rsidRPr="00BE3340">
          <w:t xml:space="preserve">ML </w:t>
        </w:r>
      </w:ins>
      <w:ins w:id="155" w:author="Patrick Tang" w:date="2021-06-23T17:57:00Z">
        <w:r w:rsidR="00EA0225" w:rsidRPr="00BE3340">
          <w:t>models</w:t>
        </w:r>
      </w:ins>
      <w:ins w:id="156" w:author="Patrick Tang" w:date="2021-06-23T17:48:00Z">
        <w:r w:rsidR="00376134" w:rsidRPr="00BE3340">
          <w:t xml:space="preserve">. </w:t>
        </w:r>
      </w:ins>
      <w:r w:rsidRPr="00BE3340">
        <w:rPr>
          <w:rPrChange w:id="157" w:author="Patrick Tang" w:date="2021-06-25T17:28:00Z">
            <w:rPr>
              <w:sz w:val="20"/>
            </w:rPr>
          </w:rPrChange>
        </w:rPr>
        <w:t xml:space="preserve">The results shows that the stacking model performs the best with the lowest </w:t>
      </w:r>
      <w:r w:rsidRPr="00BE3340">
        <w:rPr>
          <w:spacing w:val="-3"/>
          <w:rPrChange w:id="158" w:author="Patrick Tang" w:date="2021-06-25T17:28:00Z">
            <w:rPr>
              <w:spacing w:val="-3"/>
              <w:sz w:val="20"/>
            </w:rPr>
          </w:rPrChange>
        </w:rPr>
        <w:t xml:space="preserve">error </w:t>
      </w:r>
      <w:del w:id="159" w:author="Patrick Tang" w:date="2021-06-23T17:31:00Z">
        <w:r w:rsidRPr="00BE3340" w:rsidDel="00482F44">
          <w:rPr>
            <w:spacing w:val="-3"/>
            <w:rPrChange w:id="160" w:author="Patrick Tang" w:date="2021-06-25T17:28:00Z">
              <w:rPr>
                <w:spacing w:val="-3"/>
                <w:sz w:val="20"/>
              </w:rPr>
            </w:rPrChange>
          </w:rPr>
          <w:delText xml:space="preserve"> </w:delText>
        </w:r>
      </w:del>
      <w:r w:rsidRPr="00BE3340">
        <w:rPr>
          <w:rPrChange w:id="161" w:author="Patrick Tang" w:date="2021-06-25T17:28:00Z">
            <w:rPr>
              <w:sz w:val="20"/>
            </w:rPr>
          </w:rPrChange>
        </w:rPr>
        <w:t xml:space="preserve">and highest accuracy on the self-healing </w:t>
      </w:r>
      <w:del w:id="162" w:author="Patrick Tang" w:date="2021-06-23T17:32:00Z">
        <w:r w:rsidRPr="00BE3340" w:rsidDel="00482F44">
          <w:rPr>
            <w:rPrChange w:id="163" w:author="Patrick Tang" w:date="2021-06-25T17:28:00Z">
              <w:rPr>
                <w:sz w:val="20"/>
              </w:rPr>
            </w:rPrChange>
          </w:rPr>
          <w:delText xml:space="preserve">capability </w:delText>
        </w:r>
      </w:del>
      <w:r w:rsidRPr="00BE3340">
        <w:rPr>
          <w:rPrChange w:id="164" w:author="Patrick Tang" w:date="2021-06-25T17:28:00Z">
            <w:rPr>
              <w:sz w:val="20"/>
            </w:rPr>
          </w:rPrChange>
        </w:rPr>
        <w:t>prediction of ECC</w:t>
      </w:r>
      <w:ins w:id="165" w:author="Patrick Tang" w:date="2021-06-23T17:46:00Z">
        <w:r w:rsidR="00376134" w:rsidRPr="00BE3340">
          <w:t>, compared to the experimental results</w:t>
        </w:r>
      </w:ins>
      <w:r w:rsidRPr="00BE3340">
        <w:rPr>
          <w:rPrChange w:id="166" w:author="Patrick Tang" w:date="2021-06-25T17:28:00Z">
            <w:rPr>
              <w:sz w:val="20"/>
            </w:rPr>
          </w:rPrChange>
        </w:rPr>
        <w:t xml:space="preserve">. On average, </w:t>
      </w:r>
      <w:del w:id="167" w:author="Patrick Tang" w:date="2021-06-23T17:35:00Z">
        <w:r w:rsidRPr="00BE3340" w:rsidDel="00482F44">
          <w:rPr>
            <w:rPrChange w:id="168" w:author="Patrick Tang" w:date="2021-06-25T17:28:00Z">
              <w:rPr>
                <w:sz w:val="20"/>
              </w:rPr>
            </w:rPrChange>
          </w:rPr>
          <w:delText xml:space="preserve">all </w:delText>
        </w:r>
      </w:del>
      <w:r w:rsidRPr="00BE3340">
        <w:rPr>
          <w:rPrChange w:id="169" w:author="Patrick Tang" w:date="2021-06-25T17:28:00Z">
            <w:rPr>
              <w:sz w:val="20"/>
            </w:rPr>
          </w:rPrChange>
        </w:rPr>
        <w:t xml:space="preserve">ensemble </w:t>
      </w:r>
      <w:del w:id="170" w:author="Patrick Tang" w:date="2021-06-23T17:35:00Z">
        <w:r w:rsidRPr="00BE3340" w:rsidDel="00482F44">
          <w:rPr>
            <w:spacing w:val="-3"/>
            <w:rPrChange w:id="171" w:author="Patrick Tang" w:date="2021-06-25T17:28:00Z">
              <w:rPr>
                <w:spacing w:val="-3"/>
                <w:sz w:val="20"/>
              </w:rPr>
            </w:rPrChange>
          </w:rPr>
          <w:delText xml:space="preserve">models </w:delText>
        </w:r>
      </w:del>
      <w:ins w:id="172" w:author="Patrick Tang" w:date="2021-06-23T17:35:00Z">
        <w:r w:rsidR="00482F44" w:rsidRPr="00BE3340">
          <w:rPr>
            <w:spacing w:val="-3"/>
          </w:rPr>
          <w:t>method</w:t>
        </w:r>
        <w:r w:rsidR="00482F44" w:rsidRPr="00BE3340">
          <w:rPr>
            <w:spacing w:val="-3"/>
            <w:rPrChange w:id="173" w:author="Patrick Tang" w:date="2021-06-25T17:28:00Z">
              <w:rPr>
                <w:spacing w:val="-3"/>
                <w:sz w:val="20"/>
              </w:rPr>
            </w:rPrChange>
          </w:rPr>
          <w:t xml:space="preserve">s </w:t>
        </w:r>
      </w:ins>
      <w:r w:rsidRPr="00BE3340">
        <w:rPr>
          <w:rPrChange w:id="174" w:author="Patrick Tang" w:date="2021-06-25T17:28:00Z">
            <w:rPr>
              <w:sz w:val="20"/>
            </w:rPr>
          </w:rPrChange>
        </w:rPr>
        <w:t>improve the prediction performance of the individual model</w:t>
      </w:r>
      <w:ins w:id="175" w:author="Patrick Tang" w:date="2021-06-23T17:58:00Z">
        <w:r w:rsidR="00EA0225" w:rsidRPr="00BE3340">
          <w:t>s</w:t>
        </w:r>
      </w:ins>
      <w:del w:id="176" w:author="Patrick Tang" w:date="2021-06-23T17:32:00Z">
        <w:r w:rsidRPr="00BE3340" w:rsidDel="00482F44">
          <w:rPr>
            <w:rPrChange w:id="177" w:author="Patrick Tang" w:date="2021-06-25T17:28:00Z">
              <w:rPr>
                <w:sz w:val="20"/>
              </w:rPr>
            </w:rPrChange>
          </w:rPr>
          <w:delText xml:space="preserve"> which is used as the base learner in </w:delText>
        </w:r>
        <w:r w:rsidRPr="00BE3340" w:rsidDel="00482F44">
          <w:rPr>
            <w:spacing w:val="-5"/>
            <w:rPrChange w:id="178" w:author="Patrick Tang" w:date="2021-06-25T17:28:00Z">
              <w:rPr>
                <w:spacing w:val="-5"/>
                <w:sz w:val="20"/>
              </w:rPr>
            </w:rPrChange>
          </w:rPr>
          <w:delText xml:space="preserve">the </w:delText>
        </w:r>
        <w:r w:rsidRPr="00BE3340" w:rsidDel="00482F44">
          <w:rPr>
            <w:rPrChange w:id="179" w:author="Patrick Tang" w:date="2021-06-25T17:28:00Z">
              <w:rPr>
                <w:sz w:val="20"/>
              </w:rPr>
            </w:rPrChange>
          </w:rPr>
          <w:delText>ensemble</w:delText>
        </w:r>
        <w:r w:rsidRPr="00BE3340" w:rsidDel="00482F44">
          <w:rPr>
            <w:spacing w:val="-2"/>
            <w:rPrChange w:id="180" w:author="Patrick Tang" w:date="2021-06-25T17:28:00Z">
              <w:rPr>
                <w:spacing w:val="-2"/>
                <w:sz w:val="20"/>
              </w:rPr>
            </w:rPrChange>
          </w:rPr>
          <w:delText xml:space="preserve"> </w:delText>
        </w:r>
        <w:r w:rsidRPr="00BE3340" w:rsidDel="00482F44">
          <w:rPr>
            <w:rPrChange w:id="181" w:author="Patrick Tang" w:date="2021-06-25T17:28:00Z">
              <w:rPr>
                <w:sz w:val="20"/>
              </w:rPr>
            </w:rPrChange>
          </w:rPr>
          <w:delText>model</w:delText>
        </w:r>
      </w:del>
      <w:r w:rsidRPr="00BE3340">
        <w:rPr>
          <w:rPrChange w:id="182" w:author="Patrick Tang" w:date="2021-06-25T17:28:00Z">
            <w:rPr>
              <w:sz w:val="20"/>
            </w:rPr>
          </w:rPrChange>
        </w:rPr>
        <w:t>.</w:t>
      </w:r>
    </w:p>
    <w:p w14:paraId="6221DF9E" w14:textId="77777777" w:rsidR="00B40315" w:rsidRPr="00BE3340" w:rsidRDefault="00B40315">
      <w:pPr>
        <w:pStyle w:val="BodyText"/>
        <w:spacing w:before="10"/>
        <w:rPr>
          <w:sz w:val="21"/>
        </w:rPr>
      </w:pPr>
    </w:p>
    <w:p w14:paraId="488CA942" w14:textId="77777777" w:rsidR="00B40315" w:rsidRPr="00A97774" w:rsidRDefault="002B1B5E">
      <w:pPr>
        <w:pStyle w:val="BodyText"/>
        <w:ind w:left="117"/>
        <w:jc w:val="both"/>
      </w:pPr>
      <w:r w:rsidRPr="00A97774">
        <w:rPr>
          <w:b/>
        </w:rPr>
        <w:t xml:space="preserve">Keywords </w:t>
      </w:r>
      <w:r w:rsidRPr="00A97774">
        <w:t>ECC, self-healing, machine learning, ensemble method</w:t>
      </w:r>
    </w:p>
    <w:p w14:paraId="5746224A" w14:textId="77777777" w:rsidR="00B40315" w:rsidRPr="00453F0F" w:rsidRDefault="00B40315">
      <w:pPr>
        <w:pStyle w:val="BodyText"/>
        <w:spacing w:before="2"/>
        <w:rPr>
          <w:sz w:val="34"/>
        </w:rPr>
      </w:pPr>
    </w:p>
    <w:p w14:paraId="389E5E81" w14:textId="77777777" w:rsidR="00B40315" w:rsidRPr="00FA1A45" w:rsidRDefault="002B1B5E">
      <w:pPr>
        <w:pStyle w:val="Heading1"/>
        <w:numPr>
          <w:ilvl w:val="0"/>
          <w:numId w:val="5"/>
        </w:numPr>
        <w:tabs>
          <w:tab w:val="left" w:pos="547"/>
          <w:tab w:val="left" w:pos="548"/>
        </w:tabs>
      </w:pPr>
      <w:r w:rsidRPr="002B568D">
        <w:t>Introduction</w:t>
      </w:r>
    </w:p>
    <w:p w14:paraId="2E9C4ABD" w14:textId="77777777" w:rsidR="00B40315" w:rsidRPr="00BE3340" w:rsidRDefault="002C3C69">
      <w:pPr>
        <w:pStyle w:val="BodyText"/>
        <w:spacing w:before="231" w:line="256" w:lineRule="auto"/>
        <w:ind w:left="117" w:right="595"/>
        <w:jc w:val="both"/>
      </w:pPr>
      <w:ins w:id="183" w:author="Patrick Tang" w:date="2021-06-23T18:08:00Z">
        <w:r w:rsidRPr="00AF7ECF">
          <w:t>According to a</w:t>
        </w:r>
      </w:ins>
      <w:del w:id="184" w:author="Patrick Tang" w:date="2021-06-23T18:08:00Z">
        <w:r w:rsidR="002B1B5E" w:rsidRPr="00BE3340" w:rsidDel="002C3C69">
          <w:delText>A</w:delText>
        </w:r>
      </w:del>
      <w:ins w:id="185" w:author="Patrick Tang" w:date="2021-06-23T18:08:00Z">
        <w:r w:rsidRPr="00BE3340">
          <w:t xml:space="preserve"> </w:t>
        </w:r>
      </w:ins>
      <w:del w:id="186" w:author="Patrick Tang" w:date="2021-06-23T18:08:00Z">
        <w:r w:rsidR="002B1B5E" w:rsidRPr="00BE3340" w:rsidDel="002C3C69">
          <w:delText xml:space="preserve"> market </w:delText>
        </w:r>
      </w:del>
      <w:r w:rsidR="002B1B5E" w:rsidRPr="00BE3340">
        <w:t>research project</w:t>
      </w:r>
      <w:del w:id="187" w:author="Patrick Tang" w:date="2021-06-23T18:09:00Z">
        <w:r w:rsidR="002B1B5E" w:rsidRPr="00BE3340" w:rsidDel="002C3C69">
          <w:delText xml:space="preserve"> wa</w:delText>
        </w:r>
      </w:del>
      <w:del w:id="188" w:author="Patrick Tang" w:date="2021-06-23T18:08:00Z">
        <w:r w:rsidR="002B1B5E" w:rsidRPr="00BE3340" w:rsidDel="002C3C69">
          <w:delText>s</w:delText>
        </w:r>
      </w:del>
      <w:r w:rsidR="002B1B5E" w:rsidRPr="00BE3340">
        <w:t xml:space="preserve"> commissioned by Materials for Life (M4L), </w:t>
      </w:r>
      <w:del w:id="189" w:author="Patrick Tang" w:date="2021-06-23T18:09:00Z">
        <w:r w:rsidR="002B1B5E" w:rsidRPr="00BE3340" w:rsidDel="002C3C69">
          <w:delText>which shows</w:delText>
        </w:r>
      </w:del>
      <w:ins w:id="190" w:author="Patrick Tang" w:date="2021-06-23T18:09:00Z">
        <w:r w:rsidRPr="00BE3340">
          <w:t xml:space="preserve">the issues </w:t>
        </w:r>
      </w:ins>
      <w:ins w:id="191" w:author="Patrick Tang" w:date="2021-06-23T18:14:00Z">
        <w:r w:rsidRPr="00BE3340">
          <w:t xml:space="preserve">associated with </w:t>
        </w:r>
      </w:ins>
      <w:del w:id="192" w:author="Patrick Tang" w:date="2021-06-23T18:14:00Z">
        <w:r w:rsidR="002B1B5E" w:rsidRPr="00BE3340" w:rsidDel="002C3C69">
          <w:delText xml:space="preserve"> </w:delText>
        </w:r>
      </w:del>
      <w:r w:rsidR="002B1B5E" w:rsidRPr="00BE3340">
        <w:t xml:space="preserve">cracking </w:t>
      </w:r>
      <w:del w:id="193" w:author="Patrick Tang" w:date="2021-06-23T18:14:00Z">
        <w:r w:rsidR="002B1B5E" w:rsidRPr="00BE3340" w:rsidDel="002C3C69">
          <w:delText xml:space="preserve">damage </w:delText>
        </w:r>
      </w:del>
      <w:r w:rsidR="002B1B5E" w:rsidRPr="00BE3340">
        <w:t>in concrete w</w:t>
      </w:r>
      <w:ins w:id="194" w:author="Patrick Tang" w:date="2021-06-23T18:14:00Z">
        <w:r w:rsidRPr="00BE3340">
          <w:t>ere</w:t>
        </w:r>
      </w:ins>
      <w:del w:id="195" w:author="Patrick Tang" w:date="2021-06-23T18:14:00Z">
        <w:r w:rsidR="002B1B5E" w:rsidRPr="00BE3340" w:rsidDel="002C3C69">
          <w:delText>as</w:delText>
        </w:r>
      </w:del>
      <w:r w:rsidR="002B1B5E" w:rsidRPr="00BE3340">
        <w:t xml:space="preserve"> experienced </w:t>
      </w:r>
      <w:ins w:id="196" w:author="Patrick Tang" w:date="2021-06-23T18:15:00Z">
        <w:r w:rsidRPr="00BE3340">
          <w:t xml:space="preserve">by </w:t>
        </w:r>
      </w:ins>
      <w:r w:rsidR="002B1B5E" w:rsidRPr="00BE3340">
        <w:t>more</w:t>
      </w:r>
      <w:ins w:id="197" w:author="Patrick Tang" w:date="2021-06-23T18:15:00Z">
        <w:r w:rsidRPr="00BE3340">
          <w:t xml:space="preserve"> clients, design team members and contractors </w:t>
        </w:r>
      </w:ins>
      <w:del w:id="198" w:author="Patrick Tang" w:date="2021-06-23T18:15:00Z">
        <w:r w:rsidR="002B1B5E" w:rsidRPr="00BE3340" w:rsidDel="002C3C69">
          <w:delText xml:space="preserve"> </w:delText>
        </w:r>
      </w:del>
      <w:r w:rsidR="002B1B5E" w:rsidRPr="00BE3340">
        <w:t xml:space="preserve">than any other problems [1]. Moreover, cracks are primarily responsible for the reduction of </w:t>
      </w:r>
      <w:del w:id="199" w:author="Patrick Tang" w:date="2021-06-23T18:16:00Z">
        <w:r w:rsidR="002B1B5E" w:rsidRPr="00BE3340" w:rsidDel="002C3C69">
          <w:delText xml:space="preserve">the </w:delText>
        </w:r>
      </w:del>
      <w:r w:rsidR="002B1B5E" w:rsidRPr="00BE3340">
        <w:t xml:space="preserve">strength and stiffness of </w:t>
      </w:r>
      <w:del w:id="200" w:author="Patrick Tang" w:date="2021-06-23T18:16:00Z">
        <w:r w:rsidR="002B1B5E" w:rsidRPr="00BE3340" w:rsidDel="002C3C69">
          <w:delText>the</w:delText>
        </w:r>
      </w:del>
      <w:del w:id="201" w:author="Patrick Tang" w:date="2021-06-23T18:17:00Z">
        <w:r w:rsidR="002B1B5E" w:rsidRPr="00BE3340" w:rsidDel="002C3C69">
          <w:delText xml:space="preserve"> </w:delText>
        </w:r>
      </w:del>
      <w:r w:rsidR="002B1B5E" w:rsidRPr="00BE3340">
        <w:t>concrete</w:t>
      </w:r>
      <w:del w:id="202" w:author="Patrick Tang" w:date="2021-06-23T18:18:00Z">
        <w:r w:rsidR="002B1B5E" w:rsidRPr="00BE3340" w:rsidDel="002C3C69">
          <w:delText xml:space="preserve"> structure</w:delText>
        </w:r>
      </w:del>
      <w:r w:rsidR="002B1B5E" w:rsidRPr="00BE3340">
        <w:t xml:space="preserve">. </w:t>
      </w:r>
      <w:ins w:id="203" w:author="Patrick Tang" w:date="2021-06-23T18:21:00Z">
        <w:r w:rsidR="00125A84" w:rsidRPr="00BE3340">
          <w:t>In Europe</w:t>
        </w:r>
      </w:ins>
      <w:ins w:id="204" w:author="Patrick Tang" w:date="2021-06-23T18:22:00Z">
        <w:r w:rsidR="00125A84" w:rsidRPr="00BE3340">
          <w:t>an countries</w:t>
        </w:r>
      </w:ins>
      <w:ins w:id="205" w:author="Patrick Tang" w:date="2021-06-23T18:21:00Z">
        <w:r w:rsidR="00125A84" w:rsidRPr="00BE3340">
          <w:t xml:space="preserve">, </w:t>
        </w:r>
        <w:proofErr w:type="gramStart"/>
        <w:r w:rsidR="00125A84" w:rsidRPr="00BE3340">
          <w:t xml:space="preserve">the </w:t>
        </w:r>
      </w:ins>
      <w:ins w:id="206" w:author="Patrick Tang" w:date="2021-06-23T18:22:00Z">
        <w:r w:rsidR="00125A84" w:rsidRPr="00BE3340">
          <w:t>a</w:t>
        </w:r>
      </w:ins>
      <w:proofErr w:type="gramEnd"/>
      <w:del w:id="207" w:author="Patrick Tang" w:date="2021-06-23T18:22:00Z">
        <w:r w:rsidR="002B1B5E" w:rsidRPr="00BE3340" w:rsidDel="00125A84">
          <w:delText>A</w:delText>
        </w:r>
      </w:del>
      <w:r w:rsidR="002B1B5E" w:rsidRPr="00BE3340">
        <w:t xml:space="preserve">nnual cost spent on maintenance, refurbishment and repair </w:t>
      </w:r>
      <w:ins w:id="208" w:author="Patrick Tang" w:date="2021-06-23T18:19:00Z">
        <w:r w:rsidR="00125A84" w:rsidRPr="00BE3340">
          <w:t>of concrete</w:t>
        </w:r>
      </w:ins>
      <w:del w:id="209" w:author="Patrick Tang" w:date="2021-06-23T18:19:00Z">
        <w:r w:rsidR="002B1B5E" w:rsidRPr="00BE3340" w:rsidDel="00125A84">
          <w:delText>such</w:delText>
        </w:r>
      </w:del>
      <w:r w:rsidR="002B1B5E" w:rsidRPr="00BE3340">
        <w:t xml:space="preserve"> cracks </w:t>
      </w:r>
      <w:ins w:id="210" w:author="Patrick Tang" w:date="2021-06-23T18:20:00Z">
        <w:r w:rsidR="00125A84" w:rsidRPr="00BE3340">
          <w:t>in</w:t>
        </w:r>
      </w:ins>
      <w:del w:id="211" w:author="Patrick Tang" w:date="2021-06-23T18:20:00Z">
        <w:r w:rsidR="002B1B5E" w:rsidRPr="00BE3340" w:rsidDel="00125A84">
          <w:delText>to</w:delText>
        </w:r>
      </w:del>
      <w:r w:rsidR="002B1B5E" w:rsidRPr="00BE3340">
        <w:t xml:space="preserve"> prolong</w:t>
      </w:r>
      <w:ins w:id="212" w:author="Patrick Tang" w:date="2021-06-23T18:21:00Z">
        <w:r w:rsidR="00125A84" w:rsidRPr="00BE3340">
          <w:t>ing</w:t>
        </w:r>
      </w:ins>
      <w:r w:rsidR="002B1B5E" w:rsidRPr="00BE3340">
        <w:t xml:space="preserve"> the service life of infrastructure is estimated around 50% of the</w:t>
      </w:r>
      <w:ins w:id="213" w:author="Patrick Tang" w:date="2021-06-23T18:22:00Z">
        <w:r w:rsidR="00125A84" w:rsidRPr="00BE3340">
          <w:t>ir</w:t>
        </w:r>
      </w:ins>
      <w:r w:rsidR="002B1B5E" w:rsidRPr="00BE3340">
        <w:t xml:space="preserve"> annual construction budget </w:t>
      </w:r>
      <w:del w:id="214" w:author="Patrick Tang" w:date="2021-06-23T18:22:00Z">
        <w:r w:rsidR="002B1B5E" w:rsidRPr="00BE3340" w:rsidDel="00125A84">
          <w:delText xml:space="preserve">in European </w:delText>
        </w:r>
      </w:del>
      <w:r w:rsidR="002B1B5E" w:rsidRPr="00BE3340">
        <w:t xml:space="preserve">[2]. </w:t>
      </w:r>
      <w:ins w:id="215" w:author="Patrick Tang" w:date="2021-06-23T18:24:00Z">
        <w:r w:rsidR="00125A84" w:rsidRPr="00BE3340">
          <w:t xml:space="preserve">It has been suggested by M4L that </w:t>
        </w:r>
      </w:ins>
      <w:del w:id="216" w:author="Patrick Tang" w:date="2021-06-23T18:25:00Z">
        <w:r w:rsidR="002B1B5E" w:rsidRPr="00BE3340" w:rsidDel="00125A84">
          <w:delText xml:space="preserve">Based on such circumstances, </w:delText>
        </w:r>
      </w:del>
      <w:r w:rsidR="002B1B5E" w:rsidRPr="00BE3340">
        <w:t xml:space="preserve">self-healing cementitious materials </w:t>
      </w:r>
      <w:ins w:id="217" w:author="Patrick Tang" w:date="2021-06-23T18:25:00Z">
        <w:r w:rsidR="00125A84" w:rsidRPr="00BE3340">
          <w:t xml:space="preserve">is of great potential to address </w:t>
        </w:r>
      </w:ins>
      <w:ins w:id="218" w:author="Patrick Tang" w:date="2021-06-23T18:26:00Z">
        <w:r w:rsidR="00125A84" w:rsidRPr="00BE3340">
          <w:t xml:space="preserve">the </w:t>
        </w:r>
      </w:ins>
      <w:ins w:id="219" w:author="Patrick Tang" w:date="2021-06-23T18:25:00Z">
        <w:r w:rsidR="00125A84" w:rsidRPr="00BE3340">
          <w:t xml:space="preserve">problems associated with </w:t>
        </w:r>
      </w:ins>
      <w:ins w:id="220" w:author="Patrick Tang" w:date="2021-06-23T18:26:00Z">
        <w:r w:rsidR="00125A84" w:rsidRPr="00BE3340">
          <w:t>concrete cracking</w:t>
        </w:r>
      </w:ins>
      <w:del w:id="221" w:author="Patrick Tang" w:date="2021-06-23T18:25:00Z">
        <w:r w:rsidR="002B1B5E" w:rsidRPr="00BE3340" w:rsidDel="00125A84">
          <w:delText>are proposed by M4L research team</w:delText>
        </w:r>
      </w:del>
      <w:ins w:id="222" w:author="Patrick Tang" w:date="2021-06-23T18:38:00Z">
        <w:r w:rsidR="00BF27E5" w:rsidRPr="00BE3340">
          <w:t xml:space="preserve"> and</w:t>
        </w:r>
      </w:ins>
      <w:del w:id="223" w:author="Patrick Tang" w:date="2021-06-23T18:28:00Z">
        <w:r w:rsidR="002B1B5E" w:rsidRPr="00BE3340" w:rsidDel="00125A84">
          <w:delText>.</w:delText>
        </w:r>
      </w:del>
      <w:r w:rsidR="002B1B5E" w:rsidRPr="00BE3340">
        <w:t xml:space="preserve"> </w:t>
      </w:r>
      <w:ins w:id="224" w:author="Patrick Tang" w:date="2021-06-23T18:28:00Z">
        <w:r w:rsidR="00BF27E5" w:rsidRPr="00BE3340">
          <w:t>reduce</w:t>
        </w:r>
        <w:r w:rsidR="00125A84" w:rsidRPr="00BE3340">
          <w:t xml:space="preserve"> </w:t>
        </w:r>
      </w:ins>
      <w:ins w:id="225" w:author="Patrick Tang" w:date="2021-06-23T18:38:00Z">
        <w:r w:rsidR="00BF27E5" w:rsidRPr="00BE3340">
          <w:t xml:space="preserve">the </w:t>
        </w:r>
      </w:ins>
      <w:ins w:id="226" w:author="Patrick Tang" w:date="2021-06-23T18:28:00Z">
        <w:r w:rsidR="00125A84" w:rsidRPr="00BE3340">
          <w:t xml:space="preserve">maintenance costs over a structure’s lifetime </w:t>
        </w:r>
      </w:ins>
      <w:del w:id="227" w:author="Patrick Tang" w:date="2021-06-23T18:28:00Z">
        <w:r w:rsidR="002B1B5E" w:rsidRPr="00BE3340" w:rsidDel="00125A84">
          <w:delText xml:space="preserve">They state self-healing cementitious </w:delText>
        </w:r>
        <w:r w:rsidR="002B1B5E" w:rsidRPr="00BE3340" w:rsidDel="00125A84">
          <w:lastRenderedPageBreak/>
          <w:delText xml:space="preserve">materials benefit water retaining infrastructure to </w:delText>
        </w:r>
      </w:del>
      <w:del w:id="228" w:author="Patrick Tang" w:date="2021-06-23T18:30:00Z">
        <w:r w:rsidR="002B1B5E" w:rsidRPr="00BE3340" w:rsidDel="00BF27E5">
          <w:delText xml:space="preserve">reduce repair costs over a premium in the capital material cost </w:delText>
        </w:r>
      </w:del>
      <w:r w:rsidR="002B1B5E" w:rsidRPr="00BE3340">
        <w:t>[1].</w:t>
      </w:r>
    </w:p>
    <w:p w14:paraId="3CEC0043" w14:textId="77777777" w:rsidR="00B40315" w:rsidRPr="00BE3340" w:rsidRDefault="002B1B5E">
      <w:pPr>
        <w:pStyle w:val="BodyText"/>
        <w:spacing w:before="2" w:line="256" w:lineRule="auto"/>
        <w:ind w:left="117" w:right="595" w:firstLine="338"/>
        <w:jc w:val="both"/>
      </w:pPr>
      <w:r w:rsidRPr="00BE3340">
        <w:t>The</w:t>
      </w:r>
      <w:r w:rsidRPr="00BE3340">
        <w:rPr>
          <w:spacing w:val="-4"/>
        </w:rPr>
        <w:t xml:space="preserve"> </w:t>
      </w:r>
      <w:r w:rsidRPr="00BE3340">
        <w:t>inspiration</w:t>
      </w:r>
      <w:r w:rsidRPr="00BE3340">
        <w:rPr>
          <w:spacing w:val="-3"/>
        </w:rPr>
        <w:t xml:space="preserve"> </w:t>
      </w:r>
      <w:r w:rsidRPr="00BE3340">
        <w:t>of</w:t>
      </w:r>
      <w:r w:rsidRPr="00BE3340">
        <w:rPr>
          <w:spacing w:val="-3"/>
        </w:rPr>
        <w:t xml:space="preserve"> </w:t>
      </w:r>
      <w:r w:rsidRPr="00BE3340">
        <w:t>self-healing</w:t>
      </w:r>
      <w:r w:rsidRPr="00BE3340">
        <w:rPr>
          <w:spacing w:val="-3"/>
        </w:rPr>
        <w:t xml:space="preserve"> </w:t>
      </w:r>
      <w:r w:rsidRPr="00BE3340">
        <w:t>comes</w:t>
      </w:r>
      <w:r w:rsidRPr="00BE3340">
        <w:rPr>
          <w:spacing w:val="-3"/>
        </w:rPr>
        <w:t xml:space="preserve"> </w:t>
      </w:r>
      <w:r w:rsidRPr="00BE3340">
        <w:t>from</w:t>
      </w:r>
      <w:r w:rsidRPr="00BE3340">
        <w:rPr>
          <w:spacing w:val="-4"/>
        </w:rPr>
        <w:t xml:space="preserve"> </w:t>
      </w:r>
      <w:ins w:id="229" w:author="Patrick Tang" w:date="2021-06-24T12:49:00Z">
        <w:r w:rsidR="00FF1B7C" w:rsidRPr="00BE3340">
          <w:rPr>
            <w:spacing w:val="-4"/>
          </w:rPr>
          <w:t xml:space="preserve">the </w:t>
        </w:r>
      </w:ins>
      <w:r w:rsidRPr="00BE3340">
        <w:t>biomimicry</w:t>
      </w:r>
      <w:r w:rsidRPr="00BE3340">
        <w:rPr>
          <w:spacing w:val="-3"/>
        </w:rPr>
        <w:t xml:space="preserve"> </w:t>
      </w:r>
      <w:r w:rsidRPr="00BE3340">
        <w:t>concept</w:t>
      </w:r>
      <w:r w:rsidRPr="00BE3340">
        <w:rPr>
          <w:spacing w:val="-3"/>
        </w:rPr>
        <w:t xml:space="preserve"> </w:t>
      </w:r>
      <w:r w:rsidRPr="00BE3340">
        <w:t>and</w:t>
      </w:r>
      <w:r w:rsidRPr="00BE3340">
        <w:rPr>
          <w:spacing w:val="-3"/>
        </w:rPr>
        <w:t xml:space="preserve"> </w:t>
      </w:r>
      <w:r w:rsidRPr="00BE3340">
        <w:t>the</w:t>
      </w:r>
      <w:r w:rsidRPr="00BE3340">
        <w:rPr>
          <w:spacing w:val="-3"/>
        </w:rPr>
        <w:t xml:space="preserve"> </w:t>
      </w:r>
      <w:r w:rsidRPr="00BE3340">
        <w:t>healing</w:t>
      </w:r>
      <w:r w:rsidRPr="00BE3340">
        <w:rPr>
          <w:spacing w:val="-3"/>
        </w:rPr>
        <w:t xml:space="preserve"> </w:t>
      </w:r>
      <w:r w:rsidRPr="00BE3340">
        <w:t>process</w:t>
      </w:r>
      <w:r w:rsidRPr="00BE3340">
        <w:rPr>
          <w:spacing w:val="-4"/>
        </w:rPr>
        <w:t xml:space="preserve"> </w:t>
      </w:r>
      <w:r w:rsidRPr="00BE3340">
        <w:t>in</w:t>
      </w:r>
      <w:r w:rsidRPr="00BE3340">
        <w:rPr>
          <w:spacing w:val="-3"/>
        </w:rPr>
        <w:t xml:space="preserve"> </w:t>
      </w:r>
      <w:r w:rsidRPr="00BE3340">
        <w:t>living</w:t>
      </w:r>
      <w:r w:rsidRPr="00BE3340">
        <w:rPr>
          <w:spacing w:val="-3"/>
        </w:rPr>
        <w:t xml:space="preserve"> </w:t>
      </w:r>
      <w:r w:rsidRPr="00BE3340">
        <w:t xml:space="preserve">nature [3]. For example, the skin of humans or animals can biologically repair itself from </w:t>
      </w:r>
      <w:del w:id="230" w:author="Patrick Tang" w:date="2021-06-24T12:50:00Z">
        <w:r w:rsidRPr="00BE3340" w:rsidDel="00FF1B7C">
          <w:delText>scars injured</w:delText>
        </w:r>
      </w:del>
      <w:ins w:id="231" w:author="Patrick Tang" w:date="2021-06-24T12:52:00Z">
        <w:r w:rsidR="00FF1B7C" w:rsidRPr="00BE3340">
          <w:t>simple injuries</w:t>
        </w:r>
      </w:ins>
      <w:del w:id="232" w:author="Patrick Tang" w:date="2021-06-24T12:52:00Z">
        <w:r w:rsidRPr="00BE3340" w:rsidDel="00FF1B7C">
          <w:delText xml:space="preserve"> area</w:delText>
        </w:r>
      </w:del>
      <w:r w:rsidRPr="00BE3340">
        <w:t xml:space="preserve">. </w:t>
      </w:r>
      <w:del w:id="233" w:author="Patrick Tang" w:date="2021-06-24T12:54:00Z">
        <w:r w:rsidRPr="00BE3340" w:rsidDel="00FF1B7C">
          <w:delText>According to the healing mechanism</w:delText>
        </w:r>
      </w:del>
      <w:ins w:id="234" w:author="Patrick Tang" w:date="2021-06-24T12:54:00Z">
        <w:r w:rsidR="00FF1B7C" w:rsidRPr="00BE3340">
          <w:t>In cement-based materials</w:t>
        </w:r>
      </w:ins>
      <w:r w:rsidRPr="00BE3340">
        <w:t xml:space="preserve">, </w:t>
      </w:r>
      <w:ins w:id="235" w:author="Patrick Tang" w:date="2021-06-24T12:54:00Z">
        <w:r w:rsidR="00FF1B7C" w:rsidRPr="00BE3340">
          <w:t>the</w:t>
        </w:r>
      </w:ins>
      <w:ins w:id="236" w:author="Patrick Tang" w:date="2021-06-24T12:57:00Z">
        <w:r w:rsidR="00FF1B7C" w:rsidRPr="00BE3340">
          <w:t xml:space="preserve"> process of</w:t>
        </w:r>
      </w:ins>
      <w:ins w:id="237" w:author="Patrick Tang" w:date="2021-06-24T12:54:00Z">
        <w:r w:rsidR="00FF1B7C" w:rsidRPr="00BE3340">
          <w:t xml:space="preserve"> </w:t>
        </w:r>
      </w:ins>
      <w:ins w:id="238" w:author="Patrick Tang" w:date="2021-06-24T14:19:00Z">
        <w:r w:rsidR="00D52AF2" w:rsidRPr="00BE3340">
          <w:t xml:space="preserve">crack </w:t>
        </w:r>
      </w:ins>
      <w:r w:rsidRPr="00BE3340">
        <w:t xml:space="preserve">self-healing can be </w:t>
      </w:r>
      <w:proofErr w:type="spellStart"/>
      <w:r w:rsidRPr="00BE3340">
        <w:t>categorised</w:t>
      </w:r>
      <w:proofErr w:type="spellEnd"/>
      <w:r w:rsidRPr="00BE3340">
        <w:t xml:space="preserve"> into two </w:t>
      </w:r>
      <w:proofErr w:type="gramStart"/>
      <w:r w:rsidRPr="00BE3340">
        <w:t>major</w:t>
      </w:r>
      <w:proofErr w:type="gramEnd"/>
      <w:r w:rsidRPr="00BE3340">
        <w:t xml:space="preserve"> </w:t>
      </w:r>
      <w:del w:id="239" w:author="Patrick Tang" w:date="2021-06-24T12:57:00Z">
        <w:r w:rsidRPr="00BE3340" w:rsidDel="00FF1B7C">
          <w:delText>classes</w:delText>
        </w:r>
      </w:del>
      <w:ins w:id="240" w:author="Patrick Tang" w:date="2021-06-24T12:57:00Z">
        <w:r w:rsidR="00FF1B7C" w:rsidRPr="00BE3340">
          <w:t>mechanisms</w:t>
        </w:r>
      </w:ins>
      <w:r w:rsidRPr="00BE3340">
        <w:t>, autogenous healing and autonomous healing [4]. The former indicates the self-healing ability result</w:t>
      </w:r>
      <w:ins w:id="241" w:author="Patrick Tang" w:date="2021-06-24T12:58:00Z">
        <w:r w:rsidR="00FF1B7C" w:rsidRPr="00BE3340">
          <w:t>ed</w:t>
        </w:r>
      </w:ins>
      <w:del w:id="242" w:author="Patrick Tang" w:date="2021-06-24T12:58:00Z">
        <w:r w:rsidRPr="00BE3340" w:rsidDel="00FF1B7C">
          <w:delText>s</w:delText>
        </w:r>
      </w:del>
      <w:r w:rsidRPr="00BE3340">
        <w:t xml:space="preserve"> from the </w:t>
      </w:r>
      <w:r w:rsidRPr="00BE3340">
        <w:rPr>
          <w:spacing w:val="-3"/>
        </w:rPr>
        <w:t xml:space="preserve">physical </w:t>
      </w:r>
      <w:r w:rsidRPr="00BE3340">
        <w:t>and/or chemical composition of the cementitious matrix</w:t>
      </w:r>
      <w:ins w:id="243" w:author="Patrick Tang" w:date="2021-06-24T12:58:00Z">
        <w:r w:rsidR="00FF1B7C" w:rsidRPr="00BE3340">
          <w:t xml:space="preserve">, whereas </w:t>
        </w:r>
      </w:ins>
      <w:del w:id="244" w:author="Patrick Tang" w:date="2021-06-24T12:58:00Z">
        <w:r w:rsidRPr="00BE3340" w:rsidDel="00FF1B7C">
          <w:delText xml:space="preserve">. And </w:delText>
        </w:r>
      </w:del>
      <w:r w:rsidRPr="00BE3340">
        <w:t xml:space="preserve">the </w:t>
      </w:r>
      <w:proofErr w:type="spellStart"/>
      <w:ins w:id="245" w:author="Patrick Tang" w:date="2021-06-24T12:59:00Z">
        <w:r w:rsidR="00FF1B7C" w:rsidRPr="00BE3340">
          <w:t>self healing</w:t>
        </w:r>
        <w:proofErr w:type="spellEnd"/>
        <w:r w:rsidR="00FF1B7C" w:rsidRPr="00BE3340">
          <w:t xml:space="preserve"> mechanism of the </w:t>
        </w:r>
      </w:ins>
      <w:r w:rsidRPr="00BE3340">
        <w:t xml:space="preserve">latter </w:t>
      </w:r>
      <w:del w:id="246" w:author="Patrick Tang" w:date="2021-06-24T12:59:00Z">
        <w:r w:rsidRPr="00BE3340" w:rsidDel="00FF1B7C">
          <w:delText xml:space="preserve">states the self-healing mechanism </w:delText>
        </w:r>
      </w:del>
      <w:r w:rsidRPr="00BE3340">
        <w:t xml:space="preserve">is triggered by some biological agents, such as bacteria which are </w:t>
      </w:r>
      <w:del w:id="247" w:author="Patrick Tang" w:date="2021-06-24T13:00:00Z">
        <w:r w:rsidRPr="00BE3340" w:rsidDel="00FF1B7C">
          <w:delText xml:space="preserve">artificially </w:delText>
        </w:r>
      </w:del>
      <w:ins w:id="248" w:author="Patrick Tang" w:date="2021-06-24T13:00:00Z">
        <w:r w:rsidR="00FF1B7C" w:rsidRPr="00BE3340">
          <w:t xml:space="preserve">deliberately </w:t>
        </w:r>
      </w:ins>
      <w:del w:id="249" w:author="Patrick Tang" w:date="2021-06-24T13:00:00Z">
        <w:r w:rsidRPr="00BE3340" w:rsidDel="005C7280">
          <w:delText xml:space="preserve">presented </w:delText>
        </w:r>
      </w:del>
      <w:ins w:id="250" w:author="Patrick Tang" w:date="2021-06-24T13:00:00Z">
        <w:r w:rsidR="005C7280" w:rsidRPr="00BE3340">
          <w:t xml:space="preserve">introduced </w:t>
        </w:r>
      </w:ins>
      <w:r w:rsidRPr="00BE3340">
        <w:t>in</w:t>
      </w:r>
      <w:ins w:id="251" w:author="Patrick Tang" w:date="2021-06-24T14:20:00Z">
        <w:r w:rsidR="00D52AF2" w:rsidRPr="00BE3340">
          <w:t>to</w:t>
        </w:r>
      </w:ins>
      <w:r w:rsidRPr="00BE3340">
        <w:t xml:space="preserve"> the cementitious matrix.</w:t>
      </w:r>
    </w:p>
    <w:p w14:paraId="44D2EEBE" w14:textId="77777777" w:rsidR="00B40315" w:rsidRPr="00BE3340" w:rsidDel="00D52AF2" w:rsidRDefault="002B1B5E">
      <w:pPr>
        <w:pStyle w:val="BodyText"/>
        <w:spacing w:before="2" w:line="256" w:lineRule="auto"/>
        <w:ind w:left="117" w:right="595" w:firstLine="338"/>
        <w:jc w:val="both"/>
        <w:rPr>
          <w:del w:id="252" w:author="Patrick Tang" w:date="2021-06-24T14:22:00Z"/>
        </w:rPr>
      </w:pPr>
      <w:r w:rsidRPr="00BE3340">
        <w:t>Generally,</w:t>
      </w:r>
      <w:r w:rsidRPr="00BE3340">
        <w:rPr>
          <w:spacing w:val="-3"/>
        </w:rPr>
        <w:t xml:space="preserve"> </w:t>
      </w:r>
      <w:ins w:id="253" w:author="Patrick Tang" w:date="2021-06-24T13:00:00Z">
        <w:r w:rsidR="005C7280" w:rsidRPr="00BE3340">
          <w:rPr>
            <w:spacing w:val="-3"/>
          </w:rPr>
          <w:t xml:space="preserve">the </w:t>
        </w:r>
      </w:ins>
      <w:r w:rsidRPr="00BE3340">
        <w:t>autogenous</w:t>
      </w:r>
      <w:r w:rsidRPr="00BE3340">
        <w:rPr>
          <w:spacing w:val="-3"/>
        </w:rPr>
        <w:t xml:space="preserve"> </w:t>
      </w:r>
      <w:r w:rsidRPr="00BE3340">
        <w:t>self-healing</w:t>
      </w:r>
      <w:r w:rsidRPr="00BE3340">
        <w:rPr>
          <w:spacing w:val="-3"/>
        </w:rPr>
        <w:t xml:space="preserve"> </w:t>
      </w:r>
      <w:ins w:id="254" w:author="Patrick Tang" w:date="2021-06-24T14:21:00Z">
        <w:r w:rsidR="00D52AF2" w:rsidRPr="00BE3340">
          <w:t>of</w:t>
        </w:r>
      </w:ins>
      <w:del w:id="255" w:author="Patrick Tang" w:date="2021-06-24T14:21:00Z">
        <w:r w:rsidRPr="00BE3340" w:rsidDel="00D52AF2">
          <w:delText>in</w:delText>
        </w:r>
      </w:del>
      <w:r w:rsidRPr="00BE3340">
        <w:rPr>
          <w:spacing w:val="-4"/>
        </w:rPr>
        <w:t xml:space="preserve"> </w:t>
      </w:r>
      <w:r w:rsidRPr="00BE3340">
        <w:t>concrete</w:t>
      </w:r>
      <w:r w:rsidRPr="00BE3340">
        <w:rPr>
          <w:spacing w:val="-3"/>
        </w:rPr>
        <w:t xml:space="preserve"> </w:t>
      </w:r>
      <w:r w:rsidRPr="00BE3340">
        <w:t>is</w:t>
      </w:r>
      <w:r w:rsidRPr="00BE3340">
        <w:rPr>
          <w:spacing w:val="-3"/>
        </w:rPr>
        <w:t xml:space="preserve"> </w:t>
      </w:r>
      <w:ins w:id="256" w:author="Patrick Tang" w:date="2021-06-24T14:21:00Z">
        <w:r w:rsidR="00D52AF2" w:rsidRPr="00BE3340">
          <w:rPr>
            <w:spacing w:val="-3"/>
          </w:rPr>
          <w:t xml:space="preserve">mainly </w:t>
        </w:r>
      </w:ins>
      <w:del w:id="257" w:author="Patrick Tang" w:date="2021-06-24T14:22:00Z">
        <w:r w:rsidRPr="00BE3340" w:rsidDel="00D52AF2">
          <w:delText>attributed</w:delText>
        </w:r>
        <w:r w:rsidRPr="00BE3340" w:rsidDel="00D52AF2">
          <w:rPr>
            <w:spacing w:val="-4"/>
          </w:rPr>
          <w:delText xml:space="preserve"> </w:delText>
        </w:r>
        <w:r w:rsidRPr="00BE3340" w:rsidDel="00D52AF2">
          <w:delText>to</w:delText>
        </w:r>
        <w:r w:rsidRPr="00BE3340" w:rsidDel="00D52AF2">
          <w:rPr>
            <w:spacing w:val="-3"/>
          </w:rPr>
          <w:delText xml:space="preserve"> </w:delText>
        </w:r>
        <w:r w:rsidRPr="00BE3340" w:rsidDel="00D52AF2">
          <w:delText>two</w:delText>
        </w:r>
      </w:del>
      <w:ins w:id="258" w:author="Patrick Tang" w:date="2021-06-24T14:22:00Z">
        <w:r w:rsidR="00D52AF2" w:rsidRPr="00BE3340">
          <w:t>controlled by</w:t>
        </w:r>
      </w:ins>
      <w:r w:rsidRPr="00BE3340">
        <w:rPr>
          <w:spacing w:val="-3"/>
        </w:rPr>
        <w:t xml:space="preserve"> </w:t>
      </w:r>
      <w:del w:id="259" w:author="Patrick Tang" w:date="2021-06-24T14:22:00Z">
        <w:r w:rsidRPr="00BE3340" w:rsidDel="00D52AF2">
          <w:delText>major</w:delText>
        </w:r>
        <w:r w:rsidRPr="00BE3340" w:rsidDel="00D52AF2">
          <w:rPr>
            <w:spacing w:val="-3"/>
          </w:rPr>
          <w:delText xml:space="preserve"> </w:delText>
        </w:r>
      </w:del>
      <w:ins w:id="260" w:author="Patrick Tang" w:date="2021-06-24T14:22:00Z">
        <w:r w:rsidR="00D52AF2" w:rsidRPr="00BE3340">
          <w:t>two</w:t>
        </w:r>
        <w:r w:rsidR="00D52AF2" w:rsidRPr="00BE3340">
          <w:rPr>
            <w:spacing w:val="-3"/>
          </w:rPr>
          <w:t xml:space="preserve"> </w:t>
        </w:r>
      </w:ins>
      <w:r w:rsidRPr="00BE3340">
        <w:t>mechanisms</w:t>
      </w:r>
      <w:r w:rsidRPr="00BE3340">
        <w:rPr>
          <w:spacing w:val="-4"/>
        </w:rPr>
        <w:t xml:space="preserve"> </w:t>
      </w:r>
      <w:r w:rsidRPr="00BE3340">
        <w:t>including</w:t>
      </w:r>
      <w:r w:rsidRPr="00BE3340">
        <w:rPr>
          <w:spacing w:val="-3"/>
        </w:rPr>
        <w:t xml:space="preserve"> </w:t>
      </w:r>
      <w:r w:rsidRPr="00BE3340">
        <w:t>(1)</w:t>
      </w:r>
      <w:r w:rsidRPr="00BE3340">
        <w:rPr>
          <w:spacing w:val="-3"/>
        </w:rPr>
        <w:t xml:space="preserve"> </w:t>
      </w:r>
      <w:r w:rsidRPr="00BE3340">
        <w:t>fur</w:t>
      </w:r>
      <w:del w:id="261" w:author="Patrick Tang" w:date="2021-06-24T14:21:00Z">
        <w:r w:rsidRPr="00BE3340" w:rsidDel="00D52AF2">
          <w:delText xml:space="preserve">- </w:delText>
        </w:r>
      </w:del>
      <w:r w:rsidRPr="00BE3340">
        <w:t>ther</w:t>
      </w:r>
      <w:r w:rsidRPr="00BE3340">
        <w:rPr>
          <w:spacing w:val="-13"/>
        </w:rPr>
        <w:t xml:space="preserve"> </w:t>
      </w:r>
      <w:r w:rsidRPr="00BE3340">
        <w:t>hydration</w:t>
      </w:r>
      <w:r w:rsidRPr="00BE3340">
        <w:rPr>
          <w:spacing w:val="-12"/>
        </w:rPr>
        <w:t xml:space="preserve"> </w:t>
      </w:r>
      <w:r w:rsidRPr="00BE3340">
        <w:t>of</w:t>
      </w:r>
      <w:r w:rsidRPr="00BE3340">
        <w:rPr>
          <w:spacing w:val="-13"/>
        </w:rPr>
        <w:t xml:space="preserve"> </w:t>
      </w:r>
      <w:r w:rsidRPr="00BE3340">
        <w:t>cement</w:t>
      </w:r>
      <w:r w:rsidRPr="00BE3340">
        <w:rPr>
          <w:spacing w:val="-12"/>
        </w:rPr>
        <w:t xml:space="preserve"> </w:t>
      </w:r>
      <w:r w:rsidRPr="00BE3340">
        <w:t>particles</w:t>
      </w:r>
      <w:r w:rsidRPr="00BE3340">
        <w:rPr>
          <w:spacing w:val="-12"/>
        </w:rPr>
        <w:t xml:space="preserve"> </w:t>
      </w:r>
      <w:r w:rsidRPr="00BE3340">
        <w:t>and/or</w:t>
      </w:r>
      <w:r w:rsidRPr="00BE3340">
        <w:rPr>
          <w:spacing w:val="-13"/>
        </w:rPr>
        <w:t xml:space="preserve"> </w:t>
      </w:r>
      <w:r w:rsidRPr="00BE3340">
        <w:t>swelling</w:t>
      </w:r>
      <w:r w:rsidRPr="00BE3340">
        <w:rPr>
          <w:spacing w:val="-12"/>
        </w:rPr>
        <w:t xml:space="preserve"> </w:t>
      </w:r>
      <w:r w:rsidRPr="00BE3340">
        <w:t>of</w:t>
      </w:r>
      <w:r w:rsidRPr="00BE3340">
        <w:rPr>
          <w:spacing w:val="-13"/>
        </w:rPr>
        <w:t xml:space="preserve"> </w:t>
      </w:r>
      <w:r w:rsidRPr="00BE3340">
        <w:t>calcium</w:t>
      </w:r>
      <w:r w:rsidRPr="00BE3340">
        <w:rPr>
          <w:spacing w:val="-12"/>
        </w:rPr>
        <w:t xml:space="preserve"> </w:t>
      </w:r>
      <w:r w:rsidRPr="00BE3340">
        <w:t>silicate</w:t>
      </w:r>
      <w:r w:rsidRPr="00BE3340">
        <w:rPr>
          <w:spacing w:val="-12"/>
        </w:rPr>
        <w:t xml:space="preserve"> </w:t>
      </w:r>
      <w:r w:rsidRPr="00BE3340">
        <w:t>hydrate;</w:t>
      </w:r>
      <w:r w:rsidRPr="00BE3340">
        <w:rPr>
          <w:spacing w:val="-11"/>
        </w:rPr>
        <w:t xml:space="preserve"> </w:t>
      </w:r>
      <w:r w:rsidRPr="00BE3340">
        <w:t>(2)</w:t>
      </w:r>
      <w:r w:rsidRPr="00BE3340">
        <w:rPr>
          <w:spacing w:val="-12"/>
        </w:rPr>
        <w:t xml:space="preserve"> </w:t>
      </w:r>
      <w:r w:rsidRPr="00BE3340">
        <w:t>calcium</w:t>
      </w:r>
      <w:r w:rsidRPr="00BE3340">
        <w:rPr>
          <w:spacing w:val="-13"/>
        </w:rPr>
        <w:t xml:space="preserve"> </w:t>
      </w:r>
      <w:r w:rsidRPr="00BE3340">
        <w:t>hydroxide</w:t>
      </w:r>
      <w:r w:rsidRPr="00BE3340">
        <w:rPr>
          <w:spacing w:val="-12"/>
        </w:rPr>
        <w:t xml:space="preserve"> </w:t>
      </w:r>
      <w:r w:rsidRPr="00BE3340">
        <w:t>carbon</w:t>
      </w:r>
      <w:del w:id="262" w:author="Patrick Tang" w:date="2021-06-24T14:22:00Z">
        <w:r w:rsidRPr="00BE3340" w:rsidDel="00D52AF2">
          <w:delText xml:space="preserve">- </w:delText>
        </w:r>
      </w:del>
      <w:r w:rsidRPr="00BE3340">
        <w:t>ation</w:t>
      </w:r>
      <w:r w:rsidRPr="00BE3340">
        <w:rPr>
          <w:spacing w:val="-5"/>
        </w:rPr>
        <w:t xml:space="preserve"> </w:t>
      </w:r>
      <w:r w:rsidRPr="00BE3340">
        <w:t>[5].</w:t>
      </w:r>
      <w:r w:rsidRPr="00BE3340">
        <w:rPr>
          <w:spacing w:val="8"/>
        </w:rPr>
        <w:t xml:space="preserve"> </w:t>
      </w:r>
      <w:del w:id="263" w:author="Patrick Tang" w:date="2021-06-24T14:23:00Z">
        <w:r w:rsidRPr="00BE3340" w:rsidDel="00D52AF2">
          <w:delText>Researchers</w:delText>
        </w:r>
        <w:r w:rsidRPr="00BE3340" w:rsidDel="00D52AF2">
          <w:rPr>
            <w:spacing w:val="-4"/>
          </w:rPr>
          <w:delText xml:space="preserve"> </w:delText>
        </w:r>
        <w:r w:rsidRPr="00BE3340" w:rsidDel="00D52AF2">
          <w:rPr>
            <w:spacing w:val="-3"/>
          </w:rPr>
          <w:delText>have</w:delText>
        </w:r>
        <w:r w:rsidRPr="00BE3340" w:rsidDel="00D52AF2">
          <w:rPr>
            <w:spacing w:val="-5"/>
          </w:rPr>
          <w:delText xml:space="preserve"> </w:delText>
        </w:r>
      </w:del>
      <w:ins w:id="264" w:author="Patrick Tang" w:date="2021-06-24T14:23:00Z">
        <w:r w:rsidR="00D52AF2" w:rsidRPr="00BE3340">
          <w:t xml:space="preserve">It has been </w:t>
        </w:r>
      </w:ins>
      <w:ins w:id="265" w:author="Patrick Tang" w:date="2021-06-24T15:04:00Z">
        <w:r w:rsidR="002703CF" w:rsidRPr="00BE3340">
          <w:t>report</w:t>
        </w:r>
      </w:ins>
      <w:ins w:id="266" w:author="Patrick Tang" w:date="2021-06-24T14:23:00Z">
        <w:r w:rsidR="00D52AF2" w:rsidRPr="00BE3340">
          <w:t>ed that</w:t>
        </w:r>
      </w:ins>
      <w:del w:id="267" w:author="Patrick Tang" w:date="2021-06-24T14:22:00Z">
        <w:r w:rsidRPr="00BE3340" w:rsidDel="00D52AF2">
          <w:delText>proposed</w:delText>
        </w:r>
      </w:del>
      <w:r w:rsidRPr="00BE3340">
        <w:rPr>
          <w:spacing w:val="-5"/>
        </w:rPr>
        <w:t xml:space="preserve"> </w:t>
      </w:r>
      <w:r w:rsidRPr="00BE3340">
        <w:t>the</w:t>
      </w:r>
      <w:r w:rsidRPr="00BE3340">
        <w:rPr>
          <w:spacing w:val="-4"/>
        </w:rPr>
        <w:t xml:space="preserve"> </w:t>
      </w:r>
      <w:del w:id="268" w:author="Patrick Tang" w:date="2021-06-24T14:23:00Z">
        <w:r w:rsidRPr="00BE3340" w:rsidDel="00D52AF2">
          <w:delText>maximum</w:delText>
        </w:r>
        <w:r w:rsidRPr="00BE3340" w:rsidDel="00D52AF2">
          <w:rPr>
            <w:spacing w:val="-5"/>
          </w:rPr>
          <w:delText xml:space="preserve"> </w:delText>
        </w:r>
      </w:del>
      <w:r w:rsidRPr="00BE3340">
        <w:t>crack</w:t>
      </w:r>
      <w:r w:rsidRPr="00BE3340">
        <w:rPr>
          <w:spacing w:val="-5"/>
        </w:rPr>
        <w:t xml:space="preserve"> </w:t>
      </w:r>
      <w:r w:rsidRPr="00BE3340">
        <w:t>widths</w:t>
      </w:r>
      <w:r w:rsidRPr="00BE3340">
        <w:rPr>
          <w:spacing w:val="-5"/>
        </w:rPr>
        <w:t xml:space="preserve"> </w:t>
      </w:r>
      <w:ins w:id="269" w:author="Patrick Tang" w:date="2021-06-24T14:23:00Z">
        <w:r w:rsidR="00D52AF2" w:rsidRPr="00BE3340">
          <w:t>of</w:t>
        </w:r>
      </w:ins>
      <w:del w:id="270" w:author="Patrick Tang" w:date="2021-06-24T14:23:00Z">
        <w:r w:rsidRPr="00BE3340" w:rsidDel="00D52AF2">
          <w:delText>as</w:delText>
        </w:r>
      </w:del>
      <w:r w:rsidRPr="00BE3340">
        <w:rPr>
          <w:spacing w:val="-4"/>
        </w:rPr>
        <w:t xml:space="preserve"> </w:t>
      </w:r>
      <w:r w:rsidRPr="00BE3340">
        <w:t>10</w:t>
      </w:r>
      <w:r w:rsidRPr="00BE3340">
        <w:rPr>
          <w:i/>
        </w:rPr>
        <w:t>µ</w:t>
      </w:r>
      <w:r w:rsidRPr="00BE3340">
        <w:t>m</w:t>
      </w:r>
      <w:r w:rsidRPr="00BE3340">
        <w:rPr>
          <w:spacing w:val="-5"/>
        </w:rPr>
        <w:t xml:space="preserve"> </w:t>
      </w:r>
      <w:r w:rsidRPr="00BE3340">
        <w:t>[6],</w:t>
      </w:r>
      <w:r w:rsidRPr="00BE3340">
        <w:rPr>
          <w:spacing w:val="-4"/>
        </w:rPr>
        <w:t xml:space="preserve"> </w:t>
      </w:r>
      <w:r w:rsidRPr="00BE3340">
        <w:t>100</w:t>
      </w:r>
      <w:r w:rsidRPr="00BE3340">
        <w:rPr>
          <w:spacing w:val="-4"/>
        </w:rPr>
        <w:t xml:space="preserve"> </w:t>
      </w:r>
      <w:r w:rsidRPr="00BE3340">
        <w:rPr>
          <w:i/>
        </w:rPr>
        <w:t>µ</w:t>
      </w:r>
      <w:r w:rsidRPr="00BE3340">
        <w:t>m</w:t>
      </w:r>
      <w:r w:rsidRPr="00BE3340">
        <w:rPr>
          <w:spacing w:val="-5"/>
        </w:rPr>
        <w:t xml:space="preserve"> </w:t>
      </w:r>
      <w:r w:rsidRPr="00BE3340">
        <w:t>[7],</w:t>
      </w:r>
      <w:r w:rsidRPr="00BE3340">
        <w:rPr>
          <w:spacing w:val="-4"/>
        </w:rPr>
        <w:t xml:space="preserve"> </w:t>
      </w:r>
      <w:r w:rsidRPr="00BE3340">
        <w:t>200</w:t>
      </w:r>
      <w:r w:rsidRPr="00BE3340">
        <w:rPr>
          <w:spacing w:val="-5"/>
        </w:rPr>
        <w:t xml:space="preserve"> </w:t>
      </w:r>
      <w:r w:rsidRPr="00BE3340">
        <w:rPr>
          <w:i/>
        </w:rPr>
        <w:t>µ</w:t>
      </w:r>
      <w:r w:rsidRPr="00BE3340">
        <w:t>m</w:t>
      </w:r>
      <w:r w:rsidRPr="00BE3340">
        <w:rPr>
          <w:spacing w:val="-4"/>
        </w:rPr>
        <w:t xml:space="preserve"> </w:t>
      </w:r>
      <w:r w:rsidRPr="00BE3340">
        <w:t>[8],</w:t>
      </w:r>
      <w:r w:rsidRPr="00BE3340">
        <w:rPr>
          <w:spacing w:val="-4"/>
        </w:rPr>
        <w:t xml:space="preserve"> </w:t>
      </w:r>
      <w:r w:rsidRPr="00BE3340">
        <w:t>205</w:t>
      </w:r>
    </w:p>
    <w:p w14:paraId="6B1DD825" w14:textId="77777777" w:rsidR="00B40315" w:rsidRPr="00BE3340" w:rsidRDefault="002B1B5E">
      <w:pPr>
        <w:pStyle w:val="BodyText"/>
        <w:spacing w:before="2" w:line="256" w:lineRule="auto"/>
        <w:ind w:left="117" w:right="595" w:firstLine="338"/>
        <w:jc w:val="both"/>
        <w:pPrChange w:id="271" w:author="Patrick Tang" w:date="2021-06-24T14:22:00Z">
          <w:pPr>
            <w:pStyle w:val="BodyText"/>
            <w:spacing w:before="1"/>
            <w:ind w:left="117"/>
            <w:jc w:val="both"/>
          </w:pPr>
        </w:pPrChange>
      </w:pPr>
      <w:r w:rsidRPr="00BE3340">
        <w:rPr>
          <w:i/>
        </w:rPr>
        <w:t>µ</w:t>
      </w:r>
      <w:r w:rsidRPr="00BE3340">
        <w:t xml:space="preserve">m [5] and 300 </w:t>
      </w:r>
      <w:r w:rsidRPr="00BE3340">
        <w:rPr>
          <w:i/>
        </w:rPr>
        <w:t>µ</w:t>
      </w:r>
      <w:r w:rsidRPr="00BE3340">
        <w:t xml:space="preserve">m [9] </w:t>
      </w:r>
      <w:ins w:id="272" w:author="Patrick Tang" w:date="2021-06-24T15:04:00Z">
        <w:r w:rsidR="002703CF" w:rsidRPr="00BE3340">
          <w:t xml:space="preserve">of ECC </w:t>
        </w:r>
      </w:ins>
      <w:ins w:id="273" w:author="Patrick Tang" w:date="2021-06-24T14:23:00Z">
        <w:r w:rsidR="00D52AF2" w:rsidRPr="00BE3340">
          <w:t>can</w:t>
        </w:r>
      </w:ins>
      <w:del w:id="274" w:author="Patrick Tang" w:date="2021-06-24T14:23:00Z">
        <w:r w:rsidRPr="00BE3340" w:rsidDel="00D52AF2">
          <w:delText>are</w:delText>
        </w:r>
      </w:del>
      <w:r w:rsidRPr="00BE3340">
        <w:t xml:space="preserve"> </w:t>
      </w:r>
      <w:ins w:id="275" w:author="Patrick Tang" w:date="2021-06-24T14:23:00Z">
        <w:r w:rsidR="00D52AF2" w:rsidRPr="00BE3340">
          <w:t xml:space="preserve">be </w:t>
        </w:r>
      </w:ins>
      <w:r w:rsidRPr="00BE3340">
        <w:t>self-healed completely [10].</w:t>
      </w:r>
    </w:p>
    <w:p w14:paraId="72F9FD92" w14:textId="77777777" w:rsidR="00B40315" w:rsidRPr="00BE3340" w:rsidRDefault="00B40315">
      <w:pPr>
        <w:jc w:val="both"/>
        <w:sectPr w:rsidR="00B40315" w:rsidRPr="00BE3340" w:rsidSect="00E67361">
          <w:footerReference w:type="default" r:id="rId7"/>
          <w:type w:val="continuous"/>
          <w:pgSz w:w="12240" w:h="15840"/>
          <w:pgMar w:top="1134" w:right="820" w:bottom="720" w:left="1300" w:header="720" w:footer="538" w:gutter="0"/>
          <w:pgNumType w:start="1"/>
          <w:cols w:space="720"/>
          <w:sectPrChange w:id="276" w:author="Patrick Tang" w:date="2021-06-23T17:22:00Z">
            <w:sectPr w:rsidR="00B40315" w:rsidRPr="00BE3340" w:rsidSect="00E67361">
              <w:pgMar w:top="1500" w:right="820" w:bottom="720" w:left="1300" w:header="720" w:footer="538" w:gutter="0"/>
            </w:sectPr>
          </w:sectPrChange>
        </w:sectPr>
      </w:pPr>
    </w:p>
    <w:p w14:paraId="7B81CD3C" w14:textId="77777777" w:rsidR="00B40315" w:rsidRPr="00BE3340" w:rsidRDefault="002B1B5E">
      <w:pPr>
        <w:pStyle w:val="BodyText"/>
        <w:spacing w:before="71" w:line="256" w:lineRule="auto"/>
        <w:ind w:right="595"/>
        <w:jc w:val="both"/>
        <w:pPrChange w:id="277" w:author="Patrick Tang" w:date="2021-06-23T17:21:00Z">
          <w:pPr>
            <w:pStyle w:val="BodyText"/>
            <w:spacing w:before="71" w:line="256" w:lineRule="auto"/>
            <w:ind w:left="117" w:right="595" w:firstLine="338"/>
            <w:jc w:val="both"/>
          </w:pPr>
        </w:pPrChange>
      </w:pPr>
      <w:r w:rsidRPr="00BE3340">
        <w:lastRenderedPageBreak/>
        <w:t>Engineered cementitious composite (ECC)</w:t>
      </w:r>
      <w:ins w:id="278" w:author="Patrick Tang" w:date="2021-06-24T14:28:00Z">
        <w:r w:rsidR="00D52AF2" w:rsidRPr="00BE3340">
          <w:t xml:space="preserve"> </w:t>
        </w:r>
      </w:ins>
      <w:del w:id="279" w:author="Patrick Tang" w:date="2021-06-24T14:28:00Z">
        <w:r w:rsidRPr="00BE3340" w:rsidDel="00D52AF2">
          <w:delText xml:space="preserve">, </w:delText>
        </w:r>
      </w:del>
      <w:ins w:id="280" w:author="Patrick Tang" w:date="2021-06-24T14:28:00Z">
        <w:r w:rsidR="00D52AF2" w:rsidRPr="00BE3340">
          <w:t xml:space="preserve">is a high performance fiber-reinforced cementitious composite </w:t>
        </w:r>
      </w:ins>
      <w:ins w:id="281" w:author="Patrick Tang" w:date="2021-06-24T14:29:00Z">
        <w:r w:rsidR="00D52AF2" w:rsidRPr="00BE3340">
          <w:t xml:space="preserve">and </w:t>
        </w:r>
      </w:ins>
      <w:ins w:id="282" w:author="Patrick Tang" w:date="2021-06-24T14:28:00Z">
        <w:r w:rsidR="00D52AF2" w:rsidRPr="00BE3340">
          <w:t xml:space="preserve">its matrix design is strongly associated with the </w:t>
        </w:r>
      </w:ins>
      <w:del w:id="283" w:author="Patrick Tang" w:date="2021-06-24T14:28:00Z">
        <w:r w:rsidRPr="00BE3340" w:rsidDel="00D52AF2">
          <w:delText xml:space="preserve">as an </w:delText>
        </w:r>
      </w:del>
      <w:r w:rsidRPr="00BE3340">
        <w:t xml:space="preserve">autogenous self-healing </w:t>
      </w:r>
      <w:del w:id="284" w:author="Patrick Tang" w:date="2021-06-24T14:28:00Z">
        <w:r w:rsidRPr="00BE3340" w:rsidDel="00D52AF2">
          <w:delText>of concrete</w:delText>
        </w:r>
      </w:del>
      <w:ins w:id="285" w:author="Patrick Tang" w:date="2021-06-24T14:28:00Z">
        <w:r w:rsidR="00D52AF2" w:rsidRPr="00BE3340">
          <w:t>mechanism</w:t>
        </w:r>
      </w:ins>
      <w:del w:id="286" w:author="Patrick Tang" w:date="2021-06-24T14:30:00Z">
        <w:r w:rsidRPr="00BE3340" w:rsidDel="00253C69">
          <w:delText>,</w:delText>
        </w:r>
      </w:del>
      <w:r w:rsidRPr="00BE3340">
        <w:t xml:space="preserve"> </w:t>
      </w:r>
      <w:del w:id="287" w:author="Patrick Tang" w:date="2021-06-24T14:28:00Z">
        <w:r w:rsidRPr="00BE3340" w:rsidDel="00D52AF2">
          <w:delText xml:space="preserve">is a high perfor- mance fiber-reinforced cementitious composite designed with micro-mechanical principles </w:delText>
        </w:r>
      </w:del>
      <w:r w:rsidRPr="00BE3340">
        <w:t xml:space="preserve">[11]. </w:t>
      </w:r>
      <w:del w:id="288" w:author="Patrick Tang" w:date="2021-06-24T14:30:00Z">
        <w:r w:rsidRPr="00BE3340" w:rsidDel="00253C69">
          <w:delText>It</w:delText>
        </w:r>
        <w:r w:rsidRPr="00BE3340" w:rsidDel="00253C69">
          <w:rPr>
            <w:spacing w:val="-35"/>
          </w:rPr>
          <w:delText xml:space="preserve"> </w:delText>
        </w:r>
      </w:del>
      <w:ins w:id="289" w:author="Patrick Tang" w:date="2021-06-24T14:30:00Z">
        <w:r w:rsidR="00253C69" w:rsidRPr="00BE3340">
          <w:t>ECC</w:t>
        </w:r>
        <w:r w:rsidR="00253C69" w:rsidRPr="00BE3340">
          <w:rPr>
            <w:spacing w:val="-35"/>
          </w:rPr>
          <w:t xml:space="preserve"> </w:t>
        </w:r>
      </w:ins>
      <w:r w:rsidRPr="00BE3340">
        <w:t xml:space="preserve">features high tensile ductility with a </w:t>
      </w:r>
      <w:del w:id="290" w:author="Patrick Tang" w:date="2021-06-24T14:33:00Z">
        <w:r w:rsidRPr="00BE3340" w:rsidDel="00253C69">
          <w:delText xml:space="preserve">moderate </w:delText>
        </w:r>
      </w:del>
      <w:ins w:id="291" w:author="Patrick Tang" w:date="2021-06-24T14:33:00Z">
        <w:r w:rsidR="00253C69" w:rsidRPr="00BE3340">
          <w:t xml:space="preserve">typical </w:t>
        </w:r>
      </w:ins>
      <w:r w:rsidRPr="00BE3340">
        <w:t xml:space="preserve">fiber-volume fraction </w:t>
      </w:r>
      <w:del w:id="292" w:author="Patrick Tang" w:date="2021-06-24T14:34:00Z">
        <w:r w:rsidRPr="00BE3340" w:rsidDel="00253C69">
          <w:delText xml:space="preserve">[12, 13] </w:delText>
        </w:r>
      </w:del>
      <w:del w:id="293" w:author="Patrick Tang" w:date="2021-06-24T14:30:00Z">
        <w:r w:rsidRPr="00BE3340" w:rsidDel="00253C69">
          <w:delText xml:space="preserve">- </w:delText>
        </w:r>
      </w:del>
      <w:ins w:id="294" w:author="Patrick Tang" w:date="2021-06-24T14:32:00Z">
        <w:r w:rsidR="00253C69" w:rsidRPr="00BE3340">
          <w:t>of</w:t>
        </w:r>
      </w:ins>
      <w:del w:id="295" w:author="Patrick Tang" w:date="2021-06-24T14:32:00Z">
        <w:r w:rsidRPr="00BE3340" w:rsidDel="00253C69">
          <w:delText>typically</w:delText>
        </w:r>
      </w:del>
      <w:r w:rsidRPr="00BE3340">
        <w:t xml:space="preserve"> 2% </w:t>
      </w:r>
      <w:ins w:id="296" w:author="Patrick Tang" w:date="2021-06-24T14:34:00Z">
        <w:r w:rsidR="00253C69" w:rsidRPr="00BE3340">
          <w:t xml:space="preserve">[12, 13] </w:t>
        </w:r>
      </w:ins>
      <w:del w:id="297" w:author="Patrick Tang" w:date="2021-06-24T14:34:00Z">
        <w:r w:rsidRPr="00BE3340" w:rsidDel="00253C69">
          <w:delText xml:space="preserve">by volume which </w:delText>
        </w:r>
        <w:r w:rsidRPr="00BE3340" w:rsidDel="00253C69">
          <w:rPr>
            <w:spacing w:val="-6"/>
          </w:rPr>
          <w:delText xml:space="preserve">is </w:delText>
        </w:r>
        <w:r w:rsidRPr="00BE3340" w:rsidDel="00253C69">
          <w:delText xml:space="preserve">designed </w:delText>
        </w:r>
      </w:del>
      <w:r w:rsidRPr="00BE3340">
        <w:t xml:space="preserve">to promote </w:t>
      </w:r>
      <w:del w:id="298" w:author="Patrick Tang" w:date="2021-06-24T14:34:00Z">
        <w:r w:rsidRPr="00BE3340" w:rsidDel="00253C69">
          <w:delText xml:space="preserve">the </w:delText>
        </w:r>
      </w:del>
      <w:r w:rsidRPr="00BE3340">
        <w:t>self-healing ability</w:t>
      </w:r>
      <w:r w:rsidRPr="00BE3340">
        <w:rPr>
          <w:spacing w:val="-8"/>
        </w:rPr>
        <w:t xml:space="preserve"> </w:t>
      </w:r>
      <w:r w:rsidRPr="00BE3340">
        <w:t>[4].</w:t>
      </w:r>
    </w:p>
    <w:p w14:paraId="3DAB7919" w14:textId="77777777" w:rsidR="00B40315" w:rsidRPr="00BE3340" w:rsidRDefault="002B1B5E">
      <w:pPr>
        <w:pStyle w:val="BodyText"/>
        <w:spacing w:before="1" w:line="256" w:lineRule="auto"/>
        <w:ind w:left="117" w:right="595" w:firstLine="338"/>
        <w:jc w:val="both"/>
      </w:pPr>
      <w:r w:rsidRPr="00BE3340">
        <w:t xml:space="preserve">The intrinsic self-healing ability of ECC is complex and </w:t>
      </w:r>
      <w:del w:id="299" w:author="Patrick Tang" w:date="2021-06-24T14:38:00Z">
        <w:r w:rsidRPr="00BE3340" w:rsidDel="00253C69">
          <w:delText xml:space="preserve">uncertain </w:delText>
        </w:r>
      </w:del>
      <w:ins w:id="300" w:author="Patrick Tang" w:date="2021-06-24T14:38:00Z">
        <w:r w:rsidR="00253C69" w:rsidRPr="00BE3340">
          <w:t xml:space="preserve">difficult to predict </w:t>
        </w:r>
      </w:ins>
      <w:del w:id="301" w:author="Patrick Tang" w:date="2021-06-24T14:39:00Z">
        <w:r w:rsidRPr="00BE3340" w:rsidDel="00253C69">
          <w:delText>due to</w:delText>
        </w:r>
      </w:del>
      <w:ins w:id="302" w:author="Patrick Tang" w:date="2021-06-24T14:39:00Z">
        <w:r w:rsidR="00253C69" w:rsidRPr="00BE3340">
          <w:t>because of</w:t>
        </w:r>
      </w:ins>
      <w:r w:rsidRPr="00BE3340">
        <w:t xml:space="preserve"> </w:t>
      </w:r>
      <w:ins w:id="303" w:author="Patrick Tang" w:date="2021-06-24T14:38:00Z">
        <w:r w:rsidR="00253C69" w:rsidRPr="00BE3340">
          <w:t>different mineral admixture types</w:t>
        </w:r>
      </w:ins>
      <w:del w:id="304" w:author="Patrick Tang" w:date="2021-06-24T14:38:00Z">
        <w:r w:rsidRPr="00BE3340" w:rsidDel="00253C69">
          <w:delText>material nature</w:delText>
        </w:r>
      </w:del>
      <w:r w:rsidRPr="00BE3340">
        <w:t xml:space="preserve">, interactivity between different composites in the cementitious matrix and its interaction with the exposed environment [14], and unpredictable crack location, </w:t>
      </w:r>
      <w:proofErr w:type="gramStart"/>
      <w:r w:rsidRPr="00BE3340">
        <w:t>orientation</w:t>
      </w:r>
      <w:proofErr w:type="gramEnd"/>
      <w:r w:rsidRPr="00BE3340">
        <w:t xml:space="preserve"> and width [15]. </w:t>
      </w:r>
      <w:ins w:id="305" w:author="Patrick Tang" w:date="2021-06-24T14:41:00Z">
        <w:r w:rsidR="002A7ECF" w:rsidRPr="00BE3340">
          <w:t>Previous</w:t>
        </w:r>
      </w:ins>
      <w:del w:id="306" w:author="Patrick Tang" w:date="2021-06-24T14:41:00Z">
        <w:r w:rsidRPr="00BE3340" w:rsidDel="002A7ECF">
          <w:delText>Several</w:delText>
        </w:r>
      </w:del>
      <w:r w:rsidRPr="00BE3340">
        <w:t xml:space="preserve"> studies </w:t>
      </w:r>
      <w:ins w:id="307" w:author="Patrick Tang" w:date="2021-06-24T14:41:00Z">
        <w:r w:rsidR="002A7ECF" w:rsidRPr="00BE3340">
          <w:t xml:space="preserve">have </w:t>
        </w:r>
      </w:ins>
      <w:r w:rsidRPr="00BE3340">
        <w:t xml:space="preserve">explored the influence of </w:t>
      </w:r>
      <w:ins w:id="308" w:author="Patrick Tang" w:date="2021-06-24T14:41:00Z">
        <w:r w:rsidR="002A7ECF" w:rsidRPr="00BE3340">
          <w:t xml:space="preserve">several </w:t>
        </w:r>
      </w:ins>
      <w:del w:id="309" w:author="Patrick Tang" w:date="2021-06-24T14:41:00Z">
        <w:r w:rsidRPr="00BE3340" w:rsidDel="002A7ECF">
          <w:delText xml:space="preserve">different </w:delText>
        </w:r>
      </w:del>
      <w:r w:rsidRPr="00BE3340">
        <w:t>factors</w:t>
      </w:r>
      <w:ins w:id="310" w:author="Patrick Tang" w:date="2021-06-24T14:41:00Z">
        <w:r w:rsidR="002A7ECF" w:rsidRPr="00BE3340">
          <w:t xml:space="preserve"> </w:t>
        </w:r>
      </w:ins>
      <w:del w:id="311" w:author="Patrick Tang" w:date="2021-06-24T14:41:00Z">
        <w:r w:rsidRPr="00BE3340" w:rsidDel="002A7ECF">
          <w:delText xml:space="preserve">, </w:delText>
        </w:r>
      </w:del>
      <w:r w:rsidRPr="00BE3340">
        <w:t xml:space="preserve">such as limestone powders (LP) [16, 17], fly ash </w:t>
      </w:r>
      <w:r w:rsidRPr="00BE3340">
        <w:rPr>
          <w:spacing w:val="-5"/>
        </w:rPr>
        <w:t xml:space="preserve">(FA) </w:t>
      </w:r>
      <w:r w:rsidRPr="00BE3340">
        <w:t>[18, 19], hydrate</w:t>
      </w:r>
      <w:ins w:id="312" w:author="Patrick Tang" w:date="2021-06-24T14:41:00Z">
        <w:r w:rsidR="002A7ECF" w:rsidRPr="00BE3340">
          <w:t>d</w:t>
        </w:r>
      </w:ins>
      <w:r w:rsidRPr="00BE3340">
        <w:t xml:space="preserve"> lime [20], wa</w:t>
      </w:r>
      <w:del w:id="313" w:author="Patrick Tang" w:date="2021-06-24T14:40:00Z">
        <w:r w:rsidRPr="00BE3340" w:rsidDel="002A7ECF">
          <w:delText xml:space="preserve">- </w:delText>
        </w:r>
      </w:del>
      <w:r w:rsidRPr="00BE3340">
        <w:t>ter/binder ratio [21], water permeation [22] and different curing condition</w:t>
      </w:r>
      <w:ins w:id="314" w:author="Patrick Tang" w:date="2021-06-24T14:42:00Z">
        <w:r w:rsidR="002A7ECF" w:rsidRPr="00BE3340">
          <w:t>s</w:t>
        </w:r>
      </w:ins>
      <w:r w:rsidRPr="00BE3340">
        <w:t xml:space="preserve"> (air, carbon dioxide, wet/dry</w:t>
      </w:r>
      <w:r w:rsidRPr="00BE3340">
        <w:rPr>
          <w:spacing w:val="-29"/>
        </w:rPr>
        <w:t xml:space="preserve"> </w:t>
      </w:r>
      <w:r w:rsidRPr="00BE3340">
        <w:t>and water)</w:t>
      </w:r>
      <w:r w:rsidRPr="00BE3340">
        <w:rPr>
          <w:spacing w:val="-10"/>
        </w:rPr>
        <w:t xml:space="preserve"> </w:t>
      </w:r>
      <w:r w:rsidRPr="00BE3340">
        <w:t>[23]</w:t>
      </w:r>
      <w:r w:rsidRPr="00BE3340">
        <w:rPr>
          <w:spacing w:val="-9"/>
        </w:rPr>
        <w:t xml:space="preserve"> </w:t>
      </w:r>
      <w:r w:rsidRPr="00BE3340">
        <w:t>on</w:t>
      </w:r>
      <w:r w:rsidRPr="00BE3340">
        <w:rPr>
          <w:spacing w:val="-10"/>
        </w:rPr>
        <w:t xml:space="preserve"> </w:t>
      </w:r>
      <w:r w:rsidRPr="00BE3340">
        <w:t>self-healing</w:t>
      </w:r>
      <w:r w:rsidRPr="00BE3340">
        <w:rPr>
          <w:spacing w:val="-9"/>
        </w:rPr>
        <w:t xml:space="preserve"> </w:t>
      </w:r>
      <w:r w:rsidRPr="00BE3340">
        <w:t>behavior</w:t>
      </w:r>
      <w:ins w:id="315" w:author="Patrick Tang" w:date="2021-06-24T14:42:00Z">
        <w:r w:rsidR="002A7ECF" w:rsidRPr="00BE3340">
          <w:t xml:space="preserve"> of ECC</w:t>
        </w:r>
      </w:ins>
      <w:r w:rsidRPr="00BE3340">
        <w:t>.</w:t>
      </w:r>
      <w:r w:rsidRPr="00BE3340">
        <w:rPr>
          <w:spacing w:val="2"/>
        </w:rPr>
        <w:t xml:space="preserve"> </w:t>
      </w:r>
      <w:r w:rsidRPr="00BE3340">
        <w:rPr>
          <w:spacing w:val="-4"/>
        </w:rPr>
        <w:t>However,</w:t>
      </w:r>
      <w:r w:rsidRPr="00BE3340">
        <w:rPr>
          <w:spacing w:val="-8"/>
        </w:rPr>
        <w:t xml:space="preserve"> </w:t>
      </w:r>
      <w:r w:rsidRPr="00BE3340">
        <w:t>the</w:t>
      </w:r>
      <w:r w:rsidRPr="00BE3340">
        <w:rPr>
          <w:spacing w:val="-10"/>
        </w:rPr>
        <w:t xml:space="preserve"> </w:t>
      </w:r>
      <w:r w:rsidRPr="00BE3340">
        <w:t>relationship</w:t>
      </w:r>
      <w:r w:rsidRPr="00BE3340">
        <w:rPr>
          <w:spacing w:val="-9"/>
        </w:rPr>
        <w:t xml:space="preserve"> </w:t>
      </w:r>
      <w:r w:rsidRPr="00BE3340">
        <w:t>between</w:t>
      </w:r>
      <w:r w:rsidRPr="00BE3340">
        <w:rPr>
          <w:spacing w:val="-9"/>
        </w:rPr>
        <w:t xml:space="preserve"> </w:t>
      </w:r>
      <w:r w:rsidRPr="00BE3340">
        <w:t>multiple</w:t>
      </w:r>
      <w:r w:rsidRPr="00BE3340">
        <w:rPr>
          <w:spacing w:val="-10"/>
        </w:rPr>
        <w:t xml:space="preserve"> </w:t>
      </w:r>
      <w:r w:rsidRPr="00BE3340">
        <w:t>factors</w:t>
      </w:r>
      <w:r w:rsidRPr="00BE3340">
        <w:rPr>
          <w:spacing w:val="-9"/>
        </w:rPr>
        <w:t xml:space="preserve"> </w:t>
      </w:r>
      <w:r w:rsidRPr="00BE3340">
        <w:t>is</w:t>
      </w:r>
      <w:r w:rsidRPr="00BE3340">
        <w:rPr>
          <w:spacing w:val="-10"/>
        </w:rPr>
        <w:t xml:space="preserve"> </w:t>
      </w:r>
      <w:del w:id="316" w:author="Patrick Tang" w:date="2021-06-24T14:43:00Z">
        <w:r w:rsidRPr="00BE3340" w:rsidDel="002A7ECF">
          <w:delText>questionable</w:delText>
        </w:r>
        <w:r w:rsidRPr="00BE3340" w:rsidDel="002A7ECF">
          <w:rPr>
            <w:spacing w:val="-9"/>
          </w:rPr>
          <w:delText xml:space="preserve"> </w:delText>
        </w:r>
      </w:del>
      <w:ins w:id="317" w:author="Patrick Tang" w:date="2021-06-24T14:43:00Z">
        <w:r w:rsidR="002A7ECF" w:rsidRPr="00BE3340">
          <w:t>unclear</w:t>
        </w:r>
        <w:r w:rsidR="002A7ECF" w:rsidRPr="00BE3340">
          <w:rPr>
            <w:spacing w:val="-9"/>
          </w:rPr>
          <w:t xml:space="preserve"> </w:t>
        </w:r>
      </w:ins>
      <w:r w:rsidRPr="00BE3340">
        <w:t xml:space="preserve">and non-linear, </w:t>
      </w:r>
      <w:del w:id="318" w:author="Patrick Tang" w:date="2021-06-24T14:43:00Z">
        <w:r w:rsidRPr="00BE3340" w:rsidDel="002A7ECF">
          <w:delText>which makes</w:delText>
        </w:r>
      </w:del>
      <w:ins w:id="319" w:author="Patrick Tang" w:date="2021-06-24T14:43:00Z">
        <w:r w:rsidR="002A7ECF" w:rsidRPr="00BE3340">
          <w:t>so</w:t>
        </w:r>
      </w:ins>
      <w:r w:rsidRPr="00BE3340">
        <w:t xml:space="preserve"> </w:t>
      </w:r>
      <w:proofErr w:type="gramStart"/>
      <w:r w:rsidRPr="00BE3340">
        <w:t>it</w:t>
      </w:r>
      <w:ins w:id="320" w:author="Patrick Tang" w:date="2021-06-24T14:43:00Z">
        <w:r w:rsidR="002A7ECF" w:rsidRPr="00BE3340">
          <w:t>’s</w:t>
        </w:r>
      </w:ins>
      <w:proofErr w:type="gramEnd"/>
      <w:r w:rsidRPr="00BE3340">
        <w:t xml:space="preserve"> difficult to predict self-healing</w:t>
      </w:r>
      <w:ins w:id="321" w:author="Patrick Tang" w:date="2021-06-24T14:44:00Z">
        <w:r w:rsidR="002A7ECF" w:rsidRPr="00BE3340">
          <w:t xml:space="preserve"> of ECC </w:t>
        </w:r>
      </w:ins>
      <w:del w:id="322" w:author="Patrick Tang" w:date="2021-06-24T14:44:00Z">
        <w:r w:rsidRPr="00BE3340" w:rsidDel="002A7ECF">
          <w:delText xml:space="preserve"> </w:delText>
        </w:r>
      </w:del>
      <w:r w:rsidRPr="00BE3340">
        <w:t xml:space="preserve">mathematically based on </w:t>
      </w:r>
      <w:ins w:id="323" w:author="Patrick Tang" w:date="2021-06-24T14:43:00Z">
        <w:r w:rsidR="002A7ECF" w:rsidRPr="00BE3340">
          <w:t xml:space="preserve">the </w:t>
        </w:r>
      </w:ins>
      <w:r w:rsidRPr="00BE3340">
        <w:t xml:space="preserve">available data. </w:t>
      </w:r>
      <w:r w:rsidRPr="00BE3340">
        <w:rPr>
          <w:color w:val="0000FF"/>
          <w:spacing w:val="-3"/>
        </w:rPr>
        <w:t>More</w:t>
      </w:r>
      <w:del w:id="324" w:author="Patrick Tang" w:date="2021-06-24T14:44:00Z">
        <w:r w:rsidRPr="00BE3340" w:rsidDel="002A7ECF">
          <w:rPr>
            <w:color w:val="0000FF"/>
            <w:spacing w:val="-3"/>
          </w:rPr>
          <w:delText xml:space="preserve">- </w:delText>
        </w:r>
      </w:del>
      <w:r w:rsidRPr="00BE3340">
        <w:rPr>
          <w:color w:val="0000FF"/>
          <w:spacing w:val="-4"/>
        </w:rPr>
        <w:t xml:space="preserve">over, </w:t>
      </w:r>
      <w:r w:rsidRPr="00BE3340">
        <w:rPr>
          <w:color w:val="0000FF"/>
        </w:rPr>
        <w:t xml:space="preserve">mathematical models based on empirical data are generally in regression forms which cannot be used </w:t>
      </w:r>
      <w:ins w:id="325" w:author="Patrick Tang" w:date="2021-06-24T14:47:00Z">
        <w:r w:rsidR="002A7ECF" w:rsidRPr="00BE3340">
          <w:rPr>
            <w:color w:val="0000FF"/>
          </w:rPr>
          <w:t>when the</w:t>
        </w:r>
      </w:ins>
      <w:del w:id="326" w:author="Patrick Tang" w:date="2021-06-24T14:47:00Z">
        <w:r w:rsidRPr="00BE3340" w:rsidDel="002A7ECF">
          <w:rPr>
            <w:color w:val="0000FF"/>
          </w:rPr>
          <w:delText>for</w:delText>
        </w:r>
      </w:del>
      <w:r w:rsidRPr="00BE3340">
        <w:rPr>
          <w:color w:val="0000FF"/>
        </w:rPr>
        <w:t xml:space="preserve"> problem </w:t>
      </w:r>
      <w:ins w:id="327" w:author="Patrick Tang" w:date="2021-06-24T14:52:00Z">
        <w:r w:rsidR="00AB58B7" w:rsidRPr="00BE3340">
          <w:rPr>
            <w:color w:val="0000FF"/>
          </w:rPr>
          <w:t>(</w:t>
        </w:r>
      </w:ins>
      <w:ins w:id="328" w:author="Patrick Tang" w:date="2021-06-24T15:19:00Z">
        <w:r w:rsidR="00120BE3" w:rsidRPr="00BE3340">
          <w:rPr>
            <w:color w:val="0000FF"/>
          </w:rPr>
          <w:t xml:space="preserve">e.g. </w:t>
        </w:r>
      </w:ins>
      <w:ins w:id="329" w:author="Patrick Tang" w:date="2021-06-24T14:52:00Z">
        <w:r w:rsidR="00AB58B7" w:rsidRPr="00BE3340">
          <w:rPr>
            <w:color w:val="0000FF"/>
          </w:rPr>
          <w:t>prediction of self-healing</w:t>
        </w:r>
      </w:ins>
      <w:ins w:id="330" w:author="Patrick Tang" w:date="2021-06-24T14:53:00Z">
        <w:r w:rsidR="00AB58B7" w:rsidRPr="00BE3340">
          <w:rPr>
            <w:color w:val="0000FF"/>
          </w:rPr>
          <w:t xml:space="preserve"> potential of ECC</w:t>
        </w:r>
      </w:ins>
      <w:ins w:id="331" w:author="Patrick Tang" w:date="2021-06-24T14:52:00Z">
        <w:r w:rsidR="00AB58B7" w:rsidRPr="00BE3340">
          <w:rPr>
            <w:color w:val="0000FF"/>
          </w:rPr>
          <w:t xml:space="preserve">) </w:t>
        </w:r>
      </w:ins>
      <w:r w:rsidRPr="00BE3340">
        <w:rPr>
          <w:color w:val="0000FF"/>
        </w:rPr>
        <w:t>contain</w:t>
      </w:r>
      <w:ins w:id="332" w:author="Patrick Tang" w:date="2021-06-24T14:47:00Z">
        <w:r w:rsidR="002A7ECF" w:rsidRPr="00BE3340">
          <w:rPr>
            <w:color w:val="0000FF"/>
          </w:rPr>
          <w:t>s too</w:t>
        </w:r>
      </w:ins>
      <w:del w:id="333" w:author="Patrick Tang" w:date="2021-06-24T14:47:00Z">
        <w:r w:rsidRPr="00BE3340" w:rsidDel="002A7ECF">
          <w:rPr>
            <w:color w:val="0000FF"/>
          </w:rPr>
          <w:delText>ing</w:delText>
        </w:r>
      </w:del>
      <w:r w:rsidRPr="00BE3340">
        <w:rPr>
          <w:color w:val="0000FF"/>
        </w:rPr>
        <w:t xml:space="preserve"> </w:t>
      </w:r>
      <w:ins w:id="334" w:author="Patrick Tang" w:date="2021-06-24T14:46:00Z">
        <w:r w:rsidR="002A7ECF" w:rsidRPr="00BE3340">
          <w:rPr>
            <w:color w:val="0000FF"/>
          </w:rPr>
          <w:t xml:space="preserve">many </w:t>
        </w:r>
      </w:ins>
      <w:r w:rsidRPr="00BE3340">
        <w:rPr>
          <w:color w:val="0000FF"/>
        </w:rPr>
        <w:t>independent variables</w:t>
      </w:r>
      <w:del w:id="335" w:author="Patrick Tang" w:date="2021-06-24T14:48:00Z">
        <w:r w:rsidRPr="00BE3340" w:rsidDel="002A7ECF">
          <w:rPr>
            <w:color w:val="0000FF"/>
          </w:rPr>
          <w:delText>,</w:delText>
        </w:r>
      </w:del>
      <w:r w:rsidRPr="00BE3340">
        <w:rPr>
          <w:color w:val="0000FF"/>
        </w:rPr>
        <w:t xml:space="preserve"> </w:t>
      </w:r>
      <w:del w:id="336" w:author="Patrick Tang" w:date="2021-06-24T14:47:00Z">
        <w:r w:rsidRPr="00BE3340" w:rsidDel="002A7ECF">
          <w:rPr>
            <w:color w:val="0000FF"/>
          </w:rPr>
          <w:delText>such as prediction</w:delText>
        </w:r>
      </w:del>
      <w:del w:id="337" w:author="Patrick Tang" w:date="2021-06-24T14:48:00Z">
        <w:r w:rsidRPr="00BE3340" w:rsidDel="002A7ECF">
          <w:rPr>
            <w:color w:val="0000FF"/>
          </w:rPr>
          <w:delText xml:space="preserve"> </w:delText>
        </w:r>
      </w:del>
      <w:del w:id="338" w:author="Patrick Tang" w:date="2021-06-24T14:47:00Z">
        <w:r w:rsidRPr="00BE3340" w:rsidDel="002A7ECF">
          <w:rPr>
            <w:color w:val="0000FF"/>
          </w:rPr>
          <w:delText xml:space="preserve">of self-healing ability of </w:delText>
        </w:r>
      </w:del>
      <w:del w:id="339" w:author="Patrick Tang" w:date="2021-06-24T14:48:00Z">
        <w:r w:rsidRPr="00BE3340" w:rsidDel="002A7ECF">
          <w:rPr>
            <w:color w:val="0000FF"/>
          </w:rPr>
          <w:delText xml:space="preserve">ECC, </w:delText>
        </w:r>
      </w:del>
      <w:r w:rsidRPr="00BE3340">
        <w:rPr>
          <w:color w:val="0000FF"/>
        </w:rPr>
        <w:t>because</w:t>
      </w:r>
      <w:r w:rsidRPr="00BE3340">
        <w:rPr>
          <w:color w:val="0000FF"/>
          <w:spacing w:val="-17"/>
        </w:rPr>
        <w:t xml:space="preserve"> </w:t>
      </w:r>
      <w:r w:rsidRPr="00BE3340">
        <w:rPr>
          <w:color w:val="0000FF"/>
          <w:spacing w:val="-7"/>
        </w:rPr>
        <w:t xml:space="preserve">of </w:t>
      </w:r>
      <w:r w:rsidRPr="00BE3340">
        <w:rPr>
          <w:color w:val="0000FF"/>
        </w:rPr>
        <w:t xml:space="preserve">less accuracy and more assumption in </w:t>
      </w:r>
      <w:ins w:id="340" w:author="Patrick Tang" w:date="2021-06-24T14:45:00Z">
        <w:r w:rsidR="002A7ECF" w:rsidRPr="00BE3340">
          <w:rPr>
            <w:color w:val="0000FF"/>
          </w:rPr>
          <w:t xml:space="preserve">the </w:t>
        </w:r>
      </w:ins>
      <w:r w:rsidRPr="00BE3340">
        <w:rPr>
          <w:color w:val="0000FF"/>
        </w:rPr>
        <w:t>regression form (linear, non-linear, etc.)</w:t>
      </w:r>
      <w:r w:rsidRPr="00BE3340">
        <w:rPr>
          <w:color w:val="0000FF"/>
          <w:spacing w:val="-17"/>
        </w:rPr>
        <w:t xml:space="preserve"> </w:t>
      </w:r>
      <w:r w:rsidRPr="00BE3340">
        <w:rPr>
          <w:color w:val="0000FF"/>
        </w:rPr>
        <w:t>[24].</w:t>
      </w:r>
    </w:p>
    <w:p w14:paraId="7651891F" w14:textId="77777777" w:rsidR="00B40315" w:rsidRPr="00BE3340" w:rsidRDefault="002B1B5E">
      <w:pPr>
        <w:pStyle w:val="BodyText"/>
        <w:spacing w:before="3" w:line="256" w:lineRule="auto"/>
        <w:ind w:left="117" w:right="595" w:firstLine="338"/>
        <w:jc w:val="both"/>
      </w:pPr>
      <w:r w:rsidRPr="00BE3340">
        <w:rPr>
          <w:spacing w:val="-9"/>
        </w:rPr>
        <w:t xml:space="preserve">To </w:t>
      </w:r>
      <w:r w:rsidRPr="00BE3340">
        <w:t>compensate for the drawbacks of mathematical models</w:t>
      </w:r>
      <w:del w:id="341" w:author="Patrick Tang" w:date="2021-06-24T15:20:00Z">
        <w:r w:rsidRPr="00BE3340" w:rsidDel="00120BE3">
          <w:delText xml:space="preserve"> with multiple interaction variables</w:delText>
        </w:r>
      </w:del>
      <w:r w:rsidRPr="00BE3340">
        <w:t>, machine learning</w:t>
      </w:r>
      <w:ins w:id="342" w:author="Patrick Tang" w:date="2021-06-24T15:22:00Z">
        <w:r w:rsidR="00120BE3" w:rsidRPr="00BE3340">
          <w:t xml:space="preserve"> (ML)</w:t>
        </w:r>
      </w:ins>
      <w:r w:rsidRPr="00BE3340">
        <w:t xml:space="preserve"> </w:t>
      </w:r>
      <w:del w:id="343" w:author="Patrick Tang" w:date="2021-06-24T15:29:00Z">
        <w:r w:rsidRPr="00BE3340" w:rsidDel="00120BE3">
          <w:delText xml:space="preserve">algorithms </w:delText>
        </w:r>
      </w:del>
      <w:ins w:id="344" w:author="Patrick Tang" w:date="2021-06-24T15:29:00Z">
        <w:r w:rsidR="00120BE3" w:rsidRPr="00BE3340">
          <w:t xml:space="preserve">techniques </w:t>
        </w:r>
      </w:ins>
      <w:del w:id="345" w:author="Patrick Tang" w:date="2021-06-24T15:21:00Z">
        <w:r w:rsidRPr="00BE3340" w:rsidDel="00120BE3">
          <w:delText xml:space="preserve">are </w:delText>
        </w:r>
      </w:del>
      <w:ins w:id="346" w:author="Patrick Tang" w:date="2021-06-24T15:21:00Z">
        <w:r w:rsidR="00120BE3" w:rsidRPr="00BE3340">
          <w:t>have bee</w:t>
        </w:r>
      </w:ins>
      <w:ins w:id="347" w:author="Patrick Tang" w:date="2021-06-24T15:22:00Z">
        <w:r w:rsidR="00120BE3" w:rsidRPr="00BE3340">
          <w:t>n</w:t>
        </w:r>
      </w:ins>
      <w:ins w:id="348" w:author="Patrick Tang" w:date="2021-06-24T15:21:00Z">
        <w:r w:rsidR="00120BE3" w:rsidRPr="00BE3340">
          <w:t xml:space="preserve"> used for solving </w:t>
        </w:r>
      </w:ins>
      <w:del w:id="349" w:author="Patrick Tang" w:date="2021-06-24T15:21:00Z">
        <w:r w:rsidRPr="00BE3340" w:rsidDel="00120BE3">
          <w:delText xml:space="preserve">applied to </w:delText>
        </w:r>
      </w:del>
      <w:r w:rsidRPr="00BE3340">
        <w:t>many civil engineering problems</w:t>
      </w:r>
      <w:ins w:id="350" w:author="Patrick Tang" w:date="2021-06-24T15:20:00Z">
        <w:r w:rsidR="00120BE3" w:rsidRPr="00BE3340">
          <w:t xml:space="preserve"> with multiple variables</w:t>
        </w:r>
      </w:ins>
      <w:r w:rsidRPr="00BE3340">
        <w:t xml:space="preserve">. Many research works </w:t>
      </w:r>
      <w:r w:rsidRPr="00BE3340">
        <w:rPr>
          <w:spacing w:val="-3"/>
        </w:rPr>
        <w:t xml:space="preserve">have </w:t>
      </w:r>
      <w:r w:rsidRPr="00BE3340">
        <w:t>been con</w:t>
      </w:r>
      <w:del w:id="351" w:author="Patrick Tang" w:date="2021-06-24T15:29:00Z">
        <w:r w:rsidRPr="00BE3340" w:rsidDel="00120BE3">
          <w:delText xml:space="preserve">- </w:delText>
        </w:r>
      </w:del>
      <w:r w:rsidRPr="00BE3340">
        <w:t xml:space="preserve">ducted using </w:t>
      </w:r>
      <w:del w:id="352" w:author="Patrick Tang" w:date="2021-06-24T16:02:00Z">
        <w:r w:rsidRPr="00BE3340" w:rsidDel="00CA6F97">
          <w:delText xml:space="preserve">machine learning </w:delText>
        </w:r>
      </w:del>
      <w:ins w:id="353" w:author="Patrick Tang" w:date="2021-06-24T16:02:00Z">
        <w:r w:rsidR="00CA6F97" w:rsidRPr="00BE3340">
          <w:t xml:space="preserve">ML </w:t>
        </w:r>
      </w:ins>
      <w:r w:rsidRPr="00BE3340">
        <w:t xml:space="preserve">algorithms for the prediction of various properties of concrete. </w:t>
      </w:r>
      <w:proofErr w:type="spellStart"/>
      <w:r w:rsidRPr="00BE3340">
        <w:t>Gilan</w:t>
      </w:r>
      <w:proofErr w:type="spellEnd"/>
      <w:r w:rsidRPr="00BE3340">
        <w:t xml:space="preserve"> </w:t>
      </w:r>
      <w:r w:rsidRPr="00BE3340">
        <w:rPr>
          <w:spacing w:val="-8"/>
        </w:rPr>
        <w:t xml:space="preserve">et </w:t>
      </w:r>
      <w:del w:id="354" w:author="Patrick Tang" w:date="2021-06-24T15:29:00Z">
        <w:r w:rsidRPr="00BE3340" w:rsidDel="00120BE3">
          <w:rPr>
            <w:spacing w:val="-8"/>
          </w:rPr>
          <w:delText xml:space="preserve"> </w:delText>
        </w:r>
      </w:del>
      <w:proofErr w:type="gramStart"/>
      <w:r w:rsidRPr="00BE3340">
        <w:t>al.[</w:t>
      </w:r>
      <w:proofErr w:type="gramEnd"/>
      <w:r w:rsidRPr="00BE3340">
        <w:t xml:space="preserve">25] </w:t>
      </w:r>
      <w:del w:id="355" w:author="Patrick Tang" w:date="2021-06-24T15:29:00Z">
        <w:r w:rsidRPr="00BE3340" w:rsidDel="00120BE3">
          <w:delText xml:space="preserve">established </w:delText>
        </w:r>
      </w:del>
      <w:ins w:id="356" w:author="Patrick Tang" w:date="2021-06-24T15:29:00Z">
        <w:r w:rsidR="00120BE3" w:rsidRPr="00BE3340">
          <w:t xml:space="preserve">developed </w:t>
        </w:r>
      </w:ins>
      <w:r w:rsidRPr="00BE3340">
        <w:t xml:space="preserve">a hybrid Support </w:t>
      </w:r>
      <w:r w:rsidRPr="00BE3340">
        <w:rPr>
          <w:spacing w:val="-5"/>
        </w:rPr>
        <w:t xml:space="preserve">Vector </w:t>
      </w:r>
      <w:r w:rsidRPr="00BE3340">
        <w:t>Regression (SVR) - Particle Swarm Optimization (PSO) algo</w:t>
      </w:r>
      <w:del w:id="357" w:author="Patrick Tang" w:date="2021-06-24T15:29:00Z">
        <w:r w:rsidRPr="00BE3340" w:rsidDel="00120BE3">
          <w:delText xml:space="preserve">- </w:delText>
        </w:r>
      </w:del>
      <w:r w:rsidRPr="00BE3340">
        <w:t xml:space="preserve">rithm model to predict the compressive strength and </w:t>
      </w:r>
      <w:ins w:id="358" w:author="Patrick Tang" w:date="2021-06-24T15:30:00Z">
        <w:r w:rsidR="00CC234E" w:rsidRPr="00BE3340">
          <w:t>r</w:t>
        </w:r>
      </w:ins>
      <w:del w:id="359" w:author="Patrick Tang" w:date="2021-06-24T15:30:00Z">
        <w:r w:rsidRPr="00BE3340" w:rsidDel="00CC234E">
          <w:delText>R</w:delText>
        </w:r>
      </w:del>
      <w:r w:rsidRPr="00BE3340">
        <w:t xml:space="preserve">apid </w:t>
      </w:r>
      <w:ins w:id="360" w:author="Patrick Tang" w:date="2021-06-24T15:30:00Z">
        <w:r w:rsidR="00CC234E" w:rsidRPr="00BE3340">
          <w:t>c</w:t>
        </w:r>
      </w:ins>
      <w:del w:id="361" w:author="Patrick Tang" w:date="2021-06-24T15:30:00Z">
        <w:r w:rsidRPr="00BE3340" w:rsidDel="00CC234E">
          <w:delText>C</w:delText>
        </w:r>
      </w:del>
      <w:r w:rsidRPr="00BE3340">
        <w:t xml:space="preserve">hloride </w:t>
      </w:r>
      <w:ins w:id="362" w:author="Patrick Tang" w:date="2021-06-24T15:30:00Z">
        <w:r w:rsidR="00CC234E" w:rsidRPr="00BE3340">
          <w:t>p</w:t>
        </w:r>
      </w:ins>
      <w:del w:id="363" w:author="Patrick Tang" w:date="2021-06-24T15:30:00Z">
        <w:r w:rsidRPr="00BE3340" w:rsidDel="00CC234E">
          <w:delText>P</w:delText>
        </w:r>
      </w:del>
      <w:r w:rsidRPr="00BE3340">
        <w:t xml:space="preserve">enetration </w:t>
      </w:r>
      <w:ins w:id="364" w:author="Patrick Tang" w:date="2021-06-24T15:30:00Z">
        <w:r w:rsidR="00CC234E" w:rsidRPr="00BE3340">
          <w:rPr>
            <w:spacing w:val="-4"/>
          </w:rPr>
          <w:t>t</w:t>
        </w:r>
      </w:ins>
      <w:del w:id="365" w:author="Patrick Tang" w:date="2021-06-24T15:30:00Z">
        <w:r w:rsidRPr="00BE3340" w:rsidDel="00CC234E">
          <w:rPr>
            <w:spacing w:val="-4"/>
          </w:rPr>
          <w:delText>T</w:delText>
        </w:r>
      </w:del>
      <w:r w:rsidRPr="00BE3340">
        <w:rPr>
          <w:spacing w:val="-4"/>
        </w:rPr>
        <w:t xml:space="preserve">est </w:t>
      </w:r>
      <w:r w:rsidRPr="00BE3340">
        <w:t xml:space="preserve">(RCPT) results </w:t>
      </w:r>
      <w:r w:rsidRPr="00BE3340">
        <w:rPr>
          <w:spacing w:val="-6"/>
        </w:rPr>
        <w:t xml:space="preserve">of </w:t>
      </w:r>
      <w:r w:rsidRPr="00BE3340">
        <w:t xml:space="preserve">concretes containing metakaolin. </w:t>
      </w:r>
      <w:r w:rsidRPr="00BE3340">
        <w:rPr>
          <w:spacing w:val="-8"/>
        </w:rPr>
        <w:t xml:space="preserve">Yan </w:t>
      </w:r>
      <w:r w:rsidRPr="00BE3340">
        <w:t>et al. [26] predicted bond strength of glass fiber-reinforced polymer bar</w:t>
      </w:r>
      <w:r w:rsidRPr="00BE3340">
        <w:rPr>
          <w:spacing w:val="-8"/>
        </w:rPr>
        <w:t xml:space="preserve"> </w:t>
      </w:r>
      <w:ins w:id="366" w:author="Patrick Tang" w:date="2021-06-24T15:31:00Z">
        <w:r w:rsidR="00CC234E" w:rsidRPr="00BE3340">
          <w:rPr>
            <w:spacing w:val="-8"/>
          </w:rPr>
          <w:t xml:space="preserve">in </w:t>
        </w:r>
      </w:ins>
      <w:r w:rsidRPr="00BE3340">
        <w:t>concrete</w:t>
      </w:r>
      <w:r w:rsidRPr="00BE3340">
        <w:rPr>
          <w:spacing w:val="-7"/>
        </w:rPr>
        <w:t xml:space="preserve"> </w:t>
      </w:r>
      <w:r w:rsidRPr="00BE3340">
        <w:t>by</w:t>
      </w:r>
      <w:r w:rsidRPr="00BE3340">
        <w:rPr>
          <w:spacing w:val="-7"/>
        </w:rPr>
        <w:t xml:space="preserve"> </w:t>
      </w:r>
      <w:r w:rsidRPr="00BE3340">
        <w:t>Artificial</w:t>
      </w:r>
      <w:r w:rsidRPr="00BE3340">
        <w:rPr>
          <w:spacing w:val="-7"/>
        </w:rPr>
        <w:t xml:space="preserve"> </w:t>
      </w:r>
      <w:r w:rsidRPr="00BE3340">
        <w:t>Neural</w:t>
      </w:r>
      <w:r w:rsidRPr="00BE3340">
        <w:rPr>
          <w:spacing w:val="-7"/>
        </w:rPr>
        <w:t xml:space="preserve"> </w:t>
      </w:r>
      <w:r w:rsidRPr="00BE3340">
        <w:t>Network</w:t>
      </w:r>
      <w:r w:rsidRPr="00BE3340">
        <w:rPr>
          <w:spacing w:val="-7"/>
        </w:rPr>
        <w:t xml:space="preserve"> </w:t>
      </w:r>
      <w:r w:rsidRPr="00BE3340">
        <w:t>(ANN)</w:t>
      </w:r>
      <w:r w:rsidRPr="00BE3340">
        <w:rPr>
          <w:spacing w:val="-7"/>
        </w:rPr>
        <w:t xml:space="preserve"> </w:t>
      </w:r>
      <w:r w:rsidRPr="00BE3340">
        <w:t>with</w:t>
      </w:r>
      <w:r w:rsidRPr="00BE3340">
        <w:rPr>
          <w:spacing w:val="-8"/>
        </w:rPr>
        <w:t xml:space="preserve"> </w:t>
      </w:r>
      <w:r w:rsidRPr="00BE3340">
        <w:t>Genetic</w:t>
      </w:r>
      <w:r w:rsidRPr="00BE3340">
        <w:rPr>
          <w:spacing w:val="-7"/>
        </w:rPr>
        <w:t xml:space="preserve"> </w:t>
      </w:r>
      <w:r w:rsidRPr="00BE3340">
        <w:t>Algorithm</w:t>
      </w:r>
      <w:r w:rsidRPr="00BE3340">
        <w:rPr>
          <w:spacing w:val="-7"/>
        </w:rPr>
        <w:t xml:space="preserve"> </w:t>
      </w:r>
      <w:r w:rsidRPr="00BE3340">
        <w:t>(GA).</w:t>
      </w:r>
      <w:r w:rsidRPr="00BE3340">
        <w:rPr>
          <w:spacing w:val="-7"/>
        </w:rPr>
        <w:t xml:space="preserve"> </w:t>
      </w:r>
      <w:r w:rsidRPr="00BE3340">
        <w:rPr>
          <w:spacing w:val="-4"/>
        </w:rPr>
        <w:t>Yaseen</w:t>
      </w:r>
      <w:r w:rsidRPr="00BE3340">
        <w:rPr>
          <w:spacing w:val="-7"/>
        </w:rPr>
        <w:t xml:space="preserve"> </w:t>
      </w:r>
      <w:r w:rsidRPr="00BE3340">
        <w:t>et</w:t>
      </w:r>
      <w:r w:rsidRPr="00BE3340">
        <w:rPr>
          <w:spacing w:val="-7"/>
        </w:rPr>
        <w:t xml:space="preserve"> </w:t>
      </w:r>
      <w:r w:rsidRPr="00BE3340">
        <w:t>al.</w:t>
      </w:r>
      <w:ins w:id="367" w:author="Patrick Tang" w:date="2021-06-24T15:32:00Z">
        <w:r w:rsidR="00CC234E" w:rsidRPr="00BE3340">
          <w:t xml:space="preserve"> </w:t>
        </w:r>
      </w:ins>
      <w:r w:rsidRPr="00BE3340">
        <w:t>[27]</w:t>
      </w:r>
      <w:r w:rsidRPr="00BE3340">
        <w:rPr>
          <w:spacing w:val="-7"/>
        </w:rPr>
        <w:t xml:space="preserve"> </w:t>
      </w:r>
      <w:r w:rsidRPr="00BE3340">
        <w:t>proposed a</w:t>
      </w:r>
      <w:r w:rsidRPr="00BE3340">
        <w:rPr>
          <w:spacing w:val="-6"/>
        </w:rPr>
        <w:t xml:space="preserve"> </w:t>
      </w:r>
      <w:del w:id="368" w:author="Patrick Tang" w:date="2021-06-24T16:02:00Z">
        <w:r w:rsidRPr="00BE3340" w:rsidDel="00CA6F97">
          <w:delText>machine</w:delText>
        </w:r>
        <w:r w:rsidRPr="00BE3340" w:rsidDel="00CA6F97">
          <w:rPr>
            <w:spacing w:val="-5"/>
          </w:rPr>
          <w:delText xml:space="preserve"> </w:delText>
        </w:r>
        <w:r w:rsidRPr="00BE3340" w:rsidDel="00CA6F97">
          <w:delText>learning</w:delText>
        </w:r>
      </w:del>
      <w:ins w:id="369" w:author="Patrick Tang" w:date="2021-06-24T16:02:00Z">
        <w:r w:rsidR="00CA6F97" w:rsidRPr="00BE3340">
          <w:t>ML</w:t>
        </w:r>
      </w:ins>
      <w:r w:rsidRPr="00BE3340">
        <w:rPr>
          <w:spacing w:val="-6"/>
        </w:rPr>
        <w:t xml:space="preserve"> </w:t>
      </w:r>
      <w:r w:rsidRPr="00BE3340">
        <w:t>method</w:t>
      </w:r>
      <w:r w:rsidRPr="00BE3340">
        <w:rPr>
          <w:spacing w:val="-5"/>
        </w:rPr>
        <w:t xml:space="preserve"> </w:t>
      </w:r>
      <w:r w:rsidRPr="00BE3340">
        <w:t>called</w:t>
      </w:r>
      <w:r w:rsidRPr="00BE3340">
        <w:rPr>
          <w:spacing w:val="-6"/>
        </w:rPr>
        <w:t xml:space="preserve"> </w:t>
      </w:r>
      <w:r w:rsidRPr="00BE3340">
        <w:t>Extreme</w:t>
      </w:r>
      <w:r w:rsidRPr="00BE3340">
        <w:rPr>
          <w:spacing w:val="-5"/>
        </w:rPr>
        <w:t xml:space="preserve"> </w:t>
      </w:r>
      <w:r w:rsidRPr="00BE3340">
        <w:t>Learning</w:t>
      </w:r>
      <w:r w:rsidRPr="00BE3340">
        <w:rPr>
          <w:spacing w:val="-6"/>
        </w:rPr>
        <w:t xml:space="preserve"> </w:t>
      </w:r>
      <w:r w:rsidRPr="00BE3340">
        <w:t>Machine</w:t>
      </w:r>
      <w:r w:rsidRPr="00BE3340">
        <w:rPr>
          <w:spacing w:val="-5"/>
        </w:rPr>
        <w:t xml:space="preserve"> </w:t>
      </w:r>
      <w:r w:rsidRPr="00BE3340">
        <w:t>(ELM)</w:t>
      </w:r>
      <w:r w:rsidRPr="00BE3340">
        <w:rPr>
          <w:spacing w:val="-6"/>
        </w:rPr>
        <w:t xml:space="preserve"> </w:t>
      </w:r>
      <w:r w:rsidRPr="00BE3340">
        <w:t>to</w:t>
      </w:r>
      <w:r w:rsidRPr="00BE3340">
        <w:rPr>
          <w:spacing w:val="-5"/>
        </w:rPr>
        <w:t xml:space="preserve"> </w:t>
      </w:r>
      <w:r w:rsidRPr="00BE3340">
        <w:t>predict</w:t>
      </w:r>
      <w:r w:rsidRPr="00BE3340">
        <w:rPr>
          <w:spacing w:val="-6"/>
        </w:rPr>
        <w:t xml:space="preserve"> </w:t>
      </w:r>
      <w:r w:rsidRPr="00BE3340">
        <w:t>the</w:t>
      </w:r>
      <w:r w:rsidRPr="00BE3340">
        <w:rPr>
          <w:spacing w:val="-5"/>
        </w:rPr>
        <w:t xml:space="preserve"> </w:t>
      </w:r>
      <w:r w:rsidRPr="00BE3340">
        <w:t>compressive</w:t>
      </w:r>
      <w:r w:rsidRPr="00BE3340">
        <w:rPr>
          <w:spacing w:val="-6"/>
        </w:rPr>
        <w:t xml:space="preserve"> </w:t>
      </w:r>
      <w:r w:rsidRPr="00BE3340">
        <w:t>strength</w:t>
      </w:r>
      <w:r w:rsidRPr="00BE3340">
        <w:rPr>
          <w:spacing w:val="-5"/>
        </w:rPr>
        <w:t xml:space="preserve"> </w:t>
      </w:r>
      <w:r w:rsidRPr="00BE3340">
        <w:rPr>
          <w:spacing w:val="-7"/>
        </w:rPr>
        <w:t xml:space="preserve">of </w:t>
      </w:r>
      <w:r w:rsidRPr="00BE3340">
        <w:t>lightweight foamed</w:t>
      </w:r>
      <w:r w:rsidRPr="00BE3340">
        <w:rPr>
          <w:spacing w:val="-3"/>
        </w:rPr>
        <w:t xml:space="preserve"> </w:t>
      </w:r>
      <w:r w:rsidRPr="00BE3340">
        <w:t>concrete.</w:t>
      </w:r>
    </w:p>
    <w:p w14:paraId="310670AF" w14:textId="77777777" w:rsidR="00B40315" w:rsidRPr="00BE3340" w:rsidRDefault="002B1B5E">
      <w:pPr>
        <w:pStyle w:val="BodyText"/>
        <w:spacing w:before="3" w:line="256" w:lineRule="auto"/>
        <w:ind w:left="117" w:right="595" w:firstLine="338"/>
        <w:jc w:val="both"/>
      </w:pPr>
      <w:del w:id="370" w:author="Patrick Tang" w:date="2021-06-24T15:34:00Z">
        <w:r w:rsidRPr="00BE3340" w:rsidDel="00CC234E">
          <w:delText>Compared with single method</w:delText>
        </w:r>
      </w:del>
      <w:ins w:id="371" w:author="Patrick Tang" w:date="2021-06-24T15:34:00Z">
        <w:r w:rsidR="00CC234E" w:rsidRPr="00BE3340">
          <w:t>In the literature</w:t>
        </w:r>
      </w:ins>
      <w:r w:rsidRPr="00BE3340">
        <w:t xml:space="preserve">, </w:t>
      </w:r>
      <w:del w:id="372" w:author="Patrick Tang" w:date="2021-06-24T15:34:00Z">
        <w:r w:rsidRPr="00BE3340" w:rsidDel="00CC234E">
          <w:delText>several scholars compare</w:delText>
        </w:r>
      </w:del>
      <w:del w:id="373" w:author="Patrick Tang" w:date="2021-06-24T15:32:00Z">
        <w:r w:rsidRPr="00BE3340" w:rsidDel="00CC234E">
          <w:delText>s</w:delText>
        </w:r>
      </w:del>
      <w:del w:id="374" w:author="Patrick Tang" w:date="2021-06-24T15:34:00Z">
        <w:r w:rsidRPr="00BE3340" w:rsidDel="00CC234E">
          <w:delText xml:space="preserve"> </w:delText>
        </w:r>
      </w:del>
      <w:r w:rsidRPr="00BE3340">
        <w:t xml:space="preserve">the performance of various </w:t>
      </w:r>
      <w:del w:id="375" w:author="Patrick Tang" w:date="2021-06-24T16:03:00Z">
        <w:r w:rsidRPr="00BE3340" w:rsidDel="00CA6F97">
          <w:delText>machine</w:delText>
        </w:r>
        <w:r w:rsidRPr="00BE3340" w:rsidDel="00CA6F97">
          <w:rPr>
            <w:spacing w:val="-12"/>
          </w:rPr>
          <w:delText xml:space="preserve"> </w:delText>
        </w:r>
        <w:r w:rsidRPr="00BE3340" w:rsidDel="00CA6F97">
          <w:delText>learning</w:delText>
        </w:r>
      </w:del>
      <w:ins w:id="376" w:author="Patrick Tang" w:date="2021-06-24T16:03:00Z">
        <w:r w:rsidR="00CA6F97" w:rsidRPr="00BE3340">
          <w:t>ML</w:t>
        </w:r>
      </w:ins>
      <w:r w:rsidRPr="00BE3340">
        <w:t xml:space="preserve"> algorithms</w:t>
      </w:r>
      <w:r w:rsidRPr="00BE3340">
        <w:rPr>
          <w:spacing w:val="-15"/>
        </w:rPr>
        <w:t xml:space="preserve"> </w:t>
      </w:r>
      <w:ins w:id="377" w:author="Patrick Tang" w:date="2021-06-24T15:32:00Z">
        <w:r w:rsidR="00CC234E" w:rsidRPr="00BE3340">
          <w:t>i</w:t>
        </w:r>
      </w:ins>
      <w:del w:id="378" w:author="Patrick Tang" w:date="2021-06-24T15:32:00Z">
        <w:r w:rsidRPr="00BE3340" w:rsidDel="00CC234E">
          <w:delText>o</w:delText>
        </w:r>
      </w:del>
      <w:r w:rsidRPr="00BE3340">
        <w:t>n</w:t>
      </w:r>
      <w:r w:rsidRPr="00BE3340">
        <w:rPr>
          <w:spacing w:val="-13"/>
        </w:rPr>
        <w:t xml:space="preserve"> </w:t>
      </w:r>
      <w:r w:rsidRPr="00BE3340">
        <w:t>predicting</w:t>
      </w:r>
      <w:r w:rsidRPr="00BE3340">
        <w:rPr>
          <w:spacing w:val="-15"/>
        </w:rPr>
        <w:t xml:space="preserve"> </w:t>
      </w:r>
      <w:r w:rsidRPr="00BE3340">
        <w:t>concrete</w:t>
      </w:r>
      <w:r w:rsidRPr="00BE3340">
        <w:rPr>
          <w:spacing w:val="-14"/>
        </w:rPr>
        <w:t xml:space="preserve"> </w:t>
      </w:r>
      <w:r w:rsidRPr="00BE3340">
        <w:t>properties</w:t>
      </w:r>
      <w:r w:rsidRPr="00BE3340">
        <w:rPr>
          <w:spacing w:val="-14"/>
        </w:rPr>
        <w:t xml:space="preserve"> </w:t>
      </w:r>
      <w:ins w:id="379" w:author="Patrick Tang" w:date="2021-06-24T15:34:00Z">
        <w:r w:rsidR="00CC234E" w:rsidRPr="00BE3340">
          <w:rPr>
            <w:spacing w:val="-14"/>
          </w:rPr>
          <w:t xml:space="preserve">have been </w:t>
        </w:r>
      </w:ins>
      <w:del w:id="380" w:author="Patrick Tang" w:date="2021-06-24T15:35:00Z">
        <w:r w:rsidRPr="00BE3340" w:rsidDel="00CC234E">
          <w:delText>to</w:delText>
        </w:r>
        <w:r w:rsidRPr="00BE3340" w:rsidDel="00CC234E">
          <w:rPr>
            <w:spacing w:val="-14"/>
          </w:rPr>
          <w:delText xml:space="preserve"> </w:delText>
        </w:r>
      </w:del>
      <w:del w:id="381" w:author="Patrick Tang" w:date="2021-06-24T15:33:00Z">
        <w:r w:rsidRPr="00BE3340" w:rsidDel="00CC234E">
          <w:delText>indicate</w:delText>
        </w:r>
        <w:r w:rsidRPr="00BE3340" w:rsidDel="00CC234E">
          <w:rPr>
            <w:spacing w:val="-14"/>
          </w:rPr>
          <w:delText xml:space="preserve"> </w:delText>
        </w:r>
      </w:del>
      <w:del w:id="382" w:author="Patrick Tang" w:date="2021-06-24T15:35:00Z">
        <w:r w:rsidRPr="00BE3340" w:rsidDel="00CC234E">
          <w:delText>the</w:delText>
        </w:r>
        <w:r w:rsidRPr="00BE3340" w:rsidDel="00CC234E">
          <w:rPr>
            <w:spacing w:val="-14"/>
          </w:rPr>
          <w:delText xml:space="preserve"> </w:delText>
        </w:r>
        <w:r w:rsidRPr="00BE3340" w:rsidDel="00CC234E">
          <w:delText>best</w:delText>
        </w:r>
        <w:r w:rsidRPr="00BE3340" w:rsidDel="00CC234E">
          <w:rPr>
            <w:spacing w:val="-14"/>
          </w:rPr>
          <w:delText xml:space="preserve"> </w:delText>
        </w:r>
        <w:r w:rsidRPr="00BE3340" w:rsidDel="00CC234E">
          <w:delText>modeling</w:delText>
        </w:r>
        <w:r w:rsidRPr="00BE3340" w:rsidDel="00CC234E">
          <w:rPr>
            <w:spacing w:val="-14"/>
          </w:rPr>
          <w:delText xml:space="preserve"> </w:delText>
        </w:r>
        <w:r w:rsidRPr="00BE3340" w:rsidDel="00CC234E">
          <w:delText>method</w:delText>
        </w:r>
      </w:del>
      <w:ins w:id="383" w:author="Patrick Tang" w:date="2021-06-24T15:35:00Z">
        <w:r w:rsidR="00CC234E" w:rsidRPr="00BE3340">
          <w:t>evaluated and compared</w:t>
        </w:r>
      </w:ins>
      <w:r w:rsidRPr="00BE3340">
        <w:t>.</w:t>
      </w:r>
      <w:r w:rsidRPr="00BE3340">
        <w:rPr>
          <w:spacing w:val="3"/>
        </w:rPr>
        <w:t xml:space="preserve"> </w:t>
      </w:r>
      <w:r w:rsidRPr="00BE3340">
        <w:rPr>
          <w:spacing w:val="-8"/>
        </w:rPr>
        <w:t>Yan</w:t>
      </w:r>
      <w:r w:rsidRPr="00BE3340">
        <w:rPr>
          <w:spacing w:val="-14"/>
        </w:rPr>
        <w:t xml:space="preserve"> </w:t>
      </w:r>
      <w:r w:rsidRPr="00BE3340">
        <w:t>and</w:t>
      </w:r>
      <w:r w:rsidRPr="00BE3340">
        <w:rPr>
          <w:spacing w:val="-14"/>
        </w:rPr>
        <w:t xml:space="preserve"> </w:t>
      </w:r>
      <w:r w:rsidRPr="00BE3340">
        <w:t>Shi</w:t>
      </w:r>
      <w:r w:rsidRPr="00BE3340">
        <w:rPr>
          <w:spacing w:val="-13"/>
        </w:rPr>
        <w:t xml:space="preserve"> </w:t>
      </w:r>
      <w:r w:rsidRPr="00BE3340">
        <w:t>[28]</w:t>
      </w:r>
      <w:r w:rsidRPr="00BE3340">
        <w:rPr>
          <w:spacing w:val="-15"/>
        </w:rPr>
        <w:t xml:space="preserve"> </w:t>
      </w:r>
      <w:r w:rsidRPr="00BE3340">
        <w:t>reported that</w:t>
      </w:r>
      <w:r w:rsidRPr="00BE3340">
        <w:rPr>
          <w:spacing w:val="-8"/>
        </w:rPr>
        <w:t xml:space="preserve"> </w:t>
      </w:r>
      <w:r w:rsidRPr="00BE3340">
        <w:t>SVR</w:t>
      </w:r>
      <w:r w:rsidRPr="00BE3340">
        <w:rPr>
          <w:spacing w:val="-7"/>
        </w:rPr>
        <w:t xml:space="preserve"> </w:t>
      </w:r>
      <w:ins w:id="384" w:author="Patrick Tang" w:date="2021-06-24T15:41:00Z">
        <w:r w:rsidR="00E52373" w:rsidRPr="00BE3340">
          <w:rPr>
            <w:spacing w:val="-7"/>
          </w:rPr>
          <w:t xml:space="preserve">performed </w:t>
        </w:r>
      </w:ins>
      <w:del w:id="385" w:author="Patrick Tang" w:date="2021-06-24T15:41:00Z">
        <w:r w:rsidRPr="00BE3340" w:rsidDel="00E52373">
          <w:delText>is</w:delText>
        </w:r>
        <w:r w:rsidRPr="00BE3340" w:rsidDel="00E52373">
          <w:rPr>
            <w:spacing w:val="-7"/>
          </w:rPr>
          <w:delText xml:space="preserve"> </w:delText>
        </w:r>
      </w:del>
      <w:r w:rsidRPr="00BE3340">
        <w:t>better</w:t>
      </w:r>
      <w:r w:rsidRPr="00BE3340">
        <w:rPr>
          <w:spacing w:val="-8"/>
        </w:rPr>
        <w:t xml:space="preserve"> </w:t>
      </w:r>
      <w:r w:rsidRPr="00BE3340">
        <w:t>than</w:t>
      </w:r>
      <w:r w:rsidRPr="00BE3340">
        <w:rPr>
          <w:spacing w:val="-7"/>
        </w:rPr>
        <w:t xml:space="preserve"> </w:t>
      </w:r>
      <w:r w:rsidRPr="00BE3340">
        <w:t>other</w:t>
      </w:r>
      <w:r w:rsidRPr="00BE3340">
        <w:rPr>
          <w:spacing w:val="-7"/>
        </w:rPr>
        <w:t xml:space="preserve"> </w:t>
      </w:r>
      <w:r w:rsidRPr="00BE3340">
        <w:t>individual</w:t>
      </w:r>
      <w:r w:rsidRPr="00BE3340">
        <w:rPr>
          <w:spacing w:val="-7"/>
        </w:rPr>
        <w:t xml:space="preserve"> </w:t>
      </w:r>
      <w:r w:rsidRPr="00BE3340">
        <w:t>methods</w:t>
      </w:r>
      <w:r w:rsidRPr="00BE3340">
        <w:rPr>
          <w:spacing w:val="-8"/>
        </w:rPr>
        <w:t xml:space="preserve"> </w:t>
      </w:r>
      <w:del w:id="386" w:author="Patrick Tang" w:date="2021-06-24T15:36:00Z">
        <w:r w:rsidRPr="00BE3340" w:rsidDel="00CC234E">
          <w:delText>to</w:delText>
        </w:r>
        <w:r w:rsidRPr="00BE3340" w:rsidDel="00CC234E">
          <w:rPr>
            <w:spacing w:val="-7"/>
          </w:rPr>
          <w:delText xml:space="preserve"> </w:delText>
        </w:r>
      </w:del>
      <w:ins w:id="387" w:author="Patrick Tang" w:date="2021-06-24T15:36:00Z">
        <w:r w:rsidR="00CC234E" w:rsidRPr="00BE3340">
          <w:t>in</w:t>
        </w:r>
        <w:r w:rsidR="00CC234E" w:rsidRPr="00BE3340">
          <w:rPr>
            <w:spacing w:val="-7"/>
          </w:rPr>
          <w:t xml:space="preserve"> </w:t>
        </w:r>
      </w:ins>
      <w:r w:rsidRPr="00BE3340">
        <w:t>predict</w:t>
      </w:r>
      <w:ins w:id="388" w:author="Patrick Tang" w:date="2021-06-24T15:36:00Z">
        <w:r w:rsidR="00CC234E" w:rsidRPr="00BE3340">
          <w:t>ing</w:t>
        </w:r>
      </w:ins>
      <w:r w:rsidRPr="00BE3340">
        <w:rPr>
          <w:spacing w:val="-7"/>
        </w:rPr>
        <w:t xml:space="preserve"> </w:t>
      </w:r>
      <w:r w:rsidRPr="00BE3340">
        <w:t>elastic</w:t>
      </w:r>
      <w:r w:rsidRPr="00BE3340">
        <w:rPr>
          <w:spacing w:val="-8"/>
        </w:rPr>
        <w:t xml:space="preserve"> </w:t>
      </w:r>
      <w:r w:rsidRPr="00BE3340">
        <w:t>modulus</w:t>
      </w:r>
      <w:r w:rsidRPr="00BE3340">
        <w:rPr>
          <w:spacing w:val="-7"/>
        </w:rPr>
        <w:t xml:space="preserve"> </w:t>
      </w:r>
      <w:r w:rsidRPr="00BE3340">
        <w:t>of</w:t>
      </w:r>
      <w:r w:rsidRPr="00BE3340">
        <w:rPr>
          <w:spacing w:val="-7"/>
        </w:rPr>
        <w:t xml:space="preserve"> </w:t>
      </w:r>
      <w:r w:rsidRPr="00BE3340">
        <w:t>normal</w:t>
      </w:r>
      <w:r w:rsidRPr="00BE3340">
        <w:rPr>
          <w:spacing w:val="-7"/>
        </w:rPr>
        <w:t xml:space="preserve"> </w:t>
      </w:r>
      <w:r w:rsidRPr="00BE3340">
        <w:t>and</w:t>
      </w:r>
      <w:r w:rsidRPr="00BE3340">
        <w:rPr>
          <w:spacing w:val="-8"/>
        </w:rPr>
        <w:t xml:space="preserve"> </w:t>
      </w:r>
      <w:r w:rsidRPr="00BE3340">
        <w:t>high</w:t>
      </w:r>
      <w:r w:rsidRPr="00BE3340">
        <w:rPr>
          <w:spacing w:val="-7"/>
        </w:rPr>
        <w:t xml:space="preserve"> </w:t>
      </w:r>
      <w:r w:rsidRPr="00BE3340">
        <w:t>strength</w:t>
      </w:r>
      <w:r w:rsidRPr="00BE3340">
        <w:rPr>
          <w:spacing w:val="-7"/>
        </w:rPr>
        <w:t xml:space="preserve"> </w:t>
      </w:r>
      <w:r w:rsidRPr="00BE3340">
        <w:rPr>
          <w:spacing w:val="-3"/>
        </w:rPr>
        <w:t>con</w:t>
      </w:r>
      <w:del w:id="389" w:author="Patrick Tang" w:date="2021-06-24T15:36:00Z">
        <w:r w:rsidRPr="00BE3340" w:rsidDel="00CC234E">
          <w:rPr>
            <w:spacing w:val="-3"/>
          </w:rPr>
          <w:delText xml:space="preserve">- </w:delText>
        </w:r>
      </w:del>
      <w:r w:rsidRPr="00BE3340">
        <w:t>crete</w:t>
      </w:r>
      <w:ins w:id="390" w:author="Patrick Tang" w:date="2021-06-24T15:36:00Z">
        <w:r w:rsidR="00CC234E" w:rsidRPr="00BE3340">
          <w:t>s</w:t>
        </w:r>
      </w:ins>
      <w:r w:rsidRPr="00BE3340">
        <w:t xml:space="preserve">. </w:t>
      </w:r>
      <w:commentRangeStart w:id="391"/>
      <w:r w:rsidRPr="00BE3340">
        <w:t xml:space="preserve">Chou [29] compared </w:t>
      </w:r>
      <w:ins w:id="392" w:author="Patrick Tang" w:date="2021-06-24T15:36:00Z">
        <w:r w:rsidR="00CC234E" w:rsidRPr="00BE3340">
          <w:t xml:space="preserve">the </w:t>
        </w:r>
      </w:ins>
      <w:r w:rsidRPr="00BE3340">
        <w:t>performance of individual and ensemble methods for predicting the</w:t>
      </w:r>
      <w:r w:rsidRPr="00BE3340">
        <w:rPr>
          <w:spacing w:val="-11"/>
        </w:rPr>
        <w:t xml:space="preserve"> </w:t>
      </w:r>
      <w:r w:rsidRPr="00BE3340">
        <w:t xml:space="preserve">mechanical properties of </w:t>
      </w:r>
      <w:proofErr w:type="gramStart"/>
      <w:r w:rsidRPr="00BE3340">
        <w:t>high performance</w:t>
      </w:r>
      <w:proofErr w:type="gramEnd"/>
      <w:r w:rsidRPr="00BE3340">
        <w:t xml:space="preserve"> concrete. Reuter et al. [30] employed three individual approaches </w:t>
      </w:r>
      <w:ins w:id="393" w:author="Patrick Tang" w:date="2021-06-24T15:39:00Z">
        <w:r w:rsidR="00CC234E" w:rsidRPr="00BE3340">
          <w:t>for</w:t>
        </w:r>
      </w:ins>
      <w:del w:id="394" w:author="Patrick Tang" w:date="2021-06-24T15:39:00Z">
        <w:r w:rsidRPr="00BE3340" w:rsidDel="00CC234E">
          <w:delText>to</w:delText>
        </w:r>
      </w:del>
      <w:r w:rsidRPr="00BE3340">
        <w:t xml:space="preserve"> model</w:t>
      </w:r>
      <w:ins w:id="395" w:author="Patrick Tang" w:date="2021-06-24T15:39:00Z">
        <w:r w:rsidR="00CC234E" w:rsidRPr="00BE3340">
          <w:t>ing</w:t>
        </w:r>
      </w:ins>
      <w:r w:rsidRPr="00BE3340">
        <w:t xml:space="preserve"> concrete failure surfaces.</w:t>
      </w:r>
      <w:commentRangeEnd w:id="391"/>
      <w:r w:rsidR="00E52373" w:rsidRPr="00BE3340">
        <w:rPr>
          <w:rStyle w:val="CommentReference"/>
        </w:rPr>
        <w:commentReference w:id="391"/>
      </w:r>
      <w:r w:rsidRPr="00BE3340">
        <w:t xml:space="preserve"> </w:t>
      </w:r>
      <w:proofErr w:type="spellStart"/>
      <w:r w:rsidRPr="00BE3340">
        <w:t>Sobhani</w:t>
      </w:r>
      <w:proofErr w:type="spellEnd"/>
      <w:r w:rsidRPr="00BE3340">
        <w:t xml:space="preserve"> et al. [31] </w:t>
      </w:r>
      <w:ins w:id="396" w:author="Patrick Tang" w:date="2021-06-24T15:40:00Z">
        <w:r w:rsidR="00E52373" w:rsidRPr="00BE3340">
          <w:t>reported that</w:t>
        </w:r>
      </w:ins>
      <w:del w:id="397" w:author="Patrick Tang" w:date="2021-06-24T15:40:00Z">
        <w:r w:rsidRPr="00BE3340" w:rsidDel="00E52373">
          <w:delText>indicate</w:delText>
        </w:r>
        <w:r w:rsidRPr="00A97774" w:rsidDel="00CC234E">
          <w:delText>s</w:delText>
        </w:r>
      </w:del>
      <w:r w:rsidRPr="00A97774">
        <w:t xml:space="preserve"> ANN and a proposed fuzzy inference system </w:t>
      </w:r>
      <w:r w:rsidRPr="00A97774">
        <w:rPr>
          <w:spacing w:val="-5"/>
        </w:rPr>
        <w:t xml:space="preserve">are </w:t>
      </w:r>
      <w:r w:rsidRPr="00453F0F">
        <w:t xml:space="preserve">more </w:t>
      </w:r>
      <w:del w:id="398" w:author="Patrick Tang" w:date="2021-06-24T15:42:00Z">
        <w:r w:rsidRPr="00453F0F" w:rsidDel="00E52373">
          <w:delText xml:space="preserve">feasible </w:delText>
        </w:r>
      </w:del>
      <w:ins w:id="399" w:author="Patrick Tang" w:date="2021-06-24T15:42:00Z">
        <w:r w:rsidR="00E52373" w:rsidRPr="00453F0F">
          <w:t xml:space="preserve">reliable </w:t>
        </w:r>
      </w:ins>
      <w:r w:rsidRPr="00453F0F">
        <w:t xml:space="preserve">than traditional regression models </w:t>
      </w:r>
      <w:ins w:id="400" w:author="Patrick Tang" w:date="2021-06-24T15:40:00Z">
        <w:r w:rsidR="00E52373" w:rsidRPr="00453F0F">
          <w:t>i</w:t>
        </w:r>
      </w:ins>
      <w:del w:id="401" w:author="Patrick Tang" w:date="2021-06-24T15:40:00Z">
        <w:r w:rsidRPr="002B568D" w:rsidDel="00E52373">
          <w:delText>o</w:delText>
        </w:r>
      </w:del>
      <w:r w:rsidRPr="00FA1A45">
        <w:t>n predicting no-slum</w:t>
      </w:r>
      <w:r w:rsidRPr="00AF7ECF">
        <w:t xml:space="preserve">p concrete. </w:t>
      </w:r>
      <w:commentRangeStart w:id="402"/>
      <w:proofErr w:type="spellStart"/>
      <w:r w:rsidRPr="00AF7ECF">
        <w:t>Omran</w:t>
      </w:r>
      <w:proofErr w:type="spellEnd"/>
      <w:r w:rsidRPr="00AF7ECF">
        <w:t xml:space="preserve"> et al. [32] </w:t>
      </w:r>
      <w:del w:id="403" w:author="Patrick Tang" w:date="2021-06-24T15:46:00Z">
        <w:r w:rsidRPr="00BE3340" w:rsidDel="00E52373">
          <w:delText>com</w:delText>
        </w:r>
      </w:del>
      <w:del w:id="404" w:author="Patrick Tang" w:date="2021-06-24T15:42:00Z">
        <w:r w:rsidRPr="00BE3340" w:rsidDel="00E52373">
          <w:delText xml:space="preserve">- </w:delText>
        </w:r>
      </w:del>
      <w:del w:id="405" w:author="Patrick Tang" w:date="2021-06-24T15:46:00Z">
        <w:r w:rsidRPr="00BE3340" w:rsidDel="00E52373">
          <w:delText>pared</w:delText>
        </w:r>
        <w:r w:rsidRPr="00BE3340" w:rsidDel="00E52373">
          <w:rPr>
            <w:spacing w:val="-10"/>
          </w:rPr>
          <w:delText xml:space="preserve"> </w:delText>
        </w:r>
      </w:del>
      <w:r w:rsidRPr="00BE3340">
        <w:t>predict</w:t>
      </w:r>
      <w:ins w:id="406" w:author="Patrick Tang" w:date="2021-06-24T15:45:00Z">
        <w:r w:rsidR="00E52373" w:rsidRPr="00BE3340">
          <w:rPr>
            <w:spacing w:val="-10"/>
          </w:rPr>
          <w:t xml:space="preserve">ed </w:t>
        </w:r>
      </w:ins>
      <w:ins w:id="407" w:author="Patrick Tang" w:date="2021-06-24T15:46:00Z">
        <w:r w:rsidR="00E52373" w:rsidRPr="00BE3340">
          <w:rPr>
            <w:spacing w:val="-10"/>
          </w:rPr>
          <w:t xml:space="preserve">the </w:t>
        </w:r>
      </w:ins>
      <w:ins w:id="408" w:author="Patrick Tang" w:date="2021-06-24T15:45:00Z">
        <w:r w:rsidR="00E52373" w:rsidRPr="00BE3340">
          <w:rPr>
            <w:spacing w:val="-10"/>
          </w:rPr>
          <w:t xml:space="preserve">compressive strength </w:t>
        </w:r>
      </w:ins>
      <w:del w:id="409" w:author="Patrick Tang" w:date="2021-06-24T15:45:00Z">
        <w:r w:rsidRPr="00BE3340" w:rsidDel="00E52373">
          <w:delText>ion</w:delText>
        </w:r>
        <w:r w:rsidRPr="00BE3340" w:rsidDel="00E52373">
          <w:rPr>
            <w:spacing w:val="-10"/>
          </w:rPr>
          <w:delText xml:space="preserve"> </w:delText>
        </w:r>
        <w:r w:rsidRPr="00BE3340" w:rsidDel="00E52373">
          <w:delText>results</w:delText>
        </w:r>
        <w:r w:rsidRPr="00BE3340" w:rsidDel="00E52373">
          <w:rPr>
            <w:spacing w:val="-10"/>
          </w:rPr>
          <w:delText xml:space="preserve"> </w:delText>
        </w:r>
      </w:del>
      <w:r w:rsidRPr="00BE3340">
        <w:t>of</w:t>
      </w:r>
      <w:r w:rsidRPr="00BE3340">
        <w:rPr>
          <w:spacing w:val="-10"/>
        </w:rPr>
        <w:t xml:space="preserve"> </w:t>
      </w:r>
      <w:r w:rsidRPr="00BE3340">
        <w:t>environmentally</w:t>
      </w:r>
      <w:r w:rsidRPr="00BE3340">
        <w:rPr>
          <w:spacing w:val="-10"/>
        </w:rPr>
        <w:t xml:space="preserve"> </w:t>
      </w:r>
      <w:r w:rsidRPr="00BE3340">
        <w:t>friendly</w:t>
      </w:r>
      <w:r w:rsidRPr="00BE3340">
        <w:rPr>
          <w:spacing w:val="-10"/>
        </w:rPr>
        <w:t xml:space="preserve"> </w:t>
      </w:r>
      <w:r w:rsidRPr="00BE3340">
        <w:t>concrete</w:t>
      </w:r>
      <w:r w:rsidRPr="00BE3340">
        <w:rPr>
          <w:spacing w:val="-10"/>
        </w:rPr>
        <w:t xml:space="preserve"> </w:t>
      </w:r>
      <w:del w:id="410" w:author="Patrick Tang" w:date="2021-06-24T15:43:00Z">
        <w:r w:rsidRPr="00BE3340" w:rsidDel="00E52373">
          <w:delText>compressive</w:delText>
        </w:r>
        <w:r w:rsidRPr="00BE3340" w:rsidDel="00E52373">
          <w:rPr>
            <w:spacing w:val="-10"/>
          </w:rPr>
          <w:delText xml:space="preserve"> </w:delText>
        </w:r>
        <w:r w:rsidRPr="00BE3340" w:rsidDel="00E52373">
          <w:delText>strength</w:delText>
        </w:r>
        <w:r w:rsidRPr="00BE3340" w:rsidDel="00E52373">
          <w:rPr>
            <w:spacing w:val="-10"/>
          </w:rPr>
          <w:delText xml:space="preserve"> </w:delText>
        </w:r>
      </w:del>
      <w:r w:rsidRPr="00BE3340">
        <w:t>by</w:t>
      </w:r>
      <w:r w:rsidRPr="00BE3340">
        <w:rPr>
          <w:spacing w:val="-10"/>
        </w:rPr>
        <w:t xml:space="preserve"> </w:t>
      </w:r>
      <w:r w:rsidRPr="00BE3340">
        <w:t>using</w:t>
      </w:r>
      <w:r w:rsidRPr="00BE3340">
        <w:rPr>
          <w:spacing w:val="-10"/>
        </w:rPr>
        <w:t xml:space="preserve"> </w:t>
      </w:r>
      <w:r w:rsidRPr="00BE3340">
        <w:t>three</w:t>
      </w:r>
      <w:r w:rsidRPr="00BE3340">
        <w:rPr>
          <w:spacing w:val="-10"/>
        </w:rPr>
        <w:t xml:space="preserve"> </w:t>
      </w:r>
      <w:r w:rsidRPr="00BE3340">
        <w:t>individual methods, two ensemble methods, and four regression tree</w:t>
      </w:r>
      <w:r w:rsidRPr="00BE3340">
        <w:rPr>
          <w:spacing w:val="-14"/>
        </w:rPr>
        <w:t xml:space="preserve"> </w:t>
      </w:r>
      <w:r w:rsidRPr="00BE3340">
        <w:t>models.</w:t>
      </w:r>
      <w:commentRangeEnd w:id="402"/>
      <w:r w:rsidR="00E52373" w:rsidRPr="00BE3340">
        <w:rPr>
          <w:rStyle w:val="CommentReference"/>
        </w:rPr>
        <w:commentReference w:id="402"/>
      </w:r>
    </w:p>
    <w:p w14:paraId="5F1DBE51" w14:textId="77777777" w:rsidR="00B40315" w:rsidRPr="00453F0F" w:rsidDel="00C002CB" w:rsidRDefault="002B1B5E">
      <w:pPr>
        <w:pStyle w:val="BodyText"/>
        <w:spacing w:before="2"/>
        <w:ind w:left="456"/>
        <w:jc w:val="both"/>
        <w:rPr>
          <w:del w:id="411" w:author="Patrick Tang" w:date="2021-06-24T16:00:00Z"/>
        </w:rPr>
      </w:pPr>
      <w:del w:id="412" w:author="Patrick Tang" w:date="2021-06-24T16:00:00Z">
        <w:r w:rsidRPr="00A97774" w:rsidDel="00C002CB">
          <w:rPr>
            <w:color w:val="FF0000"/>
          </w:rPr>
          <w:delText>red letters represent comments that will be delete later.</w:delText>
        </w:r>
        <w:r w:rsidRPr="00A97774" w:rsidDel="00C002CB">
          <w:delText xml:space="preserve">, </w:delText>
        </w:r>
        <w:r w:rsidRPr="00453F0F" w:rsidDel="00C002CB">
          <w:rPr>
            <w:color w:val="0000FF"/>
          </w:rPr>
          <w:delText>blue letters represent new added materials.</w:delText>
        </w:r>
      </w:del>
    </w:p>
    <w:p w14:paraId="131B13FA" w14:textId="064950B2" w:rsidR="00B40315" w:rsidRPr="00A97774" w:rsidDel="007D50BB" w:rsidRDefault="002B1B5E">
      <w:pPr>
        <w:pStyle w:val="BodyText"/>
        <w:spacing w:before="18" w:line="256" w:lineRule="auto"/>
        <w:ind w:left="117" w:right="595" w:firstLine="338"/>
        <w:jc w:val="both"/>
        <w:rPr>
          <w:del w:id="413" w:author="Patrick Tang" w:date="2021-06-24T16:21:00Z"/>
        </w:rPr>
      </w:pPr>
      <w:r w:rsidRPr="00453F0F">
        <w:t>Although</w:t>
      </w:r>
      <w:r w:rsidRPr="002B568D">
        <w:rPr>
          <w:spacing w:val="-12"/>
        </w:rPr>
        <w:t xml:space="preserve"> </w:t>
      </w:r>
      <w:del w:id="414" w:author="Patrick Tang" w:date="2021-06-24T15:48:00Z">
        <w:r w:rsidRPr="00FA1A45" w:rsidDel="00E52373">
          <w:delText>researchers</w:delText>
        </w:r>
        <w:r w:rsidRPr="00AF7ECF" w:rsidDel="00E52373">
          <w:rPr>
            <w:spacing w:val="-12"/>
          </w:rPr>
          <w:delText xml:space="preserve"> </w:delText>
        </w:r>
        <w:r w:rsidRPr="00BE3340" w:rsidDel="00E52373">
          <w:rPr>
            <w:spacing w:val="-3"/>
          </w:rPr>
          <w:delText>have</w:delText>
        </w:r>
        <w:r w:rsidRPr="00BE3340" w:rsidDel="00E52373">
          <w:rPr>
            <w:spacing w:val="-12"/>
          </w:rPr>
          <w:delText xml:space="preserve"> </w:delText>
        </w:r>
        <w:r w:rsidRPr="00BE3340" w:rsidDel="00E52373">
          <w:delText>been</w:delText>
        </w:r>
        <w:r w:rsidRPr="00BE3340" w:rsidDel="00E52373">
          <w:rPr>
            <w:spacing w:val="-12"/>
          </w:rPr>
          <w:delText xml:space="preserve"> </w:delText>
        </w:r>
        <w:r w:rsidRPr="00BE3340" w:rsidDel="00E52373">
          <w:delText>utilized</w:delText>
        </w:r>
        <w:r w:rsidRPr="00BE3340" w:rsidDel="00E52373">
          <w:rPr>
            <w:spacing w:val="-12"/>
          </w:rPr>
          <w:delText xml:space="preserve"> </w:delText>
        </w:r>
      </w:del>
      <w:r w:rsidRPr="00BE3340">
        <w:t>different</w:t>
      </w:r>
      <w:r w:rsidRPr="00BE3340">
        <w:rPr>
          <w:spacing w:val="-12"/>
        </w:rPr>
        <w:t xml:space="preserve"> </w:t>
      </w:r>
      <w:del w:id="415" w:author="Patrick Tang" w:date="2021-06-24T15:48:00Z">
        <w:r w:rsidRPr="00BE3340" w:rsidDel="00E52373">
          <w:delText>machine</w:delText>
        </w:r>
        <w:r w:rsidRPr="00BE3340" w:rsidDel="00E52373">
          <w:rPr>
            <w:spacing w:val="-11"/>
          </w:rPr>
          <w:delText xml:space="preserve"> </w:delText>
        </w:r>
        <w:r w:rsidRPr="00BE3340" w:rsidDel="00E52373">
          <w:delText>learning</w:delText>
        </w:r>
      </w:del>
      <w:ins w:id="416" w:author="Patrick Tang" w:date="2021-06-24T15:48:00Z">
        <w:r w:rsidR="00E52373" w:rsidRPr="00BE3340">
          <w:t>ML</w:t>
        </w:r>
      </w:ins>
      <w:r w:rsidRPr="00BE3340">
        <w:rPr>
          <w:spacing w:val="-12"/>
        </w:rPr>
        <w:t xml:space="preserve"> </w:t>
      </w:r>
      <w:r w:rsidRPr="00BE3340">
        <w:t>algorithms</w:t>
      </w:r>
      <w:r w:rsidRPr="00BE3340">
        <w:rPr>
          <w:spacing w:val="-12"/>
        </w:rPr>
        <w:t xml:space="preserve"> </w:t>
      </w:r>
      <w:ins w:id="417" w:author="Patrick Tang" w:date="2021-06-24T15:48:00Z">
        <w:r w:rsidR="00E52373" w:rsidRPr="00BE3340">
          <w:rPr>
            <w:spacing w:val="-12"/>
          </w:rPr>
          <w:t xml:space="preserve">have been </w:t>
        </w:r>
      </w:ins>
      <w:ins w:id="418" w:author="Patrick Tang" w:date="2021-06-24T15:49:00Z">
        <w:r w:rsidR="00E52373" w:rsidRPr="00BE3340">
          <w:rPr>
            <w:spacing w:val="-12"/>
          </w:rPr>
          <w:t>utilized</w:t>
        </w:r>
      </w:ins>
      <w:ins w:id="419" w:author="Patrick Tang" w:date="2021-06-24T15:48:00Z">
        <w:r w:rsidR="00E52373" w:rsidRPr="00BE3340">
          <w:rPr>
            <w:spacing w:val="-12"/>
          </w:rPr>
          <w:t xml:space="preserve"> </w:t>
        </w:r>
      </w:ins>
      <w:r w:rsidRPr="00BE3340">
        <w:t>to</w:t>
      </w:r>
      <w:r w:rsidRPr="00BE3340">
        <w:rPr>
          <w:spacing w:val="-12"/>
        </w:rPr>
        <w:t xml:space="preserve"> </w:t>
      </w:r>
      <w:del w:id="420" w:author="Patrick Tang" w:date="2021-06-24T15:48:00Z">
        <w:r w:rsidRPr="00BE3340" w:rsidDel="00E52373">
          <w:delText>anticipate</w:delText>
        </w:r>
        <w:r w:rsidRPr="00BE3340" w:rsidDel="00E52373">
          <w:rPr>
            <w:spacing w:val="-12"/>
          </w:rPr>
          <w:delText xml:space="preserve"> </w:delText>
        </w:r>
        <w:r w:rsidRPr="00BE3340" w:rsidDel="00E52373">
          <w:delText>and</w:delText>
        </w:r>
        <w:r w:rsidRPr="00BE3340" w:rsidDel="00E52373">
          <w:rPr>
            <w:spacing w:val="-12"/>
          </w:rPr>
          <w:delText xml:space="preserve"> </w:delText>
        </w:r>
        <w:r w:rsidRPr="00BE3340" w:rsidDel="00E52373">
          <w:delText>evaluate</w:delText>
        </w:r>
      </w:del>
      <w:ins w:id="421" w:author="Patrick Tang" w:date="2021-06-24T15:48:00Z">
        <w:r w:rsidR="00E52373" w:rsidRPr="00BE3340">
          <w:t>predict</w:t>
        </w:r>
      </w:ins>
      <w:r w:rsidRPr="00BE3340">
        <w:t xml:space="preserve"> various properties of concrete, the application of </w:t>
      </w:r>
      <w:del w:id="422" w:author="Patrick Tang" w:date="2021-06-24T15:49:00Z">
        <w:r w:rsidRPr="00BE3340" w:rsidDel="00E52373">
          <w:delText>machine learning</w:delText>
        </w:r>
      </w:del>
      <w:ins w:id="423" w:author="Patrick Tang" w:date="2021-06-24T15:49:00Z">
        <w:r w:rsidR="00E52373" w:rsidRPr="00BE3340">
          <w:t>ML</w:t>
        </w:r>
      </w:ins>
      <w:r w:rsidRPr="00BE3340">
        <w:t xml:space="preserve"> </w:t>
      </w:r>
      <w:del w:id="424" w:author="Patrick Tang" w:date="2021-06-24T15:51:00Z">
        <w:r w:rsidRPr="00BE3340" w:rsidDel="00C002CB">
          <w:delText xml:space="preserve">focusing </w:delText>
        </w:r>
      </w:del>
      <w:r w:rsidRPr="00BE3340">
        <w:t>on self-healing</w:t>
      </w:r>
      <w:ins w:id="425" w:author="Patrick Tang" w:date="2021-06-24T15:49:00Z">
        <w:r w:rsidR="00E52373" w:rsidRPr="00BE3340">
          <w:t xml:space="preserve"> prediction</w:t>
        </w:r>
      </w:ins>
      <w:ins w:id="426" w:author="Patrick Tang" w:date="2021-06-24T16:01:00Z">
        <w:r w:rsidR="00C002CB" w:rsidRPr="00BE3340">
          <w:t xml:space="preserve"> </w:t>
        </w:r>
        <w:commentRangeStart w:id="427"/>
        <w:r w:rsidR="00C002CB" w:rsidRPr="00BE3340">
          <w:t>of ECC</w:t>
        </w:r>
      </w:ins>
      <w:r w:rsidRPr="00BE3340">
        <w:t xml:space="preserve"> </w:t>
      </w:r>
      <w:commentRangeEnd w:id="427"/>
      <w:r w:rsidR="00CA6F97" w:rsidRPr="00BE3340">
        <w:rPr>
          <w:rStyle w:val="CommentReference"/>
        </w:rPr>
        <w:commentReference w:id="427"/>
      </w:r>
      <w:r w:rsidRPr="00BE3340">
        <w:t>is</w:t>
      </w:r>
      <w:r w:rsidRPr="00BE3340">
        <w:rPr>
          <w:spacing w:val="-18"/>
        </w:rPr>
        <w:t xml:space="preserve"> </w:t>
      </w:r>
      <w:r w:rsidRPr="00BE3340">
        <w:t>considerably rare.</w:t>
      </w:r>
      <w:ins w:id="428" w:author="Patrick Tang" w:date="2021-06-24T16:21:00Z">
        <w:r w:rsidR="007D50BB" w:rsidRPr="00A97774">
          <w:rPr>
            <w:color w:val="0000FF"/>
          </w:rPr>
          <w:t xml:space="preserve"> Recently, </w:t>
        </w:r>
      </w:ins>
    </w:p>
    <w:p w14:paraId="10DA1C8A" w14:textId="77777777" w:rsidR="00B40315" w:rsidRPr="00BE3340" w:rsidRDefault="002B1B5E">
      <w:pPr>
        <w:pStyle w:val="BodyText"/>
        <w:spacing w:before="18" w:line="256" w:lineRule="auto"/>
        <w:ind w:left="117" w:right="595" w:firstLine="338"/>
        <w:jc w:val="both"/>
        <w:pPrChange w:id="429" w:author="Patrick Tang" w:date="2021-06-24T16:21:00Z">
          <w:pPr>
            <w:pStyle w:val="BodyText"/>
            <w:spacing w:before="1" w:line="256" w:lineRule="auto"/>
            <w:ind w:left="117" w:right="595" w:firstLine="338"/>
            <w:jc w:val="both"/>
          </w:pPr>
        </w:pPrChange>
      </w:pPr>
      <w:proofErr w:type="spellStart"/>
      <w:r w:rsidRPr="00A97774">
        <w:rPr>
          <w:color w:val="0000FF"/>
        </w:rPr>
        <w:t>Mauludin</w:t>
      </w:r>
      <w:proofErr w:type="spellEnd"/>
      <w:r w:rsidRPr="00A97774">
        <w:rPr>
          <w:color w:val="0000FF"/>
        </w:rPr>
        <w:t xml:space="preserve"> and </w:t>
      </w:r>
      <w:proofErr w:type="spellStart"/>
      <w:r w:rsidRPr="00A97774">
        <w:rPr>
          <w:color w:val="0000FF"/>
        </w:rPr>
        <w:t>Oucif</w:t>
      </w:r>
      <w:proofErr w:type="spellEnd"/>
      <w:r w:rsidRPr="00A97774">
        <w:rPr>
          <w:color w:val="0000FF"/>
        </w:rPr>
        <w:t xml:space="preserve"> [33] reviewed the methods used for modeling autogenous self-healing </w:t>
      </w:r>
      <w:del w:id="430" w:author="Patrick Tang" w:date="2021-06-24T15:51:00Z">
        <w:r w:rsidRPr="00453F0F" w:rsidDel="00C002CB">
          <w:rPr>
            <w:color w:val="0000FF"/>
          </w:rPr>
          <w:delText>in</w:delText>
        </w:r>
        <w:r w:rsidRPr="00453F0F" w:rsidDel="00C002CB">
          <w:rPr>
            <w:color w:val="0000FF"/>
            <w:spacing w:val="-27"/>
          </w:rPr>
          <w:delText xml:space="preserve"> </w:delText>
        </w:r>
      </w:del>
      <w:ins w:id="431" w:author="Patrick Tang" w:date="2021-06-24T15:51:00Z">
        <w:r w:rsidR="00C002CB" w:rsidRPr="00453F0F">
          <w:rPr>
            <w:color w:val="0000FF"/>
          </w:rPr>
          <w:t>of</w:t>
        </w:r>
        <w:r w:rsidR="00C002CB" w:rsidRPr="00453F0F">
          <w:rPr>
            <w:color w:val="0000FF"/>
            <w:spacing w:val="-27"/>
          </w:rPr>
          <w:t xml:space="preserve"> </w:t>
        </w:r>
      </w:ins>
      <w:r w:rsidRPr="00453F0F">
        <w:rPr>
          <w:color w:val="0000FF"/>
        </w:rPr>
        <w:t xml:space="preserve">concrete, </w:t>
      </w:r>
      <w:ins w:id="432" w:author="Patrick Tang" w:date="2021-06-24T15:52:00Z">
        <w:r w:rsidR="00C002CB" w:rsidRPr="002B568D">
          <w:rPr>
            <w:color w:val="0000FF"/>
          </w:rPr>
          <w:t xml:space="preserve">and stated that the methods </w:t>
        </w:r>
      </w:ins>
      <w:ins w:id="433" w:author="Patrick Tang" w:date="2021-06-24T15:53:00Z">
        <w:r w:rsidR="00C002CB" w:rsidRPr="00FA1A45">
          <w:rPr>
            <w:color w:val="0000FF"/>
          </w:rPr>
          <w:t>can be classified</w:t>
        </w:r>
        <w:r w:rsidR="00C002CB" w:rsidRPr="00AF7ECF">
          <w:rPr>
            <w:color w:val="0000FF"/>
          </w:rPr>
          <w:t xml:space="preserve"> </w:t>
        </w:r>
      </w:ins>
      <w:del w:id="434" w:author="Patrick Tang" w:date="2021-06-24T15:53:00Z">
        <w:r w:rsidRPr="00BE3340" w:rsidDel="00C002CB">
          <w:rPr>
            <w:color w:val="0000FF"/>
          </w:rPr>
          <w:delText xml:space="preserve">which mainly fell </w:delText>
        </w:r>
      </w:del>
      <w:r w:rsidRPr="00BE3340">
        <w:rPr>
          <w:color w:val="0000FF"/>
        </w:rPr>
        <w:t>into two categories</w:t>
      </w:r>
      <w:ins w:id="435" w:author="Patrick Tang" w:date="2021-06-24T15:54:00Z">
        <w:r w:rsidR="00C002CB" w:rsidRPr="00BE3340">
          <w:rPr>
            <w:color w:val="0000FF"/>
          </w:rPr>
          <w:t>: (1)</w:t>
        </w:r>
      </w:ins>
      <w:del w:id="436" w:author="Patrick Tang" w:date="2021-06-24T15:54:00Z">
        <w:r w:rsidRPr="00BE3340" w:rsidDel="00C002CB">
          <w:rPr>
            <w:color w:val="0000FF"/>
          </w:rPr>
          <w:delText>,</w:delText>
        </w:r>
      </w:del>
      <w:r w:rsidRPr="00BE3340">
        <w:rPr>
          <w:color w:val="0000FF"/>
        </w:rPr>
        <w:t xml:space="preserve"> numerical simulation and </w:t>
      </w:r>
      <w:ins w:id="437" w:author="Patrick Tang" w:date="2021-06-24T15:54:00Z">
        <w:r w:rsidR="00C002CB" w:rsidRPr="00BE3340">
          <w:rPr>
            <w:color w:val="0000FF"/>
          </w:rPr>
          <w:t xml:space="preserve">(2) </w:t>
        </w:r>
      </w:ins>
      <w:del w:id="438" w:author="Patrick Tang" w:date="2021-06-24T16:03:00Z">
        <w:r w:rsidRPr="00BE3340" w:rsidDel="00CA6F97">
          <w:rPr>
            <w:color w:val="0000FF"/>
          </w:rPr>
          <w:delText>machine learning</w:delText>
        </w:r>
      </w:del>
      <w:ins w:id="439" w:author="Patrick Tang" w:date="2021-06-24T16:03:00Z">
        <w:r w:rsidR="00CA6F97" w:rsidRPr="00BE3340">
          <w:rPr>
            <w:color w:val="0000FF"/>
          </w:rPr>
          <w:t>ML</w:t>
        </w:r>
      </w:ins>
      <w:r w:rsidRPr="00BE3340">
        <w:rPr>
          <w:color w:val="0000FF"/>
        </w:rPr>
        <w:t xml:space="preserve">. </w:t>
      </w:r>
      <w:ins w:id="440" w:author="Patrick Tang" w:date="2021-06-24T16:03:00Z">
        <w:r w:rsidR="00CA6F97" w:rsidRPr="00BE3340">
          <w:rPr>
            <w:color w:val="0000FF"/>
          </w:rPr>
          <w:t xml:space="preserve">However, </w:t>
        </w:r>
      </w:ins>
      <w:del w:id="441" w:author="Patrick Tang" w:date="2021-06-24T16:02:00Z">
        <w:r w:rsidRPr="00BE3340" w:rsidDel="00CA6F97">
          <w:rPr>
            <w:color w:val="0000FF"/>
          </w:rPr>
          <w:delText>And t</w:delText>
        </w:r>
      </w:del>
      <w:ins w:id="442" w:author="Patrick Tang" w:date="2021-06-24T16:02:00Z">
        <w:r w:rsidR="00CA6F97" w:rsidRPr="00BE3340">
          <w:rPr>
            <w:color w:val="0000FF"/>
          </w:rPr>
          <w:t>t</w:t>
        </w:r>
      </w:ins>
      <w:r w:rsidRPr="00BE3340">
        <w:rPr>
          <w:color w:val="0000FF"/>
        </w:rPr>
        <w:t xml:space="preserve">he only </w:t>
      </w:r>
      <w:del w:id="443" w:author="Patrick Tang" w:date="2021-06-24T16:03:00Z">
        <w:r w:rsidRPr="00BE3340" w:rsidDel="00CA6F97">
          <w:rPr>
            <w:color w:val="0000FF"/>
          </w:rPr>
          <w:delText>machine learning</w:delText>
        </w:r>
      </w:del>
      <w:ins w:id="444" w:author="Patrick Tang" w:date="2021-06-24T16:03:00Z">
        <w:r w:rsidR="00CA6F97" w:rsidRPr="00BE3340">
          <w:rPr>
            <w:color w:val="0000FF"/>
          </w:rPr>
          <w:t>M</w:t>
        </w:r>
      </w:ins>
      <w:ins w:id="445" w:author="Patrick Tang" w:date="2021-06-24T16:05:00Z">
        <w:r w:rsidR="00CA6F97" w:rsidRPr="00BE3340">
          <w:rPr>
            <w:color w:val="0000FF"/>
          </w:rPr>
          <w:t>L</w:t>
        </w:r>
      </w:ins>
      <w:r w:rsidRPr="00BE3340">
        <w:rPr>
          <w:color w:val="0000FF"/>
          <w:spacing w:val="-9"/>
        </w:rPr>
        <w:t xml:space="preserve"> </w:t>
      </w:r>
      <w:r w:rsidRPr="00BE3340">
        <w:rPr>
          <w:color w:val="0000FF"/>
        </w:rPr>
        <w:t>model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reviewed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in</w:t>
      </w:r>
      <w:r w:rsidRPr="00BE3340">
        <w:rPr>
          <w:color w:val="0000FF"/>
          <w:spacing w:val="-9"/>
        </w:rPr>
        <w:t xml:space="preserve"> </w:t>
      </w:r>
      <w:r w:rsidRPr="00BE3340">
        <w:rPr>
          <w:color w:val="0000FF"/>
        </w:rPr>
        <w:t>their</w:t>
      </w:r>
      <w:r w:rsidRPr="00BE3340">
        <w:rPr>
          <w:color w:val="0000FF"/>
          <w:spacing w:val="-9"/>
        </w:rPr>
        <w:t xml:space="preserve"> </w:t>
      </w:r>
      <w:r w:rsidRPr="00BE3340">
        <w:rPr>
          <w:color w:val="0000FF"/>
        </w:rPr>
        <w:t>study</w:t>
      </w:r>
      <w:r w:rsidRPr="00BE3340">
        <w:rPr>
          <w:color w:val="0000FF"/>
          <w:spacing w:val="-8"/>
        </w:rPr>
        <w:t xml:space="preserve"> </w:t>
      </w:r>
      <w:del w:id="446" w:author="Patrick Tang" w:date="2021-06-24T16:05:00Z">
        <w:r w:rsidRPr="00BE3340" w:rsidDel="00CA6F97">
          <w:rPr>
            <w:color w:val="0000FF"/>
          </w:rPr>
          <w:delText>was</w:delText>
        </w:r>
        <w:r w:rsidRPr="00BE3340" w:rsidDel="00CA6F97">
          <w:rPr>
            <w:color w:val="0000FF"/>
            <w:spacing w:val="-9"/>
          </w:rPr>
          <w:delText xml:space="preserve"> </w:delText>
        </w:r>
        <w:r w:rsidRPr="00BE3340" w:rsidDel="00CA6F97">
          <w:rPr>
            <w:color w:val="0000FF"/>
          </w:rPr>
          <w:delText>proposed</w:delText>
        </w:r>
        <w:r w:rsidRPr="00BE3340" w:rsidDel="00CA6F97">
          <w:rPr>
            <w:color w:val="0000FF"/>
            <w:spacing w:val="-9"/>
          </w:rPr>
          <w:delText xml:space="preserve"> </w:delText>
        </w:r>
        <w:r w:rsidRPr="00BE3340" w:rsidDel="00CA6F97">
          <w:rPr>
            <w:color w:val="0000FF"/>
          </w:rPr>
          <w:delText>by</w:delText>
        </w:r>
        <w:r w:rsidRPr="00BE3340" w:rsidDel="00CA6F97">
          <w:rPr>
            <w:color w:val="0000FF"/>
            <w:spacing w:val="-9"/>
          </w:rPr>
          <w:delText xml:space="preserve"> </w:delText>
        </w:r>
        <w:r w:rsidRPr="00BE3340" w:rsidDel="00CA6F97">
          <w:rPr>
            <w:color w:val="0000FF"/>
          </w:rPr>
          <w:delText>Ramadan</w:delText>
        </w:r>
        <w:r w:rsidRPr="00BE3340" w:rsidDel="00CA6F97">
          <w:rPr>
            <w:color w:val="0000FF"/>
            <w:spacing w:val="-8"/>
          </w:rPr>
          <w:delText xml:space="preserve"> </w:delText>
        </w:r>
        <w:r w:rsidRPr="00BE3340" w:rsidDel="00CA6F97">
          <w:rPr>
            <w:color w:val="0000FF"/>
          </w:rPr>
          <w:delText>et</w:delText>
        </w:r>
        <w:r w:rsidRPr="00BE3340" w:rsidDel="00CA6F97">
          <w:rPr>
            <w:color w:val="0000FF"/>
            <w:spacing w:val="-9"/>
          </w:rPr>
          <w:delText xml:space="preserve"> </w:delText>
        </w:r>
        <w:r w:rsidRPr="00BE3340" w:rsidDel="00CA6F97">
          <w:rPr>
            <w:color w:val="0000FF"/>
          </w:rPr>
          <w:delText>al.</w:delText>
        </w:r>
        <w:r w:rsidRPr="00BE3340" w:rsidDel="00CA6F97">
          <w:rPr>
            <w:color w:val="0000FF"/>
            <w:spacing w:val="5"/>
          </w:rPr>
          <w:delText xml:space="preserve"> </w:delText>
        </w:r>
        <w:r w:rsidRPr="00BE3340" w:rsidDel="00CA6F97">
          <w:rPr>
            <w:color w:val="0000FF"/>
          </w:rPr>
          <w:delText>[3].</w:delText>
        </w:r>
        <w:r w:rsidRPr="00BE3340" w:rsidDel="00CA6F97">
          <w:rPr>
            <w:color w:val="0000FF"/>
            <w:spacing w:val="5"/>
          </w:rPr>
          <w:delText xml:space="preserve"> </w:delText>
        </w:r>
        <w:r w:rsidRPr="00BE3340" w:rsidDel="00CA6F97">
          <w:rPr>
            <w:color w:val="0000FF"/>
          </w:rPr>
          <w:delText>A</w:delText>
        </w:r>
        <w:r w:rsidRPr="00BE3340" w:rsidDel="00CA6F97">
          <w:rPr>
            <w:color w:val="0000FF"/>
            <w:spacing w:val="-9"/>
          </w:rPr>
          <w:delText xml:space="preserve"> </w:delText>
        </w:r>
      </w:del>
      <w:ins w:id="447" w:author="Patrick Tang" w:date="2021-06-24T16:05:00Z">
        <w:r w:rsidR="00CA6F97" w:rsidRPr="00BE3340">
          <w:rPr>
            <w:color w:val="0000FF"/>
          </w:rPr>
          <w:t xml:space="preserve">was </w:t>
        </w:r>
      </w:ins>
      <w:r w:rsidRPr="00BE3340">
        <w:rPr>
          <w:color w:val="0000FF"/>
        </w:rPr>
        <w:t>GA-ANN</w:t>
      </w:r>
      <w:del w:id="448" w:author="Patrick Tang" w:date="2021-06-24T16:06:00Z">
        <w:r w:rsidRPr="00BE3340" w:rsidDel="00CA6F97">
          <w:rPr>
            <w:color w:val="0000FF"/>
            <w:spacing w:val="-9"/>
          </w:rPr>
          <w:delText xml:space="preserve"> </w:delText>
        </w:r>
        <w:r w:rsidRPr="00BE3340" w:rsidDel="00CA6F97">
          <w:rPr>
            <w:color w:val="0000FF"/>
          </w:rPr>
          <w:delText>model</w:delText>
        </w:r>
      </w:del>
      <w:r w:rsidRPr="00BE3340">
        <w:rPr>
          <w:color w:val="0000FF"/>
          <w:spacing w:val="-8"/>
        </w:rPr>
        <w:t xml:space="preserve"> </w:t>
      </w:r>
      <w:ins w:id="449" w:author="Patrick Tang" w:date="2021-06-24T16:05:00Z">
        <w:r w:rsidR="00CA6F97" w:rsidRPr="00BE3340">
          <w:rPr>
            <w:color w:val="0000FF"/>
            <w:spacing w:val="-9"/>
          </w:rPr>
          <w:t xml:space="preserve">proposed </w:t>
        </w:r>
        <w:r w:rsidR="00CA6F97" w:rsidRPr="00BE3340">
          <w:rPr>
            <w:color w:val="0000FF"/>
          </w:rPr>
          <w:t>by</w:t>
        </w:r>
        <w:r w:rsidR="00CA6F97" w:rsidRPr="00BE3340">
          <w:rPr>
            <w:color w:val="0000FF"/>
            <w:spacing w:val="-9"/>
          </w:rPr>
          <w:t xml:space="preserve"> </w:t>
        </w:r>
        <w:r w:rsidR="00CA6F97" w:rsidRPr="00BE3340">
          <w:rPr>
            <w:color w:val="0000FF"/>
          </w:rPr>
          <w:t>Ramadan</w:t>
        </w:r>
        <w:r w:rsidR="00CA6F97" w:rsidRPr="00BE3340">
          <w:rPr>
            <w:color w:val="0000FF"/>
            <w:spacing w:val="-8"/>
          </w:rPr>
          <w:t xml:space="preserve"> </w:t>
        </w:r>
        <w:r w:rsidR="00CA6F97" w:rsidRPr="00BE3340">
          <w:rPr>
            <w:color w:val="0000FF"/>
          </w:rPr>
          <w:t>et</w:t>
        </w:r>
        <w:r w:rsidR="00CA6F97" w:rsidRPr="00BE3340">
          <w:rPr>
            <w:color w:val="0000FF"/>
            <w:spacing w:val="-9"/>
          </w:rPr>
          <w:t xml:space="preserve"> </w:t>
        </w:r>
        <w:r w:rsidR="00CA6F97" w:rsidRPr="00BE3340">
          <w:rPr>
            <w:color w:val="0000FF"/>
          </w:rPr>
          <w:t>al.</w:t>
        </w:r>
        <w:r w:rsidR="00CA6F97" w:rsidRPr="00BE3340">
          <w:rPr>
            <w:color w:val="0000FF"/>
            <w:spacing w:val="5"/>
          </w:rPr>
          <w:t xml:space="preserve"> </w:t>
        </w:r>
        <w:r w:rsidR="00CA6F97" w:rsidRPr="00BE3340">
          <w:rPr>
            <w:color w:val="0000FF"/>
          </w:rPr>
          <w:t>[3]</w:t>
        </w:r>
      </w:ins>
      <w:del w:id="450" w:author="Patrick Tang" w:date="2021-06-24T16:05:00Z">
        <w:r w:rsidRPr="00BE3340" w:rsidDel="00CA6F97">
          <w:rPr>
            <w:color w:val="0000FF"/>
          </w:rPr>
          <w:delText>was</w:delText>
        </w:r>
        <w:r w:rsidRPr="00BE3340" w:rsidDel="00CA6F97">
          <w:rPr>
            <w:color w:val="0000FF"/>
            <w:spacing w:val="-9"/>
          </w:rPr>
          <w:delText xml:space="preserve"> </w:delText>
        </w:r>
        <w:r w:rsidRPr="00BE3340" w:rsidDel="00CA6F97">
          <w:rPr>
            <w:color w:val="0000FF"/>
          </w:rPr>
          <w:delText>applied in [3]</w:delText>
        </w:r>
      </w:del>
      <w:r w:rsidRPr="00BE3340">
        <w:rPr>
          <w:color w:val="0000FF"/>
        </w:rPr>
        <w:t xml:space="preserve"> to predict the self-healing ability of cement-based materials using dataset collected from </w:t>
      </w:r>
      <w:r w:rsidRPr="00BE3340">
        <w:rPr>
          <w:color w:val="0000FF"/>
          <w:spacing w:val="-2"/>
        </w:rPr>
        <w:t>literature</w:t>
      </w:r>
      <w:del w:id="451" w:author="Patrick Tang" w:date="2021-06-24T16:07:00Z">
        <w:r w:rsidRPr="00BE3340" w:rsidDel="00CA6F97">
          <w:rPr>
            <w:color w:val="0000FF"/>
            <w:spacing w:val="-2"/>
          </w:rPr>
          <w:delText>s</w:delText>
        </w:r>
      </w:del>
      <w:ins w:id="452" w:author="Patrick Tang" w:date="2021-06-24T16:05:00Z">
        <w:r w:rsidR="00CA6F97" w:rsidRPr="00BE3340">
          <w:rPr>
            <w:color w:val="0000FF"/>
            <w:spacing w:val="-2"/>
          </w:rPr>
          <w:t>.</w:t>
        </w:r>
      </w:ins>
      <w:del w:id="453" w:author="Patrick Tang" w:date="2021-06-24T16:05:00Z">
        <w:r w:rsidRPr="00BE3340" w:rsidDel="00CA6F97">
          <w:rPr>
            <w:color w:val="0000FF"/>
            <w:spacing w:val="-2"/>
          </w:rPr>
          <w:delText>,</w:delText>
        </w:r>
      </w:del>
      <w:r w:rsidRPr="00BE3340">
        <w:rPr>
          <w:color w:val="0000FF"/>
          <w:spacing w:val="-2"/>
        </w:rPr>
        <w:t xml:space="preserve"> </w:t>
      </w:r>
      <w:del w:id="454" w:author="Patrick Tang" w:date="2021-06-24T16:05:00Z">
        <w:r w:rsidRPr="00BE3340" w:rsidDel="00CA6F97">
          <w:rPr>
            <w:color w:val="0000FF"/>
          </w:rPr>
          <w:delText>and</w:delText>
        </w:r>
        <w:r w:rsidRPr="00BE3340" w:rsidDel="00CA6F97">
          <w:rPr>
            <w:color w:val="0000FF"/>
            <w:spacing w:val="-3"/>
          </w:rPr>
          <w:delText xml:space="preserve"> </w:delText>
        </w:r>
      </w:del>
      <w:ins w:id="455" w:author="Patrick Tang" w:date="2021-06-24T16:05:00Z">
        <w:r w:rsidR="00CA6F97" w:rsidRPr="00BE3340">
          <w:rPr>
            <w:color w:val="0000FF"/>
          </w:rPr>
          <w:t xml:space="preserve">The results showed </w:t>
        </w:r>
      </w:ins>
      <w:del w:id="456" w:author="Patrick Tang" w:date="2021-06-24T16:06:00Z">
        <w:r w:rsidRPr="00BE3340" w:rsidDel="00CA6F97">
          <w:rPr>
            <w:color w:val="0000FF"/>
          </w:rPr>
          <w:delText>stated</w:delText>
        </w:r>
        <w:r w:rsidRPr="00BE3340" w:rsidDel="00CA6F97">
          <w:rPr>
            <w:color w:val="0000FF"/>
            <w:spacing w:val="-2"/>
          </w:rPr>
          <w:delText xml:space="preserve"> </w:delText>
        </w:r>
      </w:del>
      <w:r w:rsidRPr="00BE3340">
        <w:rPr>
          <w:color w:val="0000FF"/>
        </w:rPr>
        <w:t>that</w:t>
      </w:r>
      <w:r w:rsidRPr="00BE3340">
        <w:rPr>
          <w:color w:val="0000FF"/>
          <w:spacing w:val="-3"/>
        </w:rPr>
        <w:t xml:space="preserve"> </w:t>
      </w:r>
      <w:r w:rsidRPr="00BE3340">
        <w:rPr>
          <w:color w:val="0000FF"/>
        </w:rPr>
        <w:t>the</w:t>
      </w:r>
      <w:r w:rsidRPr="00BE3340">
        <w:rPr>
          <w:color w:val="0000FF"/>
          <w:spacing w:val="-2"/>
        </w:rPr>
        <w:t xml:space="preserve"> </w:t>
      </w:r>
      <w:r w:rsidRPr="00BE3340">
        <w:rPr>
          <w:color w:val="0000FF"/>
        </w:rPr>
        <w:t>proposed</w:t>
      </w:r>
      <w:r w:rsidRPr="00BE3340">
        <w:rPr>
          <w:color w:val="0000FF"/>
          <w:spacing w:val="-3"/>
        </w:rPr>
        <w:t xml:space="preserve"> </w:t>
      </w:r>
      <w:r w:rsidRPr="00BE3340">
        <w:rPr>
          <w:color w:val="0000FF"/>
        </w:rPr>
        <w:t>GA–ANN</w:t>
      </w:r>
      <w:r w:rsidRPr="00BE3340">
        <w:rPr>
          <w:color w:val="0000FF"/>
          <w:spacing w:val="-2"/>
        </w:rPr>
        <w:t xml:space="preserve"> </w:t>
      </w:r>
      <w:r w:rsidRPr="00BE3340">
        <w:rPr>
          <w:color w:val="0000FF"/>
        </w:rPr>
        <w:t>model</w:t>
      </w:r>
      <w:r w:rsidRPr="00BE3340">
        <w:rPr>
          <w:color w:val="0000FF"/>
          <w:spacing w:val="-3"/>
        </w:rPr>
        <w:t xml:space="preserve"> </w:t>
      </w:r>
      <w:r w:rsidRPr="00BE3340">
        <w:rPr>
          <w:color w:val="0000FF"/>
        </w:rPr>
        <w:t>was</w:t>
      </w:r>
      <w:r w:rsidRPr="00BE3340">
        <w:rPr>
          <w:color w:val="0000FF"/>
          <w:spacing w:val="-2"/>
        </w:rPr>
        <w:t xml:space="preserve"> </w:t>
      </w:r>
      <w:r w:rsidRPr="00BE3340">
        <w:rPr>
          <w:color w:val="0000FF"/>
        </w:rPr>
        <w:t>capable</w:t>
      </w:r>
      <w:r w:rsidRPr="00BE3340">
        <w:rPr>
          <w:color w:val="0000FF"/>
          <w:spacing w:val="-3"/>
        </w:rPr>
        <w:t xml:space="preserve"> </w:t>
      </w:r>
      <w:r w:rsidRPr="00BE3340">
        <w:rPr>
          <w:color w:val="0000FF"/>
        </w:rPr>
        <w:t>of</w:t>
      </w:r>
      <w:r w:rsidRPr="00BE3340">
        <w:rPr>
          <w:color w:val="0000FF"/>
          <w:spacing w:val="-2"/>
        </w:rPr>
        <w:t xml:space="preserve"> </w:t>
      </w:r>
      <w:r w:rsidRPr="00BE3340">
        <w:rPr>
          <w:color w:val="0000FF"/>
        </w:rPr>
        <w:t>capturing</w:t>
      </w:r>
      <w:r w:rsidRPr="00BE3340">
        <w:rPr>
          <w:color w:val="0000FF"/>
          <w:spacing w:val="-3"/>
        </w:rPr>
        <w:t xml:space="preserve"> </w:t>
      </w:r>
      <w:r w:rsidRPr="00BE3340">
        <w:rPr>
          <w:color w:val="0000FF"/>
        </w:rPr>
        <w:t>the</w:t>
      </w:r>
      <w:r w:rsidRPr="00BE3340">
        <w:rPr>
          <w:color w:val="0000FF"/>
          <w:spacing w:val="-2"/>
        </w:rPr>
        <w:t xml:space="preserve"> </w:t>
      </w:r>
      <w:r w:rsidRPr="00BE3340">
        <w:rPr>
          <w:color w:val="0000FF"/>
        </w:rPr>
        <w:t>complex</w:t>
      </w:r>
      <w:r w:rsidRPr="00BE3340">
        <w:rPr>
          <w:color w:val="0000FF"/>
          <w:spacing w:val="-2"/>
        </w:rPr>
        <w:t xml:space="preserve"> </w:t>
      </w:r>
      <w:r w:rsidRPr="00BE3340">
        <w:rPr>
          <w:color w:val="0000FF"/>
        </w:rPr>
        <w:t>effects</w:t>
      </w:r>
      <w:r w:rsidRPr="00BE3340">
        <w:rPr>
          <w:color w:val="0000FF"/>
          <w:spacing w:val="-3"/>
        </w:rPr>
        <w:t xml:space="preserve"> </w:t>
      </w:r>
      <w:r w:rsidRPr="00BE3340">
        <w:rPr>
          <w:color w:val="0000FF"/>
        </w:rPr>
        <w:t>of</w:t>
      </w:r>
      <w:r w:rsidRPr="00BE3340">
        <w:rPr>
          <w:color w:val="0000FF"/>
          <w:spacing w:val="-2"/>
        </w:rPr>
        <w:t xml:space="preserve"> </w:t>
      </w:r>
      <w:r w:rsidRPr="00BE3340">
        <w:rPr>
          <w:color w:val="0000FF"/>
        </w:rPr>
        <w:t>various</w:t>
      </w:r>
      <w:r w:rsidRPr="00BE3340">
        <w:rPr>
          <w:color w:val="0000FF"/>
          <w:spacing w:val="-3"/>
        </w:rPr>
        <w:t xml:space="preserve"> </w:t>
      </w:r>
      <w:r w:rsidRPr="00BE3340">
        <w:rPr>
          <w:color w:val="0000FF"/>
        </w:rPr>
        <w:t>self-</w:t>
      </w:r>
      <w:del w:id="457" w:author="Patrick Tang" w:date="2021-06-24T16:08:00Z">
        <w:r w:rsidRPr="00BE3340" w:rsidDel="00CA6F97">
          <w:rPr>
            <w:color w:val="0000FF"/>
          </w:rPr>
          <w:delText xml:space="preserve"> </w:delText>
        </w:r>
      </w:del>
      <w:r w:rsidRPr="00BE3340">
        <w:rPr>
          <w:color w:val="0000FF"/>
        </w:rPr>
        <w:t>healing agents (e.g., biochemical material, silica-based additive, expansive and crystalline components) on</w:t>
      </w:r>
      <w:del w:id="458" w:author="Patrick Tang" w:date="2021-06-24T16:08:00Z">
        <w:r w:rsidRPr="00BE3340" w:rsidDel="00CA6F97">
          <w:rPr>
            <w:color w:val="0000FF"/>
          </w:rPr>
          <w:delText xml:space="preserve"> the</w:delText>
        </w:r>
      </w:del>
      <w:r w:rsidRPr="00BE3340">
        <w:rPr>
          <w:color w:val="0000FF"/>
        </w:rPr>
        <w:t xml:space="preserve"> self-healing performance </w:t>
      </w:r>
      <w:ins w:id="459" w:author="Patrick Tang" w:date="2021-06-24T16:08:00Z">
        <w:r w:rsidR="00CA6F97" w:rsidRPr="00BE3340">
          <w:rPr>
            <w:color w:val="0000FF"/>
          </w:rPr>
          <w:t>of</w:t>
        </w:r>
      </w:ins>
      <w:del w:id="460" w:author="Patrick Tang" w:date="2021-06-24T16:08:00Z">
        <w:r w:rsidRPr="00BE3340" w:rsidDel="00CA6F97">
          <w:rPr>
            <w:color w:val="0000FF"/>
          </w:rPr>
          <w:delText>in</w:delText>
        </w:r>
      </w:del>
      <w:r w:rsidRPr="00BE3340">
        <w:rPr>
          <w:color w:val="0000FF"/>
        </w:rPr>
        <w:t xml:space="preserve"> cement-based </w:t>
      </w:r>
      <w:r w:rsidRPr="00BE3340">
        <w:rPr>
          <w:color w:val="0000FF"/>
        </w:rPr>
        <w:lastRenderedPageBreak/>
        <w:t xml:space="preserve">materials. </w:t>
      </w:r>
      <w:commentRangeStart w:id="461"/>
      <w:r w:rsidRPr="00BE3340">
        <w:rPr>
          <w:color w:val="0000FF"/>
          <w:spacing w:val="-4"/>
        </w:rPr>
        <w:t xml:space="preserve">However, </w:t>
      </w:r>
      <w:r w:rsidRPr="00BE3340">
        <w:rPr>
          <w:color w:val="0000FF"/>
        </w:rPr>
        <w:t xml:space="preserve">they </w:t>
      </w:r>
      <w:proofErr w:type="gramStart"/>
      <w:r w:rsidRPr="00BE3340">
        <w:rPr>
          <w:color w:val="0000FF"/>
        </w:rPr>
        <w:t>didn’t</w:t>
      </w:r>
      <w:proofErr w:type="gramEnd"/>
      <w:r w:rsidRPr="00BE3340">
        <w:rPr>
          <w:color w:val="0000FF"/>
        </w:rPr>
        <w:t xml:space="preserve"> compare their prediction performance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with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linear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regression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or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neural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network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model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to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present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the</w:t>
      </w:r>
      <w:r w:rsidRPr="00BE3340">
        <w:rPr>
          <w:color w:val="0000FF"/>
          <w:spacing w:val="-7"/>
        </w:rPr>
        <w:t xml:space="preserve"> </w:t>
      </w:r>
      <w:r w:rsidRPr="00BE3340">
        <w:rPr>
          <w:color w:val="0000FF"/>
        </w:rPr>
        <w:t>advantage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of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proposed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GA-ANN model eliminating the data dependence of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models.</w:t>
      </w:r>
      <w:commentRangeEnd w:id="461"/>
      <w:r w:rsidR="005B72DC" w:rsidRPr="00BE3340">
        <w:rPr>
          <w:rStyle w:val="CommentReference"/>
        </w:rPr>
        <w:commentReference w:id="461"/>
      </w:r>
    </w:p>
    <w:p w14:paraId="1A858EE3" w14:textId="54F8C419" w:rsidR="00B40315" w:rsidRPr="00BE3340" w:rsidDel="007D50BB" w:rsidRDefault="002B1B5E">
      <w:pPr>
        <w:pStyle w:val="BodyText"/>
        <w:spacing w:before="3" w:line="256" w:lineRule="auto"/>
        <w:ind w:left="117" w:right="595" w:firstLine="338"/>
        <w:jc w:val="both"/>
        <w:rPr>
          <w:del w:id="463" w:author="Patrick Tang" w:date="2021-06-24T16:20:00Z"/>
        </w:rPr>
      </w:pPr>
      <w:del w:id="464" w:author="Patrick Tang" w:date="2021-06-24T16:20:00Z">
        <w:r w:rsidRPr="00A97774" w:rsidDel="007D50BB">
          <w:rPr>
            <w:color w:val="FF0000"/>
          </w:rPr>
          <w:delText>Comments</w:delText>
        </w:r>
        <w:r w:rsidRPr="00A97774" w:rsidDel="007D50BB">
          <w:rPr>
            <w:color w:val="FF0000"/>
            <w:spacing w:val="-13"/>
          </w:rPr>
          <w:delText xml:space="preserve"> </w:delText>
        </w:r>
        <w:r w:rsidRPr="00A97774" w:rsidDel="007D50BB">
          <w:rPr>
            <w:color w:val="FF0000"/>
          </w:rPr>
          <w:delText>only</w:delText>
        </w:r>
        <w:r w:rsidRPr="00453F0F" w:rsidDel="007D50BB">
          <w:rPr>
            <w:color w:val="FF0000"/>
            <w:spacing w:val="-12"/>
          </w:rPr>
          <w:delText xml:space="preserve"> </w:delText>
        </w:r>
        <w:r w:rsidRPr="00453F0F" w:rsidDel="007D50BB">
          <w:rPr>
            <w:color w:val="FF0000"/>
          </w:rPr>
          <w:delText>shown</w:delText>
        </w:r>
        <w:r w:rsidRPr="007F427F" w:rsidDel="007D50BB">
          <w:rPr>
            <w:color w:val="FF0000"/>
            <w:spacing w:val="-12"/>
          </w:rPr>
          <w:delText xml:space="preserve"> </w:delText>
        </w:r>
        <w:r w:rsidRPr="002B568D" w:rsidDel="007D50BB">
          <w:rPr>
            <w:color w:val="FF0000"/>
          </w:rPr>
          <w:delText>in</w:delText>
        </w:r>
        <w:r w:rsidRPr="002B568D" w:rsidDel="007D50BB">
          <w:rPr>
            <w:color w:val="FF0000"/>
            <w:spacing w:val="-12"/>
          </w:rPr>
          <w:delText xml:space="preserve"> </w:delText>
        </w:r>
        <w:r w:rsidRPr="00FA1A45" w:rsidDel="007D50BB">
          <w:rPr>
            <w:color w:val="FF0000"/>
          </w:rPr>
          <w:delText>this</w:delText>
        </w:r>
        <w:r w:rsidRPr="00AF7ECF" w:rsidDel="007D50BB">
          <w:rPr>
            <w:color w:val="FF0000"/>
            <w:spacing w:val="-12"/>
          </w:rPr>
          <w:delText xml:space="preserve"> </w:delText>
        </w:r>
        <w:r w:rsidRPr="00BE3340" w:rsidDel="007D50BB">
          <w:rPr>
            <w:color w:val="FF0000"/>
          </w:rPr>
          <w:delText>draft:</w:delText>
        </w:r>
        <w:r w:rsidRPr="00BE3340" w:rsidDel="007D50BB">
          <w:rPr>
            <w:color w:val="FF0000"/>
            <w:spacing w:val="5"/>
          </w:rPr>
          <w:delText xml:space="preserve"> </w:delText>
        </w:r>
        <w:r w:rsidRPr="00BE3340" w:rsidDel="007D50BB">
          <w:rPr>
            <w:color w:val="FF0000"/>
          </w:rPr>
          <w:delText>In</w:delText>
        </w:r>
        <w:r w:rsidRPr="00BE3340" w:rsidDel="007D50BB">
          <w:rPr>
            <w:color w:val="FF0000"/>
            <w:spacing w:val="-12"/>
          </w:rPr>
          <w:delText xml:space="preserve"> </w:delText>
        </w:r>
        <w:r w:rsidRPr="00BE3340" w:rsidDel="007D50BB">
          <w:rPr>
            <w:color w:val="FF0000"/>
          </w:rPr>
          <w:delText>[3],</w:delText>
        </w:r>
        <w:r w:rsidRPr="00BE3340" w:rsidDel="007D50BB">
          <w:rPr>
            <w:color w:val="FF0000"/>
            <w:spacing w:val="-10"/>
          </w:rPr>
          <w:delText xml:space="preserve"> </w:delText>
        </w:r>
        <w:r w:rsidRPr="00BE3340" w:rsidDel="007D50BB">
          <w:rPr>
            <w:color w:val="FF0000"/>
          </w:rPr>
          <w:delText>the</w:delText>
        </w:r>
        <w:r w:rsidRPr="00BE3340" w:rsidDel="007D50BB">
          <w:rPr>
            <w:color w:val="FF0000"/>
            <w:spacing w:val="-13"/>
          </w:rPr>
          <w:delText xml:space="preserve"> </w:delText>
        </w:r>
        <w:r w:rsidRPr="00BE3340" w:rsidDel="007D50BB">
          <w:rPr>
            <w:color w:val="FF0000"/>
          </w:rPr>
          <w:delText>prediction</w:delText>
        </w:r>
        <w:r w:rsidRPr="00BE3340" w:rsidDel="007D50BB">
          <w:rPr>
            <w:color w:val="FF0000"/>
            <w:spacing w:val="-12"/>
          </w:rPr>
          <w:delText xml:space="preserve"> </w:delText>
        </w:r>
        <w:r w:rsidRPr="00BE3340" w:rsidDel="007D50BB">
          <w:rPr>
            <w:color w:val="FF0000"/>
          </w:rPr>
          <w:delText>accuracy</w:delText>
        </w:r>
        <w:r w:rsidRPr="00BE3340" w:rsidDel="007D50BB">
          <w:rPr>
            <w:color w:val="FF0000"/>
            <w:spacing w:val="-12"/>
          </w:rPr>
          <w:delText xml:space="preserve"> </w:delText>
        </w:r>
        <w:r w:rsidRPr="00BE3340" w:rsidDel="007D50BB">
          <w:rPr>
            <w:i/>
            <w:color w:val="FF0000"/>
          </w:rPr>
          <w:delText>R</w:delText>
        </w:r>
        <w:r w:rsidRPr="00BE3340" w:rsidDel="007D50BB">
          <w:rPr>
            <w:color w:val="FF0000"/>
            <w:vertAlign w:val="superscript"/>
          </w:rPr>
          <w:delText>2</w:delText>
        </w:r>
        <w:r w:rsidRPr="00BE3340" w:rsidDel="007D50BB">
          <w:rPr>
            <w:color w:val="FF0000"/>
            <w:spacing w:val="-2"/>
          </w:rPr>
          <w:delText xml:space="preserve"> </w:delText>
        </w:r>
        <w:r w:rsidRPr="00BE3340" w:rsidDel="007D50BB">
          <w:rPr>
            <w:color w:val="FF0000"/>
          </w:rPr>
          <w:delText>is</w:delText>
        </w:r>
        <w:r w:rsidRPr="00BE3340" w:rsidDel="007D50BB">
          <w:rPr>
            <w:color w:val="FF0000"/>
            <w:spacing w:val="-12"/>
          </w:rPr>
          <w:delText xml:space="preserve"> </w:delText>
        </w:r>
        <w:r w:rsidRPr="00BE3340" w:rsidDel="007D50BB">
          <w:rPr>
            <w:color w:val="FF0000"/>
          </w:rPr>
          <w:delText>over</w:delText>
        </w:r>
        <w:r w:rsidRPr="00BE3340" w:rsidDel="007D50BB">
          <w:rPr>
            <w:color w:val="FF0000"/>
            <w:spacing w:val="-13"/>
          </w:rPr>
          <w:delText xml:space="preserve"> </w:delText>
        </w:r>
        <w:r w:rsidRPr="00BE3340" w:rsidDel="007D50BB">
          <w:rPr>
            <w:color w:val="FF0000"/>
          </w:rPr>
          <w:delText>99.7%,</w:delText>
        </w:r>
        <w:r w:rsidRPr="00BE3340" w:rsidDel="007D50BB">
          <w:rPr>
            <w:color w:val="FF0000"/>
            <w:spacing w:val="-10"/>
          </w:rPr>
          <w:delText xml:space="preserve"> </w:delText>
        </w:r>
        <w:r w:rsidRPr="00BE3340" w:rsidDel="007D50BB">
          <w:rPr>
            <w:color w:val="FF0000"/>
          </w:rPr>
          <w:delText>which</w:delText>
        </w:r>
        <w:r w:rsidRPr="00BE3340" w:rsidDel="007D50BB">
          <w:rPr>
            <w:color w:val="FF0000"/>
            <w:spacing w:val="-12"/>
          </w:rPr>
          <w:delText xml:space="preserve"> </w:delText>
        </w:r>
        <w:r w:rsidRPr="00BE3340" w:rsidDel="007D50BB">
          <w:rPr>
            <w:color w:val="FF0000"/>
          </w:rPr>
          <w:delText>is</w:delText>
        </w:r>
        <w:r w:rsidRPr="00BE3340" w:rsidDel="007D50BB">
          <w:rPr>
            <w:color w:val="FF0000"/>
            <w:spacing w:val="-12"/>
          </w:rPr>
          <w:delText xml:space="preserve"> </w:delText>
        </w:r>
        <w:r w:rsidRPr="00BE3340" w:rsidDel="007D50BB">
          <w:rPr>
            <w:color w:val="FF0000"/>
          </w:rPr>
          <w:delText>doubtable, especially on training dataset. Generally, over 99.7% prediction accuracy means the relationship between input</w:delText>
        </w:r>
        <w:r w:rsidRPr="00BE3340" w:rsidDel="007D50BB">
          <w:rPr>
            <w:color w:val="FF0000"/>
            <w:spacing w:val="-11"/>
          </w:rPr>
          <w:delText xml:space="preserve"> </w:delText>
        </w:r>
        <w:r w:rsidRPr="00BE3340" w:rsidDel="007D50BB">
          <w:rPr>
            <w:color w:val="FF0000"/>
          </w:rPr>
          <w:delText>variables</w:delText>
        </w:r>
        <w:r w:rsidRPr="00BE3340" w:rsidDel="007D50BB">
          <w:rPr>
            <w:color w:val="FF0000"/>
            <w:spacing w:val="-11"/>
          </w:rPr>
          <w:delText xml:space="preserve"> </w:delText>
        </w:r>
        <w:r w:rsidRPr="00BE3340" w:rsidDel="007D50BB">
          <w:rPr>
            <w:color w:val="FF0000"/>
          </w:rPr>
          <w:delText>and</w:delText>
        </w:r>
        <w:r w:rsidRPr="00BE3340" w:rsidDel="007D50BB">
          <w:rPr>
            <w:color w:val="FF0000"/>
            <w:spacing w:val="-10"/>
          </w:rPr>
          <w:delText xml:space="preserve"> </w:delText>
        </w:r>
        <w:r w:rsidRPr="00BE3340" w:rsidDel="007D50BB">
          <w:rPr>
            <w:color w:val="FF0000"/>
          </w:rPr>
          <w:delText>the</w:delText>
        </w:r>
        <w:r w:rsidRPr="00BE3340" w:rsidDel="007D50BB">
          <w:rPr>
            <w:color w:val="FF0000"/>
            <w:spacing w:val="-11"/>
          </w:rPr>
          <w:delText xml:space="preserve"> </w:delText>
        </w:r>
        <w:r w:rsidRPr="00BE3340" w:rsidDel="007D50BB">
          <w:rPr>
            <w:color w:val="FF0000"/>
          </w:rPr>
          <w:delText>output</w:delText>
        </w:r>
        <w:r w:rsidRPr="00BE3340" w:rsidDel="007D50BB">
          <w:rPr>
            <w:color w:val="FF0000"/>
            <w:spacing w:val="-10"/>
          </w:rPr>
          <w:delText xml:space="preserve"> </w:delText>
        </w:r>
        <w:r w:rsidRPr="00BE3340" w:rsidDel="007D50BB">
          <w:rPr>
            <w:color w:val="FF0000"/>
          </w:rPr>
          <w:delText>variable</w:delText>
        </w:r>
        <w:r w:rsidRPr="00BE3340" w:rsidDel="007D50BB">
          <w:rPr>
            <w:color w:val="FF0000"/>
            <w:spacing w:val="-11"/>
          </w:rPr>
          <w:delText xml:space="preserve"> </w:delText>
        </w:r>
        <w:r w:rsidRPr="00BE3340" w:rsidDel="007D50BB">
          <w:rPr>
            <w:color w:val="FF0000"/>
          </w:rPr>
          <w:delText>fit</w:delText>
        </w:r>
        <w:r w:rsidRPr="00BE3340" w:rsidDel="007D50BB">
          <w:rPr>
            <w:color w:val="FF0000"/>
            <w:spacing w:val="-10"/>
          </w:rPr>
          <w:delText xml:space="preserve"> </w:delText>
        </w:r>
        <w:r w:rsidRPr="00BE3340" w:rsidDel="007D50BB">
          <w:rPr>
            <w:color w:val="FF0000"/>
          </w:rPr>
          <w:delText>into</w:delText>
        </w:r>
        <w:r w:rsidRPr="00BE3340" w:rsidDel="007D50BB">
          <w:rPr>
            <w:color w:val="FF0000"/>
            <w:spacing w:val="-11"/>
          </w:rPr>
          <w:delText xml:space="preserve"> </w:delText>
        </w:r>
        <w:r w:rsidRPr="00BE3340" w:rsidDel="007D50BB">
          <w:rPr>
            <w:color w:val="FF0000"/>
          </w:rPr>
          <w:delText>a</w:delText>
        </w:r>
        <w:r w:rsidRPr="00BE3340" w:rsidDel="007D50BB">
          <w:rPr>
            <w:color w:val="FF0000"/>
            <w:spacing w:val="-10"/>
          </w:rPr>
          <w:delText xml:space="preserve"> </w:delText>
        </w:r>
        <w:r w:rsidRPr="00BE3340" w:rsidDel="007D50BB">
          <w:rPr>
            <w:color w:val="FF0000"/>
          </w:rPr>
          <w:delText>mathematical</w:delText>
        </w:r>
        <w:r w:rsidRPr="00BE3340" w:rsidDel="007D50BB">
          <w:rPr>
            <w:color w:val="FF0000"/>
            <w:spacing w:val="-11"/>
          </w:rPr>
          <w:delText xml:space="preserve"> </w:delText>
        </w:r>
        <w:r w:rsidRPr="00BE3340" w:rsidDel="007D50BB">
          <w:rPr>
            <w:color w:val="FF0000"/>
          </w:rPr>
          <w:delText>rule</w:delText>
        </w:r>
        <w:r w:rsidRPr="00BE3340" w:rsidDel="007D50BB">
          <w:rPr>
            <w:color w:val="FF0000"/>
            <w:spacing w:val="-10"/>
          </w:rPr>
          <w:delText xml:space="preserve"> </w:delText>
        </w:r>
        <w:r w:rsidRPr="00BE3340" w:rsidDel="007D50BB">
          <w:rPr>
            <w:color w:val="FF0000"/>
          </w:rPr>
          <w:delText>or</w:delText>
        </w:r>
        <w:r w:rsidRPr="00BE3340" w:rsidDel="007D50BB">
          <w:rPr>
            <w:color w:val="FF0000"/>
            <w:spacing w:val="-11"/>
          </w:rPr>
          <w:delText xml:space="preserve"> </w:delText>
        </w:r>
        <w:r w:rsidRPr="00BE3340" w:rsidDel="007D50BB">
          <w:rPr>
            <w:color w:val="FF0000"/>
          </w:rPr>
          <w:delText>expression.</w:delText>
        </w:r>
        <w:r w:rsidRPr="00BE3340" w:rsidDel="007D50BB">
          <w:rPr>
            <w:color w:val="FF0000"/>
            <w:spacing w:val="4"/>
          </w:rPr>
          <w:delText xml:space="preserve"> </w:delText>
        </w:r>
        <w:r w:rsidRPr="00BE3340" w:rsidDel="007D50BB">
          <w:rPr>
            <w:color w:val="FF0000"/>
            <w:spacing w:val="-4"/>
          </w:rPr>
          <w:delText>However,</w:delText>
        </w:r>
        <w:r w:rsidRPr="00BE3340" w:rsidDel="007D50BB">
          <w:rPr>
            <w:color w:val="FF0000"/>
            <w:spacing w:val="-10"/>
          </w:rPr>
          <w:delText xml:space="preserve"> </w:delText>
        </w:r>
        <w:r w:rsidRPr="00BE3340" w:rsidDel="007D50BB">
          <w:rPr>
            <w:color w:val="FF0000"/>
          </w:rPr>
          <w:delText>there</w:delText>
        </w:r>
        <w:r w:rsidRPr="00BE3340" w:rsidDel="007D50BB">
          <w:rPr>
            <w:color w:val="FF0000"/>
            <w:spacing w:val="-11"/>
          </w:rPr>
          <w:delText xml:space="preserve"> </w:delText>
        </w:r>
        <w:r w:rsidRPr="00BE3340" w:rsidDel="007D50BB">
          <w:rPr>
            <w:color w:val="FF0000"/>
          </w:rPr>
          <w:delText>is</w:delText>
        </w:r>
        <w:r w:rsidRPr="00BE3340" w:rsidDel="007D50BB">
          <w:rPr>
            <w:color w:val="FF0000"/>
            <w:spacing w:val="-10"/>
          </w:rPr>
          <w:delText xml:space="preserve"> </w:delText>
        </w:r>
        <w:r w:rsidRPr="00BE3340" w:rsidDel="007D50BB">
          <w:rPr>
            <w:color w:val="FF0000"/>
          </w:rPr>
          <w:delText>measure- ment</w:delText>
        </w:r>
        <w:r w:rsidRPr="00BE3340" w:rsidDel="007D50BB">
          <w:rPr>
            <w:color w:val="FF0000"/>
            <w:spacing w:val="9"/>
          </w:rPr>
          <w:delText xml:space="preserve"> </w:delText>
        </w:r>
        <w:r w:rsidRPr="00BE3340" w:rsidDel="007D50BB">
          <w:rPr>
            <w:color w:val="FF0000"/>
          </w:rPr>
          <w:delText>errors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in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all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engineering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problems,</w:delText>
        </w:r>
        <w:r w:rsidRPr="00BE3340" w:rsidDel="007D50BB">
          <w:rPr>
            <w:color w:val="FF0000"/>
            <w:spacing w:val="14"/>
          </w:rPr>
          <w:delText xml:space="preserve"> </w:delText>
        </w:r>
        <w:r w:rsidRPr="00BE3340" w:rsidDel="007D50BB">
          <w:rPr>
            <w:color w:val="FF0000"/>
          </w:rPr>
          <w:delText>and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this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measurement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error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is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stochastic.</w:delText>
        </w:r>
        <w:r w:rsidRPr="00BE3340" w:rsidDel="007D50BB">
          <w:rPr>
            <w:color w:val="FF0000"/>
            <w:spacing w:val="51"/>
          </w:rPr>
          <w:delText xml:space="preserve"> </w:delText>
        </w:r>
        <w:r w:rsidRPr="00BE3340" w:rsidDel="007D50BB">
          <w:rPr>
            <w:color w:val="FF0000"/>
          </w:rPr>
          <w:delText>That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means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we</w:delText>
        </w:r>
        <w:r w:rsidRPr="00BE3340" w:rsidDel="007D50BB">
          <w:rPr>
            <w:color w:val="FF0000"/>
            <w:spacing w:val="10"/>
          </w:rPr>
          <w:delText xml:space="preserve"> </w:delText>
        </w:r>
        <w:r w:rsidRPr="00BE3340" w:rsidDel="007D50BB">
          <w:rPr>
            <w:color w:val="FF0000"/>
          </w:rPr>
          <w:delText>almost</w:delText>
        </w:r>
      </w:del>
    </w:p>
    <w:p w14:paraId="10C74926" w14:textId="6687E86B" w:rsidR="00B40315" w:rsidRPr="00BE3340" w:rsidDel="007D50BB" w:rsidRDefault="00B40315">
      <w:pPr>
        <w:spacing w:line="256" w:lineRule="auto"/>
        <w:jc w:val="both"/>
        <w:rPr>
          <w:del w:id="465" w:author="Patrick Tang" w:date="2021-06-24T16:20:00Z"/>
        </w:rPr>
        <w:sectPr w:rsidR="00B40315" w:rsidRPr="00BE3340" w:rsidDel="007D50BB">
          <w:pgSz w:w="12240" w:h="15840"/>
          <w:pgMar w:top="1360" w:right="820" w:bottom="720" w:left="1300" w:header="0" w:footer="538" w:gutter="0"/>
          <w:cols w:space="720"/>
        </w:sectPr>
      </w:pPr>
    </w:p>
    <w:p w14:paraId="484DF080" w14:textId="1FD796A1" w:rsidR="00B40315" w:rsidRPr="00BE3340" w:rsidDel="007D50BB" w:rsidRDefault="002B1B5E">
      <w:pPr>
        <w:pStyle w:val="BodyText"/>
        <w:spacing w:before="71" w:line="256" w:lineRule="auto"/>
        <w:ind w:left="117" w:right="595"/>
        <w:jc w:val="both"/>
        <w:rPr>
          <w:del w:id="466" w:author="Patrick Tang" w:date="2021-06-24T16:20:00Z"/>
        </w:rPr>
      </w:pPr>
      <w:del w:id="467" w:author="Patrick Tang" w:date="2021-06-24T16:20:00Z">
        <w:r w:rsidRPr="00BE3340" w:rsidDel="007D50BB">
          <w:rPr>
            <w:color w:val="FF0000"/>
          </w:rPr>
          <w:lastRenderedPageBreak/>
          <w:delText>impossible to find out a mathematical model to present the relationship between input and output variables explicitly.</w:delText>
        </w:r>
      </w:del>
    </w:p>
    <w:p w14:paraId="71103317" w14:textId="11E2C325" w:rsidR="00B40315" w:rsidRPr="00BE3340" w:rsidRDefault="002B1B5E">
      <w:pPr>
        <w:pStyle w:val="BodyText"/>
        <w:spacing w:line="256" w:lineRule="auto"/>
        <w:ind w:left="117" w:right="595" w:firstLine="338"/>
        <w:jc w:val="both"/>
      </w:pPr>
      <w:r w:rsidRPr="00BE3340">
        <w:rPr>
          <w:color w:val="0000FF"/>
          <w:spacing w:val="-5"/>
        </w:rPr>
        <w:t xml:space="preserve">Wang </w:t>
      </w:r>
      <w:r w:rsidRPr="00BE3340">
        <w:rPr>
          <w:color w:val="0000FF"/>
        </w:rPr>
        <w:t xml:space="preserve">et al. [35] used ANN and ensemble classification models </w:t>
      </w:r>
      <w:del w:id="468" w:author="Patrick Tang" w:date="2021-06-24T16:24:00Z">
        <w:r w:rsidRPr="00BE3340" w:rsidDel="00AF4BDB">
          <w:rPr>
            <w:color w:val="0000FF"/>
          </w:rPr>
          <w:delText>to implement</w:delText>
        </w:r>
      </w:del>
      <w:ins w:id="469" w:author="Patrick Tang" w:date="2021-06-24T16:24:00Z">
        <w:r w:rsidR="00AF4BDB" w:rsidRPr="00BE3340">
          <w:rPr>
            <w:color w:val="0000FF"/>
          </w:rPr>
          <w:t>for</w:t>
        </w:r>
      </w:ins>
      <w:r w:rsidRPr="00BE3340">
        <w:rPr>
          <w:color w:val="0000FF"/>
        </w:rPr>
        <w:t xml:space="preserve"> </w:t>
      </w:r>
      <w:ins w:id="470" w:author="Patrick Tang" w:date="2021-06-24T16:24:00Z">
        <w:r w:rsidR="00AF4BDB" w:rsidRPr="00BE3340">
          <w:rPr>
            <w:color w:val="0000FF"/>
          </w:rPr>
          <w:t xml:space="preserve">a </w:t>
        </w:r>
      </w:ins>
      <w:r w:rsidRPr="00BE3340">
        <w:rPr>
          <w:color w:val="0000FF"/>
        </w:rPr>
        <w:t>binary prediction (healed or not) of self-healing materials based on 30 samples</w:t>
      </w:r>
      <w:ins w:id="471" w:author="Patrick Tang" w:date="2021-06-24T16:36:00Z">
        <w:r w:rsidR="00CC1ACA" w:rsidRPr="00BE3340">
          <w:rPr>
            <w:color w:val="0000FF"/>
          </w:rPr>
          <w:t xml:space="preserve"> </w:t>
        </w:r>
        <w:commentRangeStart w:id="472"/>
        <w:r w:rsidR="00CC1ACA" w:rsidRPr="00BE3340">
          <w:rPr>
            <w:color w:val="0000FF"/>
          </w:rPr>
          <w:t>f</w:t>
        </w:r>
      </w:ins>
      <w:ins w:id="473" w:author="Patrick Tang" w:date="2021-06-24T16:37:00Z">
        <w:r w:rsidR="00CC1ACA" w:rsidRPr="00BE3340">
          <w:rPr>
            <w:color w:val="0000FF"/>
          </w:rPr>
          <w:t>rom literature</w:t>
        </w:r>
        <w:commentRangeEnd w:id="472"/>
        <w:r w:rsidR="00CC1ACA" w:rsidRPr="00BE3340">
          <w:rPr>
            <w:rStyle w:val="CommentReference"/>
          </w:rPr>
          <w:commentReference w:id="472"/>
        </w:r>
      </w:ins>
      <w:r w:rsidRPr="00BE3340">
        <w:rPr>
          <w:color w:val="0000FF"/>
        </w:rPr>
        <w:t>.</w:t>
      </w:r>
      <w:del w:id="474" w:author="Patrick Tang" w:date="2021-06-24T16:22:00Z">
        <w:r w:rsidRPr="00BE3340" w:rsidDel="00AF4BDB">
          <w:rPr>
            <w:color w:val="0000FF"/>
          </w:rPr>
          <w:delText xml:space="preserve"> </w:delText>
        </w:r>
      </w:del>
      <w:r w:rsidRPr="00BE3340">
        <w:rPr>
          <w:color w:val="0000FF"/>
        </w:rPr>
        <w:t xml:space="preserve"> </w:t>
      </w:r>
      <w:r w:rsidRPr="00A97774">
        <w:rPr>
          <w:color w:val="0000FF"/>
          <w:spacing w:val="-4"/>
        </w:rPr>
        <w:t xml:space="preserve">However, </w:t>
      </w:r>
      <w:del w:id="475" w:author="Patrick Tang" w:date="2021-06-24T16:24:00Z">
        <w:r w:rsidRPr="00A97774" w:rsidDel="00AF4BDB">
          <w:rPr>
            <w:color w:val="0000FF"/>
            <w:spacing w:val="-4"/>
          </w:rPr>
          <w:delText xml:space="preserve"> </w:delText>
        </w:r>
      </w:del>
      <w:r w:rsidRPr="00A97774">
        <w:rPr>
          <w:color w:val="0000FF"/>
        </w:rPr>
        <w:t>the</w:t>
      </w:r>
      <w:ins w:id="476" w:author="Patrick Tang" w:date="2021-06-24T16:24:00Z">
        <w:r w:rsidR="00AF4BDB" w:rsidRPr="00453F0F">
          <w:rPr>
            <w:color w:val="0000FF"/>
          </w:rPr>
          <w:t>ir</w:t>
        </w:r>
      </w:ins>
      <w:r w:rsidRPr="00453F0F">
        <w:rPr>
          <w:color w:val="0000FF"/>
        </w:rPr>
        <w:t xml:space="preserve"> regression models were </w:t>
      </w:r>
      <w:commentRangeStart w:id="477"/>
      <w:proofErr w:type="gramStart"/>
      <w:r w:rsidRPr="00453F0F">
        <w:rPr>
          <w:color w:val="0000FF"/>
        </w:rPr>
        <w:t>conducted  by</w:t>
      </w:r>
      <w:proofErr w:type="gramEnd"/>
      <w:r w:rsidRPr="00453F0F">
        <w:rPr>
          <w:color w:val="0000FF"/>
        </w:rPr>
        <w:t xml:space="preserve"> </w:t>
      </w:r>
      <w:commentRangeEnd w:id="477"/>
      <w:r w:rsidR="00AF4BDB" w:rsidRPr="00BE3340">
        <w:rPr>
          <w:rStyle w:val="CommentReference"/>
        </w:rPr>
        <w:commentReference w:id="477"/>
      </w:r>
      <w:r w:rsidRPr="00BE3340">
        <w:rPr>
          <w:color w:val="0000FF"/>
        </w:rPr>
        <w:t>numerical simulations which assumed the relationship between the input and output variables</w:t>
      </w:r>
      <w:r w:rsidRPr="00BE3340">
        <w:rPr>
          <w:color w:val="0000FF"/>
          <w:spacing w:val="-18"/>
        </w:rPr>
        <w:t xml:space="preserve"> </w:t>
      </w:r>
      <w:r w:rsidRPr="00A97774">
        <w:rPr>
          <w:color w:val="0000FF"/>
        </w:rPr>
        <w:t xml:space="preserve">following some logistic regression models. </w:t>
      </w:r>
      <w:del w:id="478" w:author="Patrick Tang" w:date="2021-06-24T16:39:00Z">
        <w:r w:rsidRPr="00A97774" w:rsidDel="00CC1ACA">
          <w:rPr>
            <w:color w:val="0000FF"/>
          </w:rPr>
          <w:delText>Later</w:delText>
        </w:r>
      </w:del>
      <w:ins w:id="479" w:author="Patrick Tang" w:date="2021-06-24T16:39:00Z">
        <w:r w:rsidR="00CC1ACA" w:rsidRPr="00A97774">
          <w:rPr>
            <w:color w:val="0000FF"/>
          </w:rPr>
          <w:t>More recentl</w:t>
        </w:r>
        <w:r w:rsidR="00CC1ACA" w:rsidRPr="00453F0F">
          <w:rPr>
            <w:color w:val="0000FF"/>
          </w:rPr>
          <w:t>y</w:t>
        </w:r>
      </w:ins>
      <w:r w:rsidRPr="00453F0F">
        <w:rPr>
          <w:color w:val="0000FF"/>
        </w:rPr>
        <w:t xml:space="preserve">, </w:t>
      </w:r>
      <w:ins w:id="480" w:author="Patrick Tang" w:date="2021-06-24T16:39:00Z">
        <w:r w:rsidR="00CC1ACA" w:rsidRPr="007F427F">
          <w:rPr>
            <w:color w:val="0000FF"/>
          </w:rPr>
          <w:t xml:space="preserve">Chaitanya et al. </w:t>
        </w:r>
      </w:ins>
      <w:r w:rsidRPr="002B568D">
        <w:rPr>
          <w:color w:val="0000FF"/>
        </w:rPr>
        <w:t>[36] used an ANN model to predict the self-healing property</w:t>
      </w:r>
      <w:del w:id="481" w:author="Patrick Tang" w:date="2021-06-24T16:40:00Z">
        <w:r w:rsidRPr="002B568D" w:rsidDel="00CC1ACA">
          <w:rPr>
            <w:color w:val="0000FF"/>
          </w:rPr>
          <w:delText>,</w:delText>
        </w:r>
      </w:del>
      <w:del w:id="482" w:author="Patrick Tang" w:date="2021-06-24T16:42:00Z">
        <w:r w:rsidRPr="00FA1A45" w:rsidDel="00CC1ACA">
          <w:rPr>
            <w:color w:val="0000FF"/>
          </w:rPr>
          <w:delText xml:space="preserve"> </w:delText>
        </w:r>
        <w:r w:rsidRPr="00AF7ECF" w:rsidDel="00CC1ACA">
          <w:rPr>
            <w:color w:val="0000FF"/>
            <w:spacing w:val="-3"/>
          </w:rPr>
          <w:delText>com</w:delText>
        </w:r>
      </w:del>
      <w:del w:id="483" w:author="Patrick Tang" w:date="2021-06-24T16:39:00Z">
        <w:r w:rsidRPr="00BE3340" w:rsidDel="00CC1ACA">
          <w:rPr>
            <w:color w:val="0000FF"/>
            <w:spacing w:val="-3"/>
          </w:rPr>
          <w:delText xml:space="preserve">- </w:delText>
        </w:r>
      </w:del>
      <w:del w:id="484" w:author="Patrick Tang" w:date="2021-06-24T16:42:00Z">
        <w:r w:rsidRPr="00BE3340" w:rsidDel="00CC1ACA">
          <w:rPr>
            <w:color w:val="0000FF"/>
          </w:rPr>
          <w:delText>pressive</w:delText>
        </w:r>
        <w:r w:rsidRPr="00BE3340" w:rsidDel="00CC1ACA">
          <w:rPr>
            <w:color w:val="0000FF"/>
            <w:spacing w:val="-9"/>
          </w:rPr>
          <w:delText xml:space="preserve"> </w:delText>
        </w:r>
        <w:r w:rsidRPr="00BE3340" w:rsidDel="00CC1ACA">
          <w:rPr>
            <w:color w:val="0000FF"/>
          </w:rPr>
          <w:delText>strength</w:delText>
        </w:r>
      </w:del>
      <w:del w:id="485" w:author="Patrick Tang" w:date="2021-06-24T16:40:00Z">
        <w:r w:rsidRPr="00BE3340" w:rsidDel="00CC1ACA">
          <w:rPr>
            <w:color w:val="0000FF"/>
          </w:rPr>
          <w:delText>,</w:delText>
        </w:r>
      </w:del>
      <w:r w:rsidRPr="00BE3340">
        <w:rPr>
          <w:color w:val="0000FF"/>
          <w:spacing w:val="-9"/>
        </w:rPr>
        <w:t xml:space="preserve"> </w:t>
      </w:r>
      <w:r w:rsidRPr="00BE3340">
        <w:rPr>
          <w:color w:val="0000FF"/>
        </w:rPr>
        <w:t>of</w:t>
      </w:r>
      <w:r w:rsidRPr="00BE3340">
        <w:rPr>
          <w:color w:val="0000FF"/>
          <w:spacing w:val="-8"/>
        </w:rPr>
        <w:t xml:space="preserve"> </w:t>
      </w:r>
      <w:ins w:id="486" w:author="Patrick Tang" w:date="2021-06-24T16:41:00Z">
        <w:r w:rsidR="00CC1ACA" w:rsidRPr="00BE3340">
          <w:rPr>
            <w:color w:val="0000FF"/>
            <w:spacing w:val="-8"/>
          </w:rPr>
          <w:t>concrete</w:t>
        </w:r>
      </w:ins>
      <w:ins w:id="487" w:author="Patrick Tang" w:date="2021-06-24T16:40:00Z">
        <w:r w:rsidR="00CC1ACA" w:rsidRPr="00BE3340">
          <w:rPr>
            <w:color w:val="0000FF"/>
            <w:spacing w:val="-8"/>
          </w:rPr>
          <w:t xml:space="preserve"> containing </w:t>
        </w:r>
      </w:ins>
      <w:ins w:id="488" w:author="Patrick Tang" w:date="2021-06-24T16:41:00Z">
        <w:r w:rsidR="00CC1ACA" w:rsidRPr="00BE3340">
          <w:rPr>
            <w:color w:val="0000FF"/>
          </w:rPr>
          <w:t>g</w:t>
        </w:r>
      </w:ins>
      <w:del w:id="489" w:author="Patrick Tang" w:date="2021-06-24T16:41:00Z">
        <w:r w:rsidRPr="00BE3340" w:rsidDel="00CC1ACA">
          <w:rPr>
            <w:color w:val="0000FF"/>
          </w:rPr>
          <w:delText>G</w:delText>
        </w:r>
      </w:del>
      <w:r w:rsidRPr="00BE3340">
        <w:rPr>
          <w:color w:val="0000FF"/>
        </w:rPr>
        <w:t>round</w:t>
      </w:r>
      <w:r w:rsidRPr="00BE3340">
        <w:rPr>
          <w:color w:val="0000FF"/>
          <w:spacing w:val="-9"/>
        </w:rPr>
        <w:t xml:space="preserve"> </w:t>
      </w:r>
      <w:ins w:id="490" w:author="Patrick Tang" w:date="2021-06-24T16:41:00Z">
        <w:r w:rsidR="00CC1ACA" w:rsidRPr="00BE3340">
          <w:rPr>
            <w:color w:val="0000FF"/>
          </w:rPr>
          <w:t>g</w:t>
        </w:r>
      </w:ins>
      <w:del w:id="491" w:author="Patrick Tang" w:date="2021-06-24T16:41:00Z">
        <w:r w:rsidRPr="00BE3340" w:rsidDel="00CC1ACA">
          <w:rPr>
            <w:color w:val="0000FF"/>
          </w:rPr>
          <w:delText>G</w:delText>
        </w:r>
      </w:del>
      <w:r w:rsidRPr="00BE3340">
        <w:rPr>
          <w:color w:val="0000FF"/>
        </w:rPr>
        <w:t>ranulated</w:t>
      </w:r>
      <w:r w:rsidRPr="00BE3340">
        <w:rPr>
          <w:color w:val="0000FF"/>
          <w:spacing w:val="-8"/>
        </w:rPr>
        <w:t xml:space="preserve"> </w:t>
      </w:r>
      <w:ins w:id="492" w:author="Patrick Tang" w:date="2021-06-24T16:41:00Z">
        <w:r w:rsidR="00CC1ACA" w:rsidRPr="00BE3340">
          <w:rPr>
            <w:color w:val="0000FF"/>
          </w:rPr>
          <w:t>b</w:t>
        </w:r>
      </w:ins>
      <w:del w:id="493" w:author="Patrick Tang" w:date="2021-06-24T16:41:00Z">
        <w:r w:rsidRPr="00BE3340" w:rsidDel="00CC1ACA">
          <w:rPr>
            <w:color w:val="0000FF"/>
          </w:rPr>
          <w:delText>B</w:delText>
        </w:r>
      </w:del>
      <w:r w:rsidRPr="00BE3340">
        <w:rPr>
          <w:color w:val="0000FF"/>
        </w:rPr>
        <w:t>last</w:t>
      </w:r>
      <w:r w:rsidRPr="00BE3340">
        <w:rPr>
          <w:color w:val="0000FF"/>
          <w:spacing w:val="-9"/>
        </w:rPr>
        <w:t xml:space="preserve"> </w:t>
      </w:r>
      <w:ins w:id="494" w:author="Patrick Tang" w:date="2021-06-24T16:41:00Z">
        <w:r w:rsidR="00CC1ACA" w:rsidRPr="00BE3340">
          <w:rPr>
            <w:color w:val="0000FF"/>
          </w:rPr>
          <w:t>f</w:t>
        </w:r>
      </w:ins>
      <w:del w:id="495" w:author="Patrick Tang" w:date="2021-06-24T16:41:00Z">
        <w:r w:rsidRPr="00BE3340" w:rsidDel="00CC1ACA">
          <w:rPr>
            <w:color w:val="0000FF"/>
          </w:rPr>
          <w:delText>F</w:delText>
        </w:r>
      </w:del>
      <w:r w:rsidRPr="00BE3340">
        <w:rPr>
          <w:color w:val="0000FF"/>
        </w:rPr>
        <w:t>urnace</w:t>
      </w:r>
      <w:r w:rsidRPr="00BE3340">
        <w:rPr>
          <w:color w:val="0000FF"/>
          <w:spacing w:val="-9"/>
        </w:rPr>
        <w:t xml:space="preserve"> </w:t>
      </w:r>
      <w:r w:rsidRPr="00BE3340">
        <w:rPr>
          <w:color w:val="0000FF"/>
        </w:rPr>
        <w:t>slag</w:t>
      </w:r>
      <w:r w:rsidRPr="00BE3340">
        <w:rPr>
          <w:color w:val="0000FF"/>
          <w:spacing w:val="-8"/>
        </w:rPr>
        <w:t xml:space="preserve"> </w:t>
      </w:r>
      <w:commentRangeStart w:id="496"/>
      <w:ins w:id="497" w:author="Patrick Tang" w:date="2021-06-24T16:42:00Z">
        <w:r w:rsidR="00CC1ACA" w:rsidRPr="00BE3340">
          <w:rPr>
            <w:color w:val="0000FF"/>
          </w:rPr>
          <w:t xml:space="preserve">in terms of </w:t>
        </w:r>
        <w:r w:rsidR="00CC1ACA" w:rsidRPr="00BE3340">
          <w:rPr>
            <w:color w:val="0000FF"/>
            <w:spacing w:val="-3"/>
          </w:rPr>
          <w:t>com</w:t>
        </w:r>
        <w:r w:rsidR="00CC1ACA" w:rsidRPr="00BE3340">
          <w:rPr>
            <w:color w:val="0000FF"/>
          </w:rPr>
          <w:t>pressive</w:t>
        </w:r>
        <w:r w:rsidR="00CC1ACA" w:rsidRPr="00BE3340">
          <w:rPr>
            <w:color w:val="0000FF"/>
            <w:spacing w:val="-9"/>
          </w:rPr>
          <w:t xml:space="preserve"> </w:t>
        </w:r>
        <w:r w:rsidR="00CC1ACA" w:rsidRPr="00BE3340">
          <w:rPr>
            <w:color w:val="0000FF"/>
          </w:rPr>
          <w:t xml:space="preserve">strength recovery </w:t>
        </w:r>
        <w:commentRangeEnd w:id="496"/>
        <w:r w:rsidR="007C0B8F" w:rsidRPr="00BE3340">
          <w:rPr>
            <w:rStyle w:val="CommentReference"/>
          </w:rPr>
          <w:commentReference w:id="496"/>
        </w:r>
      </w:ins>
      <w:del w:id="498" w:author="Patrick Tang" w:date="2021-06-24T16:42:00Z">
        <w:r w:rsidRPr="00BE3340" w:rsidDel="00CC1ACA">
          <w:rPr>
            <w:color w:val="0000FF"/>
          </w:rPr>
          <w:delText>using</w:delText>
        </w:r>
        <w:r w:rsidRPr="00BE3340" w:rsidDel="00CC1ACA">
          <w:rPr>
            <w:color w:val="0000FF"/>
            <w:spacing w:val="-9"/>
          </w:rPr>
          <w:delText xml:space="preserve"> </w:delText>
        </w:r>
      </w:del>
      <w:ins w:id="499" w:author="Patrick Tang" w:date="2021-06-24T16:42:00Z">
        <w:r w:rsidR="00CC1ACA" w:rsidRPr="00BE3340">
          <w:rPr>
            <w:color w:val="0000FF"/>
          </w:rPr>
          <w:t>b</w:t>
        </w:r>
        <w:r w:rsidR="00CC1ACA" w:rsidRPr="00A97774">
          <w:rPr>
            <w:color w:val="0000FF"/>
          </w:rPr>
          <w:t xml:space="preserve">ased on </w:t>
        </w:r>
      </w:ins>
      <w:r w:rsidRPr="00A97774">
        <w:rPr>
          <w:color w:val="0000FF"/>
        </w:rPr>
        <w:t>51</w:t>
      </w:r>
      <w:r w:rsidRPr="00A97774">
        <w:rPr>
          <w:color w:val="0000FF"/>
          <w:spacing w:val="-8"/>
        </w:rPr>
        <w:t xml:space="preserve"> </w:t>
      </w:r>
      <w:r w:rsidRPr="00453F0F">
        <w:rPr>
          <w:color w:val="0000FF"/>
        </w:rPr>
        <w:t>samples</w:t>
      </w:r>
      <w:r w:rsidRPr="00453F0F">
        <w:rPr>
          <w:color w:val="0000FF"/>
          <w:spacing w:val="-9"/>
        </w:rPr>
        <w:t xml:space="preserve"> </w:t>
      </w:r>
      <w:r w:rsidRPr="007F427F">
        <w:rPr>
          <w:color w:val="0000FF"/>
        </w:rPr>
        <w:t>collected</w:t>
      </w:r>
      <w:r w:rsidRPr="002B568D">
        <w:rPr>
          <w:color w:val="0000FF"/>
          <w:spacing w:val="-9"/>
        </w:rPr>
        <w:t xml:space="preserve"> </w:t>
      </w:r>
      <w:r w:rsidRPr="002B568D">
        <w:rPr>
          <w:color w:val="0000FF"/>
        </w:rPr>
        <w:t>from</w:t>
      </w:r>
      <w:r w:rsidRPr="00FA1A45">
        <w:rPr>
          <w:color w:val="0000FF"/>
          <w:spacing w:val="-8"/>
        </w:rPr>
        <w:t xml:space="preserve"> </w:t>
      </w:r>
      <w:commentRangeStart w:id="500"/>
      <w:ins w:id="501" w:author="Patrick Tang" w:date="2021-06-24T16:42:00Z">
        <w:r w:rsidR="007C0B8F" w:rsidRPr="00AF7ECF">
          <w:rPr>
            <w:color w:val="0000FF"/>
            <w:spacing w:val="-8"/>
          </w:rPr>
          <w:t>the</w:t>
        </w:r>
        <w:r w:rsidR="007C0B8F" w:rsidRPr="00BE3340">
          <w:rPr>
            <w:color w:val="0000FF"/>
            <w:spacing w:val="-8"/>
          </w:rPr>
          <w:t xml:space="preserve">ir </w:t>
        </w:r>
        <w:commentRangeEnd w:id="500"/>
        <w:r w:rsidR="007C0B8F" w:rsidRPr="00BE3340">
          <w:rPr>
            <w:rStyle w:val="CommentReference"/>
          </w:rPr>
          <w:commentReference w:id="500"/>
        </w:r>
      </w:ins>
      <w:del w:id="502" w:author="Patrick Tang" w:date="2021-06-24T16:42:00Z">
        <w:r w:rsidRPr="00BE3340" w:rsidDel="007C0B8F">
          <w:rPr>
            <w:color w:val="0000FF"/>
          </w:rPr>
          <w:delText>lab</w:delText>
        </w:r>
        <w:r w:rsidRPr="00BE3340" w:rsidDel="007C0B8F">
          <w:rPr>
            <w:color w:val="0000FF"/>
            <w:spacing w:val="-9"/>
          </w:rPr>
          <w:delText xml:space="preserve"> </w:delText>
        </w:r>
      </w:del>
      <w:r w:rsidRPr="00BE3340">
        <w:rPr>
          <w:color w:val="0000FF"/>
          <w:spacing w:val="-3"/>
        </w:rPr>
        <w:t>experiment</w:t>
      </w:r>
      <w:ins w:id="503" w:author="Patrick Tang" w:date="2021-06-24T16:42:00Z">
        <w:r w:rsidR="007C0B8F" w:rsidRPr="00A97774">
          <w:rPr>
            <w:color w:val="0000FF"/>
            <w:spacing w:val="-3"/>
          </w:rPr>
          <w:t>al studies</w:t>
        </w:r>
      </w:ins>
      <w:r w:rsidRPr="00A97774">
        <w:rPr>
          <w:color w:val="0000FF"/>
          <w:spacing w:val="-3"/>
        </w:rPr>
        <w:t xml:space="preserve">. </w:t>
      </w:r>
      <w:r w:rsidRPr="00A97774">
        <w:rPr>
          <w:color w:val="0000FF"/>
          <w:spacing w:val="-4"/>
        </w:rPr>
        <w:t xml:space="preserve">However, </w:t>
      </w:r>
      <w:ins w:id="504" w:author="Patrick Tang" w:date="2021-06-24T16:45:00Z">
        <w:r w:rsidR="007C0B8F" w:rsidRPr="00453F0F">
          <w:rPr>
            <w:color w:val="0000FF"/>
          </w:rPr>
          <w:t>both studies [35] and [36]</w:t>
        </w:r>
      </w:ins>
      <w:del w:id="505" w:author="Patrick Tang" w:date="2021-06-24T16:45:00Z">
        <w:r w:rsidRPr="00453F0F" w:rsidDel="007C0B8F">
          <w:rPr>
            <w:color w:val="0000FF"/>
          </w:rPr>
          <w:delText>the</w:delText>
        </w:r>
      </w:del>
      <w:ins w:id="506" w:author="Patrick Tang" w:date="2021-06-24T16:44:00Z">
        <w:r w:rsidR="007C0B8F" w:rsidRPr="007F427F">
          <w:rPr>
            <w:color w:val="0000FF"/>
          </w:rPr>
          <w:t xml:space="preserve"> </w:t>
        </w:r>
      </w:ins>
      <w:ins w:id="507" w:author="Patrick Tang" w:date="2021-06-24T16:48:00Z">
        <w:r w:rsidR="007C0B8F" w:rsidRPr="002B568D">
          <w:rPr>
            <w:color w:val="0000FF"/>
          </w:rPr>
          <w:t xml:space="preserve">are </w:t>
        </w:r>
      </w:ins>
      <w:del w:id="508" w:author="Patrick Tang" w:date="2021-06-24T16:44:00Z">
        <w:r w:rsidRPr="002B568D" w:rsidDel="007C0B8F">
          <w:rPr>
            <w:color w:val="0000FF"/>
          </w:rPr>
          <w:delText>se two papers</w:delText>
        </w:r>
      </w:del>
      <w:del w:id="509" w:author="Patrick Tang" w:date="2021-06-24T16:45:00Z">
        <w:r w:rsidRPr="00FA1A45" w:rsidDel="007C0B8F">
          <w:rPr>
            <w:color w:val="0000FF"/>
          </w:rPr>
          <w:delText xml:space="preserve"> </w:delText>
        </w:r>
      </w:del>
      <w:r w:rsidRPr="00AF7ECF">
        <w:rPr>
          <w:color w:val="0000FF"/>
        </w:rPr>
        <w:t>lack</w:t>
      </w:r>
      <w:ins w:id="510" w:author="Patrick Tang" w:date="2021-06-24T16:47:00Z">
        <w:r w:rsidR="007C0B8F" w:rsidRPr="00BE3340">
          <w:rPr>
            <w:color w:val="0000FF"/>
          </w:rPr>
          <w:t xml:space="preserve"> of</w:t>
        </w:r>
      </w:ins>
      <w:del w:id="511" w:author="Patrick Tang" w:date="2021-06-24T16:47:00Z">
        <w:r w:rsidRPr="00BE3340" w:rsidDel="007C0B8F">
          <w:rPr>
            <w:color w:val="0000FF"/>
          </w:rPr>
          <w:delText>s</w:delText>
        </w:r>
      </w:del>
      <w:r w:rsidRPr="00BE3340">
        <w:rPr>
          <w:color w:val="0000FF"/>
        </w:rPr>
        <w:t xml:space="preserve"> </w:t>
      </w:r>
      <w:del w:id="512" w:author="Patrick Tang" w:date="2021-06-24T16:49:00Z">
        <w:r w:rsidRPr="00BE3340" w:rsidDel="007C0B8F">
          <w:rPr>
            <w:color w:val="0000FF"/>
          </w:rPr>
          <w:delText xml:space="preserve">prediction performance </w:delText>
        </w:r>
      </w:del>
      <w:del w:id="513" w:author="Patrick Tang" w:date="2021-06-24T16:50:00Z">
        <w:r w:rsidRPr="00BE3340" w:rsidDel="007C0B8F">
          <w:rPr>
            <w:color w:val="0000FF"/>
          </w:rPr>
          <w:delText xml:space="preserve">comparison on </w:delText>
        </w:r>
      </w:del>
      <w:r w:rsidRPr="00BE3340">
        <w:rPr>
          <w:color w:val="0000FF"/>
        </w:rPr>
        <w:t>validation and testing dataset, and</w:t>
      </w:r>
      <w:ins w:id="514" w:author="Patrick Tang" w:date="2021-06-24T16:50:00Z">
        <w:r w:rsidR="007C0B8F" w:rsidRPr="00BE3340">
          <w:rPr>
            <w:color w:val="0000FF"/>
          </w:rPr>
          <w:t xml:space="preserve"> comparison with other</w:t>
        </w:r>
      </w:ins>
      <w:r w:rsidRPr="00BE3340">
        <w:rPr>
          <w:color w:val="0000FF"/>
        </w:rPr>
        <w:t xml:space="preserve"> benchmark models</w:t>
      </w:r>
      <w:del w:id="515" w:author="Patrick Tang" w:date="2021-06-24T16:50:00Z">
        <w:r w:rsidRPr="00BE3340" w:rsidDel="007C0B8F">
          <w:rPr>
            <w:color w:val="0000FF"/>
          </w:rPr>
          <w:delText>,</w:delText>
        </w:r>
      </w:del>
      <w:r w:rsidRPr="00BE3340">
        <w:rPr>
          <w:color w:val="0000FF"/>
        </w:rPr>
        <w:t xml:space="preserve"> such as linear regression model. </w:t>
      </w:r>
      <w:del w:id="516" w:author="Patrick Tang" w:date="2021-06-24T16:51:00Z">
        <w:r w:rsidRPr="00BE3340" w:rsidDel="007C0B8F">
          <w:rPr>
            <w:color w:val="0000FF"/>
          </w:rPr>
          <w:delText>Moreover</w:delText>
        </w:r>
      </w:del>
      <w:ins w:id="517" w:author="Patrick Tang" w:date="2021-06-24T16:51:00Z">
        <w:r w:rsidR="007C0B8F" w:rsidRPr="00BE3340">
          <w:rPr>
            <w:color w:val="0000FF"/>
          </w:rPr>
          <w:t>Particularly</w:t>
        </w:r>
      </w:ins>
      <w:r w:rsidRPr="00BE3340">
        <w:rPr>
          <w:color w:val="0000FF"/>
        </w:rPr>
        <w:t xml:space="preserve">, </w:t>
      </w:r>
      <w:ins w:id="518" w:author="Patrick Tang" w:date="2021-06-24T16:50:00Z">
        <w:r w:rsidR="007C0B8F" w:rsidRPr="00BE3340">
          <w:rPr>
            <w:color w:val="0000FF"/>
          </w:rPr>
          <w:t>using</w:t>
        </w:r>
      </w:ins>
      <w:ins w:id="519" w:author="Patrick Tang" w:date="2021-06-24T16:51:00Z">
        <w:r w:rsidR="007C0B8F" w:rsidRPr="00BE3340">
          <w:rPr>
            <w:color w:val="0000FF"/>
          </w:rPr>
          <w:t xml:space="preserve"> a</w:t>
        </w:r>
      </w:ins>
      <w:ins w:id="520" w:author="Patrick Tang" w:date="2021-06-24T16:50:00Z">
        <w:r w:rsidR="007C0B8F" w:rsidRPr="00BE3340">
          <w:rPr>
            <w:color w:val="0000FF"/>
          </w:rPr>
          <w:t xml:space="preserve"> </w:t>
        </w:r>
      </w:ins>
      <w:r w:rsidRPr="00BE3340">
        <w:rPr>
          <w:color w:val="0000FF"/>
        </w:rPr>
        <w:t>limited number of samples (data) may not be enough for training a reliable</w:t>
      </w:r>
      <w:r w:rsidRPr="00BE3340">
        <w:rPr>
          <w:color w:val="0000FF"/>
          <w:spacing w:val="-8"/>
        </w:rPr>
        <w:t xml:space="preserve"> </w:t>
      </w:r>
      <w:r w:rsidRPr="00BE3340">
        <w:rPr>
          <w:color w:val="0000FF"/>
        </w:rPr>
        <w:t>model.</w:t>
      </w:r>
    </w:p>
    <w:p w14:paraId="1584FC55" w14:textId="652405ED" w:rsidR="00B40315" w:rsidRPr="002B568D" w:rsidRDefault="0044363C">
      <w:pPr>
        <w:pStyle w:val="BodyText"/>
        <w:spacing w:before="3" w:line="256" w:lineRule="auto"/>
        <w:ind w:left="117" w:right="595" w:firstLine="338"/>
        <w:jc w:val="both"/>
      </w:pPr>
      <w:ins w:id="521" w:author="Patrick Tang" w:date="2021-06-25T16:22:00Z">
        <w:r w:rsidRPr="00BE3340">
          <w:t>Zhuang and Zhou [34] conducted a</w:t>
        </w:r>
      </w:ins>
      <w:del w:id="522" w:author="Patrick Tang" w:date="2021-06-25T16:22:00Z">
        <w:r w:rsidR="002B1B5E" w:rsidRPr="00BE3340" w:rsidDel="0044363C">
          <w:delText>A</w:delText>
        </w:r>
      </w:del>
      <w:r w:rsidR="002B1B5E" w:rsidRPr="00BE3340">
        <w:t xml:space="preserve"> comparative study </w:t>
      </w:r>
      <w:ins w:id="523" w:author="Patrick Tang" w:date="2021-06-25T16:20:00Z">
        <w:r w:rsidRPr="00BE3340">
          <w:t xml:space="preserve">on six ML algorithms </w:t>
        </w:r>
      </w:ins>
      <w:del w:id="524" w:author="Patrick Tang" w:date="2021-06-25T16:21:00Z">
        <w:r w:rsidR="002B1B5E" w:rsidRPr="00BE3340" w:rsidDel="0044363C">
          <w:delText>was conducted by [34]</w:delText>
        </w:r>
      </w:del>
      <w:ins w:id="525" w:author="Patrick Tang" w:date="2021-06-25T16:21:00Z">
        <w:r w:rsidRPr="00BE3340">
          <w:t>including</w:t>
        </w:r>
      </w:ins>
      <w:r w:rsidR="002B1B5E" w:rsidRPr="00BE3340">
        <w:t xml:space="preserve"> </w:t>
      </w:r>
      <w:del w:id="526" w:author="Patrick Tang" w:date="2021-06-25T16:21:00Z">
        <w:r w:rsidR="002B1B5E" w:rsidRPr="00BE3340" w:rsidDel="0044363C">
          <w:delText xml:space="preserve">using </w:delText>
        </w:r>
      </w:del>
      <w:r w:rsidR="002B1B5E" w:rsidRPr="00BE3340">
        <w:t>SVR, Decision Tree Regression (DTR), Gradient Boosting</w:t>
      </w:r>
      <w:r w:rsidR="002B1B5E" w:rsidRPr="00BE3340">
        <w:rPr>
          <w:spacing w:val="-12"/>
        </w:rPr>
        <w:t xml:space="preserve"> </w:t>
      </w:r>
      <w:r w:rsidR="002B1B5E" w:rsidRPr="00BE3340">
        <w:t>Regression</w:t>
      </w:r>
      <w:r w:rsidR="002B1B5E" w:rsidRPr="00BE3340">
        <w:rPr>
          <w:spacing w:val="-11"/>
        </w:rPr>
        <w:t xml:space="preserve"> </w:t>
      </w:r>
      <w:r w:rsidR="002B1B5E" w:rsidRPr="00BE3340">
        <w:t>(GBR),</w:t>
      </w:r>
      <w:r w:rsidR="002B1B5E" w:rsidRPr="00BE3340">
        <w:rPr>
          <w:spacing w:val="-12"/>
        </w:rPr>
        <w:t xml:space="preserve"> </w:t>
      </w:r>
      <w:r w:rsidR="002B1B5E" w:rsidRPr="00BE3340">
        <w:t>ANN,</w:t>
      </w:r>
      <w:r w:rsidR="002B1B5E" w:rsidRPr="00BE3340">
        <w:rPr>
          <w:spacing w:val="-11"/>
        </w:rPr>
        <w:t xml:space="preserve"> </w:t>
      </w:r>
      <w:r w:rsidR="002B1B5E" w:rsidRPr="00BE3340">
        <w:t>Bayesian</w:t>
      </w:r>
      <w:r w:rsidR="002B1B5E" w:rsidRPr="00BE3340">
        <w:rPr>
          <w:spacing w:val="-12"/>
        </w:rPr>
        <w:t xml:space="preserve"> </w:t>
      </w:r>
      <w:r w:rsidR="002B1B5E" w:rsidRPr="00BE3340">
        <w:t>Ridge</w:t>
      </w:r>
      <w:r w:rsidR="002B1B5E" w:rsidRPr="00BE3340">
        <w:rPr>
          <w:spacing w:val="-11"/>
        </w:rPr>
        <w:t xml:space="preserve"> </w:t>
      </w:r>
      <w:r w:rsidR="002B1B5E" w:rsidRPr="00BE3340">
        <w:t>Regression</w:t>
      </w:r>
      <w:r w:rsidR="002B1B5E" w:rsidRPr="00BE3340">
        <w:rPr>
          <w:spacing w:val="-11"/>
        </w:rPr>
        <w:t xml:space="preserve"> </w:t>
      </w:r>
      <w:r w:rsidR="002B1B5E" w:rsidRPr="00BE3340">
        <w:t>(BRR)</w:t>
      </w:r>
      <w:r w:rsidR="002B1B5E" w:rsidRPr="00BE3340">
        <w:rPr>
          <w:spacing w:val="-12"/>
        </w:rPr>
        <w:t xml:space="preserve"> </w:t>
      </w:r>
      <w:r w:rsidR="002B1B5E" w:rsidRPr="00BE3340">
        <w:t>and</w:t>
      </w:r>
      <w:r w:rsidR="002B1B5E" w:rsidRPr="00BE3340">
        <w:rPr>
          <w:spacing w:val="-11"/>
        </w:rPr>
        <w:t xml:space="preserve"> </w:t>
      </w:r>
      <w:r w:rsidR="002B1B5E" w:rsidRPr="00BE3340">
        <w:t>Kernel</w:t>
      </w:r>
      <w:r w:rsidR="002B1B5E" w:rsidRPr="00BE3340">
        <w:rPr>
          <w:spacing w:val="-12"/>
        </w:rPr>
        <w:t xml:space="preserve"> </w:t>
      </w:r>
      <w:r w:rsidR="002B1B5E" w:rsidRPr="00BE3340">
        <w:t>Ridge</w:t>
      </w:r>
      <w:r w:rsidR="002B1B5E" w:rsidRPr="00BE3340">
        <w:rPr>
          <w:spacing w:val="-11"/>
        </w:rPr>
        <w:t xml:space="preserve"> </w:t>
      </w:r>
      <w:r w:rsidR="002B1B5E" w:rsidRPr="00BE3340">
        <w:t>Regression</w:t>
      </w:r>
      <w:r w:rsidR="002B1B5E" w:rsidRPr="00BE3340">
        <w:rPr>
          <w:spacing w:val="-11"/>
        </w:rPr>
        <w:t xml:space="preserve"> </w:t>
      </w:r>
      <w:r w:rsidR="002B1B5E" w:rsidRPr="00BE3340">
        <w:t xml:space="preserve">(KRR) </w:t>
      </w:r>
      <w:del w:id="527" w:author="Patrick Tang" w:date="2021-06-25T16:22:00Z">
        <w:r w:rsidR="002B1B5E" w:rsidRPr="00BE3340" w:rsidDel="0044363C">
          <w:delText>to</w:delText>
        </w:r>
        <w:r w:rsidR="002B1B5E" w:rsidRPr="00BE3340" w:rsidDel="0044363C">
          <w:rPr>
            <w:spacing w:val="-6"/>
          </w:rPr>
          <w:delText xml:space="preserve"> </w:delText>
        </w:r>
      </w:del>
      <w:ins w:id="528" w:author="Patrick Tang" w:date="2021-06-25T16:22:00Z">
        <w:r w:rsidRPr="00BE3340">
          <w:t>for</w:t>
        </w:r>
        <w:r w:rsidRPr="00BE3340">
          <w:rPr>
            <w:spacing w:val="-6"/>
          </w:rPr>
          <w:t xml:space="preserve"> </w:t>
        </w:r>
      </w:ins>
      <w:del w:id="529" w:author="Patrick Tang" w:date="2021-06-25T16:23:00Z">
        <w:r w:rsidR="002B1B5E" w:rsidRPr="00BE3340" w:rsidDel="0044363C">
          <w:delText>predict</w:delText>
        </w:r>
        <w:r w:rsidR="002B1B5E" w:rsidRPr="00BE3340" w:rsidDel="0044363C">
          <w:rPr>
            <w:spacing w:val="-6"/>
          </w:rPr>
          <w:delText xml:space="preserve"> </w:delText>
        </w:r>
        <w:r w:rsidR="002B1B5E" w:rsidRPr="00BE3340" w:rsidDel="0044363C">
          <w:delText>the</w:delText>
        </w:r>
      </w:del>
      <w:ins w:id="530" w:author="Patrick Tang" w:date="2021-06-25T16:23:00Z">
        <w:r w:rsidRPr="00BE3340">
          <w:t>crack</w:t>
        </w:r>
      </w:ins>
      <w:del w:id="531" w:author="Patrick Tang" w:date="2021-06-25T16:23:00Z">
        <w:r w:rsidR="002B1B5E" w:rsidRPr="00BE3340" w:rsidDel="0044363C">
          <w:rPr>
            <w:spacing w:val="-6"/>
          </w:rPr>
          <w:delText xml:space="preserve"> </w:delText>
        </w:r>
        <w:r w:rsidR="002B1B5E" w:rsidRPr="00BE3340" w:rsidDel="0044363C">
          <w:delText>self</w:delText>
        </w:r>
      </w:del>
      <w:r w:rsidR="002B1B5E" w:rsidRPr="00BE3340">
        <w:t>-</w:t>
      </w:r>
      <w:del w:id="532" w:author="Patrick Tang" w:date="2021-06-25T16:23:00Z">
        <w:r w:rsidR="002B1B5E" w:rsidRPr="00BE3340" w:rsidDel="0044363C">
          <w:delText>healing</w:delText>
        </w:r>
        <w:r w:rsidR="002B1B5E" w:rsidRPr="00BE3340" w:rsidDel="0044363C">
          <w:rPr>
            <w:spacing w:val="-6"/>
          </w:rPr>
          <w:delText xml:space="preserve"> </w:delText>
        </w:r>
      </w:del>
      <w:ins w:id="533" w:author="Patrick Tang" w:date="2021-06-25T16:23:00Z">
        <w:r w:rsidRPr="00BE3340">
          <w:t>repairing</w:t>
        </w:r>
        <w:r w:rsidRPr="00BE3340">
          <w:rPr>
            <w:spacing w:val="-6"/>
          </w:rPr>
          <w:t xml:space="preserve"> </w:t>
        </w:r>
      </w:ins>
      <w:del w:id="534" w:author="Patrick Tang" w:date="2021-06-25T16:23:00Z">
        <w:r w:rsidR="002B1B5E" w:rsidRPr="00BE3340" w:rsidDel="0044363C">
          <w:delText>capability</w:delText>
        </w:r>
        <w:r w:rsidR="002B1B5E" w:rsidRPr="00BE3340" w:rsidDel="0044363C">
          <w:rPr>
            <w:spacing w:val="-5"/>
          </w:rPr>
          <w:delText xml:space="preserve"> </w:delText>
        </w:r>
      </w:del>
      <w:ins w:id="535" w:author="Patrick Tang" w:date="2021-06-25T16:23:00Z">
        <w:r w:rsidRPr="00BE3340">
          <w:t>capacity</w:t>
        </w:r>
        <w:r w:rsidRPr="00BE3340">
          <w:rPr>
            <w:spacing w:val="-5"/>
          </w:rPr>
          <w:t xml:space="preserve"> </w:t>
        </w:r>
      </w:ins>
      <w:r w:rsidR="002B1B5E" w:rsidRPr="00BE3340">
        <w:t>of</w:t>
      </w:r>
      <w:r w:rsidR="002B1B5E" w:rsidRPr="00BE3340">
        <w:rPr>
          <w:spacing w:val="-6"/>
        </w:rPr>
        <w:t xml:space="preserve"> </w:t>
      </w:r>
      <w:ins w:id="536" w:author="Patrick Tang" w:date="2021-06-25T16:23:00Z">
        <w:r w:rsidRPr="00BE3340">
          <w:rPr>
            <w:spacing w:val="-6"/>
          </w:rPr>
          <w:t xml:space="preserve">the </w:t>
        </w:r>
      </w:ins>
      <w:r w:rsidR="002B1B5E" w:rsidRPr="00BE3340">
        <w:t>bacteria-based</w:t>
      </w:r>
      <w:r w:rsidR="002B1B5E" w:rsidRPr="00BE3340">
        <w:rPr>
          <w:spacing w:val="-6"/>
        </w:rPr>
        <w:t xml:space="preserve"> </w:t>
      </w:r>
      <w:ins w:id="537" w:author="Patrick Tang" w:date="2021-06-25T16:23:00Z">
        <w:r w:rsidRPr="00BE3340">
          <w:rPr>
            <w:spacing w:val="-6"/>
          </w:rPr>
          <w:t xml:space="preserve">self-healing </w:t>
        </w:r>
      </w:ins>
      <w:r w:rsidR="002B1B5E" w:rsidRPr="00BE3340">
        <w:t>concrete.</w:t>
      </w:r>
      <w:r w:rsidR="002B1B5E" w:rsidRPr="00BE3340">
        <w:rPr>
          <w:spacing w:val="9"/>
        </w:rPr>
        <w:t xml:space="preserve"> </w:t>
      </w:r>
      <w:r w:rsidR="002B1B5E" w:rsidRPr="00BE3340">
        <w:rPr>
          <w:color w:val="0000FF"/>
        </w:rPr>
        <w:t>The</w:t>
      </w:r>
      <w:r w:rsidR="002B1B5E" w:rsidRPr="00BE3340">
        <w:rPr>
          <w:color w:val="0000FF"/>
          <w:spacing w:val="-6"/>
        </w:rPr>
        <w:t xml:space="preserve"> </w:t>
      </w:r>
      <w:r w:rsidR="002B1B5E" w:rsidRPr="00BE3340">
        <w:rPr>
          <w:color w:val="0000FF"/>
        </w:rPr>
        <w:t>results</w:t>
      </w:r>
      <w:r w:rsidR="002B1B5E" w:rsidRPr="00BE3340">
        <w:rPr>
          <w:color w:val="0000FF"/>
          <w:spacing w:val="-6"/>
        </w:rPr>
        <w:t xml:space="preserve"> </w:t>
      </w:r>
      <w:r w:rsidR="002B1B5E" w:rsidRPr="00BE3340">
        <w:rPr>
          <w:color w:val="0000FF"/>
        </w:rPr>
        <w:t>showed</w:t>
      </w:r>
      <w:r w:rsidR="002B1B5E" w:rsidRPr="00BE3340">
        <w:rPr>
          <w:color w:val="0000FF"/>
          <w:spacing w:val="-6"/>
        </w:rPr>
        <w:t xml:space="preserve"> </w:t>
      </w:r>
      <w:ins w:id="538" w:author="Patrick Tang" w:date="2021-06-25T16:24:00Z">
        <w:r w:rsidRPr="00BE3340">
          <w:rPr>
            <w:color w:val="0000FF"/>
            <w:spacing w:val="-6"/>
          </w:rPr>
          <w:t xml:space="preserve">that </w:t>
        </w:r>
      </w:ins>
      <w:r w:rsidR="002B1B5E" w:rsidRPr="00BE3340">
        <w:rPr>
          <w:color w:val="0000FF"/>
        </w:rPr>
        <w:t>GBR</w:t>
      </w:r>
      <w:r w:rsidR="002B1B5E" w:rsidRPr="00BE3340">
        <w:rPr>
          <w:color w:val="0000FF"/>
          <w:spacing w:val="-5"/>
        </w:rPr>
        <w:t xml:space="preserve"> </w:t>
      </w:r>
      <w:del w:id="539" w:author="Patrick Tang" w:date="2021-06-25T16:27:00Z">
        <w:r w:rsidR="002B1B5E" w:rsidRPr="00BE3340" w:rsidDel="0044363C">
          <w:rPr>
            <w:color w:val="0000FF"/>
          </w:rPr>
          <w:delText>(with</w:delText>
        </w:r>
        <w:r w:rsidR="002B1B5E" w:rsidRPr="00BE3340" w:rsidDel="0044363C">
          <w:rPr>
            <w:color w:val="0000FF"/>
            <w:spacing w:val="-6"/>
          </w:rPr>
          <w:delText xml:space="preserve"> </w:delText>
        </w:r>
        <w:r w:rsidR="002B1B5E" w:rsidRPr="00BE3340" w:rsidDel="0044363C">
          <w:rPr>
            <w:i/>
            <w:color w:val="0000FF"/>
          </w:rPr>
          <w:delText>R</w:delText>
        </w:r>
        <w:r w:rsidR="002B1B5E" w:rsidRPr="00BE3340" w:rsidDel="0044363C">
          <w:rPr>
            <w:color w:val="0000FF"/>
            <w:vertAlign w:val="superscript"/>
          </w:rPr>
          <w:delText>2</w:delText>
        </w:r>
        <w:r w:rsidR="002B1B5E" w:rsidRPr="00BE3340" w:rsidDel="0044363C">
          <w:rPr>
            <w:color w:val="0000FF"/>
            <w:spacing w:val="4"/>
          </w:rPr>
          <w:delText xml:space="preserve"> </w:delText>
        </w:r>
        <w:r w:rsidR="002B1B5E" w:rsidRPr="00BE3340" w:rsidDel="0044363C">
          <w:rPr>
            <w:color w:val="0000FF"/>
          </w:rPr>
          <w:delText>0.736</w:delText>
        </w:r>
        <w:r w:rsidR="002B1B5E" w:rsidRPr="00BE3340" w:rsidDel="0044363C">
          <w:rPr>
            <w:color w:val="0000FF"/>
            <w:spacing w:val="-6"/>
          </w:rPr>
          <w:delText xml:space="preserve"> </w:delText>
        </w:r>
        <w:r w:rsidR="002B1B5E" w:rsidRPr="00BE3340" w:rsidDel="0044363C">
          <w:rPr>
            <w:color w:val="0000FF"/>
          </w:rPr>
          <w:delText>on testing</w:delText>
        </w:r>
        <w:r w:rsidR="002B1B5E" w:rsidRPr="00BE3340" w:rsidDel="0044363C">
          <w:rPr>
            <w:color w:val="0000FF"/>
            <w:spacing w:val="-12"/>
          </w:rPr>
          <w:delText xml:space="preserve"> </w:delText>
        </w:r>
        <w:r w:rsidR="002B1B5E" w:rsidRPr="00BE3340" w:rsidDel="0044363C">
          <w:rPr>
            <w:color w:val="0000FF"/>
          </w:rPr>
          <w:delText>dataset</w:delText>
        </w:r>
        <w:r w:rsidR="002B1B5E" w:rsidRPr="00BE3340" w:rsidDel="0044363C">
          <w:rPr>
            <w:color w:val="0000FF"/>
            <w:spacing w:val="-11"/>
          </w:rPr>
          <w:delText xml:space="preserve"> </w:delText>
        </w:r>
        <w:r w:rsidR="002B1B5E" w:rsidRPr="00BE3340" w:rsidDel="0044363C">
          <w:rPr>
            <w:color w:val="0000FF"/>
          </w:rPr>
          <w:delText>and</w:delText>
        </w:r>
        <w:r w:rsidR="002B1B5E" w:rsidRPr="00BE3340" w:rsidDel="0044363C">
          <w:rPr>
            <w:color w:val="0000FF"/>
            <w:spacing w:val="-11"/>
          </w:rPr>
          <w:delText xml:space="preserve"> </w:delText>
        </w:r>
        <w:r w:rsidR="002B1B5E" w:rsidRPr="00BE3340" w:rsidDel="0044363C">
          <w:rPr>
            <w:color w:val="0000FF"/>
          </w:rPr>
          <w:delText>0.93</w:delText>
        </w:r>
        <w:r w:rsidR="002B1B5E" w:rsidRPr="00BE3340" w:rsidDel="0044363C">
          <w:rPr>
            <w:color w:val="0000FF"/>
            <w:spacing w:val="-11"/>
          </w:rPr>
          <w:delText xml:space="preserve"> </w:delText>
        </w:r>
        <w:r w:rsidR="002B1B5E" w:rsidRPr="00BE3340" w:rsidDel="0044363C">
          <w:rPr>
            <w:color w:val="0000FF"/>
          </w:rPr>
          <w:delText>on</w:delText>
        </w:r>
        <w:r w:rsidR="002B1B5E" w:rsidRPr="00BE3340" w:rsidDel="0044363C">
          <w:rPr>
            <w:color w:val="0000FF"/>
            <w:spacing w:val="-12"/>
          </w:rPr>
          <w:delText xml:space="preserve"> </w:delText>
        </w:r>
        <w:r w:rsidR="002B1B5E" w:rsidRPr="00BE3340" w:rsidDel="0044363C">
          <w:rPr>
            <w:color w:val="0000FF"/>
          </w:rPr>
          <w:delText>training</w:delText>
        </w:r>
        <w:r w:rsidR="002B1B5E" w:rsidRPr="00BE3340" w:rsidDel="0044363C">
          <w:rPr>
            <w:color w:val="0000FF"/>
            <w:spacing w:val="-11"/>
          </w:rPr>
          <w:delText xml:space="preserve"> </w:delText>
        </w:r>
        <w:r w:rsidR="002B1B5E" w:rsidRPr="00BE3340" w:rsidDel="0044363C">
          <w:rPr>
            <w:color w:val="0000FF"/>
          </w:rPr>
          <w:delText>dataset)</w:delText>
        </w:r>
        <w:r w:rsidR="002B1B5E" w:rsidRPr="00BE3340" w:rsidDel="0044363C">
          <w:rPr>
            <w:color w:val="0000FF"/>
            <w:spacing w:val="-11"/>
          </w:rPr>
          <w:delText xml:space="preserve"> </w:delText>
        </w:r>
      </w:del>
      <w:ins w:id="540" w:author="Patrick Tang" w:date="2021-06-25T16:28:00Z">
        <w:r w:rsidRPr="00BE3340">
          <w:rPr>
            <w:color w:val="0000FF"/>
            <w:spacing w:val="-11"/>
          </w:rPr>
          <w:t xml:space="preserve">performed much better </w:t>
        </w:r>
      </w:ins>
      <w:del w:id="541" w:author="Patrick Tang" w:date="2021-06-25T16:28:00Z">
        <w:r w:rsidR="002B1B5E" w:rsidRPr="00BE3340" w:rsidDel="0044363C">
          <w:rPr>
            <w:color w:val="0000FF"/>
          </w:rPr>
          <w:delText>was</w:delText>
        </w:r>
        <w:r w:rsidR="002B1B5E" w:rsidRPr="00BE3340" w:rsidDel="0044363C">
          <w:rPr>
            <w:color w:val="0000FF"/>
            <w:spacing w:val="-11"/>
          </w:rPr>
          <w:delText xml:space="preserve"> </w:delText>
        </w:r>
        <w:r w:rsidR="002B1B5E" w:rsidRPr="00BE3340" w:rsidDel="0044363C">
          <w:rPr>
            <w:color w:val="0000FF"/>
          </w:rPr>
          <w:delText>superior</w:delText>
        </w:r>
        <w:r w:rsidR="002B1B5E" w:rsidRPr="00BE3340" w:rsidDel="0044363C">
          <w:rPr>
            <w:color w:val="0000FF"/>
            <w:spacing w:val="-12"/>
          </w:rPr>
          <w:delText xml:space="preserve"> </w:delText>
        </w:r>
        <w:r w:rsidR="002B1B5E" w:rsidRPr="00BE3340" w:rsidDel="0044363C">
          <w:rPr>
            <w:color w:val="0000FF"/>
          </w:rPr>
          <w:delText>to</w:delText>
        </w:r>
      </w:del>
      <w:ins w:id="542" w:author="Patrick Tang" w:date="2021-06-25T16:28:00Z">
        <w:r w:rsidRPr="00BE3340">
          <w:rPr>
            <w:color w:val="0000FF"/>
          </w:rPr>
          <w:t>than</w:t>
        </w:r>
      </w:ins>
      <w:r w:rsidR="002B1B5E" w:rsidRPr="00BE3340">
        <w:rPr>
          <w:color w:val="0000FF"/>
          <w:spacing w:val="-11"/>
        </w:rPr>
        <w:t xml:space="preserve"> </w:t>
      </w:r>
      <w:r w:rsidR="002B1B5E" w:rsidRPr="00BE3340">
        <w:rPr>
          <w:color w:val="0000FF"/>
        </w:rPr>
        <w:t>other</w:t>
      </w:r>
      <w:r w:rsidR="002B1B5E" w:rsidRPr="00BE3340">
        <w:rPr>
          <w:color w:val="0000FF"/>
          <w:spacing w:val="-11"/>
        </w:rPr>
        <w:t xml:space="preserve"> </w:t>
      </w:r>
      <w:r w:rsidR="002B1B5E" w:rsidRPr="00BE3340">
        <w:rPr>
          <w:color w:val="0000FF"/>
        </w:rPr>
        <w:t>models</w:t>
      </w:r>
      <w:ins w:id="543" w:author="Patrick Tang" w:date="2021-06-25T16:32:00Z">
        <w:r w:rsidR="006C041E" w:rsidRPr="00BE3340">
          <w:rPr>
            <w:color w:val="0000FF"/>
          </w:rPr>
          <w:t xml:space="preserve"> with</w:t>
        </w:r>
      </w:ins>
      <w:ins w:id="544" w:author="Patrick Tang" w:date="2021-06-25T16:33:00Z">
        <w:r w:rsidR="006C041E" w:rsidRPr="00BE3340">
          <w:rPr>
            <w:color w:val="0000FF"/>
          </w:rPr>
          <w:t xml:space="preserve"> </w:t>
        </w:r>
        <w:r w:rsidR="006C041E" w:rsidRPr="00BE3340">
          <w:rPr>
            <w:color w:val="0000FF"/>
            <w:spacing w:val="-1"/>
          </w:rPr>
          <w:t>0.93 and 0.74</w:t>
        </w:r>
      </w:ins>
      <w:ins w:id="545" w:author="Patrick Tang" w:date="2021-06-25T16:32:00Z">
        <w:r w:rsidR="006C041E" w:rsidRPr="00BE3340">
          <w:rPr>
            <w:color w:val="0000FF"/>
          </w:rPr>
          <w:t xml:space="preserve"> </w:t>
        </w:r>
      </w:ins>
      <w:ins w:id="546" w:author="Patrick Tang" w:date="2021-06-25T16:33:00Z">
        <w:r w:rsidR="006C041E" w:rsidRPr="00BE3340">
          <w:rPr>
            <w:color w:val="0000FF"/>
          </w:rPr>
          <w:t xml:space="preserve">as </w:t>
        </w:r>
      </w:ins>
      <w:del w:id="547" w:author="Patrick Tang" w:date="2021-06-25T16:33:00Z">
        <w:r w:rsidR="002B1B5E" w:rsidRPr="00BE3340" w:rsidDel="006C041E">
          <w:rPr>
            <w:color w:val="0000FF"/>
            <w:spacing w:val="-11"/>
          </w:rPr>
          <w:delText xml:space="preserve"> </w:delText>
        </w:r>
      </w:del>
      <w:ins w:id="548" w:author="Patrick Tang" w:date="2021-06-25T16:28:00Z">
        <w:r w:rsidRPr="00BE3340">
          <w:rPr>
            <w:color w:val="0000FF"/>
            <w:spacing w:val="-11"/>
          </w:rPr>
          <w:t xml:space="preserve">the </w:t>
        </w:r>
      </w:ins>
      <w:del w:id="549" w:author="Patrick Tang" w:date="2021-06-25T16:28:00Z">
        <w:r w:rsidR="002B1B5E" w:rsidRPr="00BE3340" w:rsidDel="0044363C">
          <w:rPr>
            <w:color w:val="0000FF"/>
          </w:rPr>
          <w:delText>(with</w:delText>
        </w:r>
        <w:r w:rsidR="002B1B5E" w:rsidRPr="00BE3340" w:rsidDel="0044363C">
          <w:rPr>
            <w:color w:val="0000FF"/>
            <w:spacing w:val="-12"/>
          </w:rPr>
          <w:delText xml:space="preserve"> </w:delText>
        </w:r>
      </w:del>
      <w:r w:rsidR="002B1B5E" w:rsidRPr="00BE3340">
        <w:rPr>
          <w:i/>
          <w:color w:val="0000FF"/>
        </w:rPr>
        <w:t>R</w:t>
      </w:r>
      <w:r w:rsidR="002B1B5E" w:rsidRPr="00BE3340">
        <w:rPr>
          <w:color w:val="0000FF"/>
          <w:vertAlign w:val="superscript"/>
        </w:rPr>
        <w:t>2</w:t>
      </w:r>
      <w:r w:rsidR="002B1B5E" w:rsidRPr="00BE3340">
        <w:rPr>
          <w:color w:val="0000FF"/>
          <w:spacing w:val="-1"/>
        </w:rPr>
        <w:t xml:space="preserve"> </w:t>
      </w:r>
      <w:ins w:id="550" w:author="Patrick Tang" w:date="2021-06-25T16:28:00Z">
        <w:r w:rsidRPr="00BE3340">
          <w:rPr>
            <w:color w:val="0000FF"/>
            <w:spacing w:val="-1"/>
          </w:rPr>
          <w:t xml:space="preserve">values of the training set and testing </w:t>
        </w:r>
      </w:ins>
      <w:ins w:id="551" w:author="Patrick Tang" w:date="2021-06-25T16:34:00Z">
        <w:r w:rsidR="006C041E" w:rsidRPr="00BE3340">
          <w:rPr>
            <w:color w:val="0000FF"/>
            <w:spacing w:val="-1"/>
          </w:rPr>
          <w:t>set</w:t>
        </w:r>
      </w:ins>
      <w:ins w:id="552" w:author="Patrick Tang" w:date="2021-06-25T16:29:00Z">
        <w:r w:rsidRPr="00BE3340">
          <w:rPr>
            <w:color w:val="0000FF"/>
            <w:spacing w:val="-1"/>
          </w:rPr>
          <w:t xml:space="preserve">, respectively. </w:t>
        </w:r>
      </w:ins>
      <w:ins w:id="553" w:author="Patrick Tang" w:date="2021-06-25T16:31:00Z">
        <w:r w:rsidR="006C041E" w:rsidRPr="00BE3340">
          <w:rPr>
            <w:color w:val="0000FF"/>
            <w:spacing w:val="-1"/>
          </w:rPr>
          <w:t xml:space="preserve">The </w:t>
        </w:r>
        <w:r w:rsidR="006C041E" w:rsidRPr="00BE3340">
          <w:rPr>
            <w:i/>
            <w:color w:val="0000FF"/>
          </w:rPr>
          <w:t>R</w:t>
        </w:r>
        <w:r w:rsidR="006C041E" w:rsidRPr="00BE3340">
          <w:rPr>
            <w:color w:val="0000FF"/>
            <w:vertAlign w:val="superscript"/>
          </w:rPr>
          <w:t>2</w:t>
        </w:r>
        <w:r w:rsidR="006C041E" w:rsidRPr="00BE3340">
          <w:rPr>
            <w:color w:val="0000FF"/>
            <w:spacing w:val="-11"/>
          </w:rPr>
          <w:t xml:space="preserve"> values of </w:t>
        </w:r>
      </w:ins>
      <w:ins w:id="554" w:author="Patrick Tang" w:date="2021-06-25T16:30:00Z">
        <w:r w:rsidR="006C041E" w:rsidRPr="00BE3340">
          <w:rPr>
            <w:color w:val="0000FF"/>
            <w:spacing w:val="-1"/>
          </w:rPr>
          <w:t>most models were</w:t>
        </w:r>
        <w:r w:rsidRPr="00BE3340">
          <w:rPr>
            <w:color w:val="0000FF"/>
            <w:spacing w:val="-1"/>
          </w:rPr>
          <w:t xml:space="preserve"> </w:t>
        </w:r>
      </w:ins>
      <w:r w:rsidR="002B1B5E" w:rsidRPr="00BE3340">
        <w:rPr>
          <w:color w:val="0000FF"/>
        </w:rPr>
        <w:t>less</w:t>
      </w:r>
      <w:r w:rsidR="002B1B5E" w:rsidRPr="00BE3340">
        <w:rPr>
          <w:color w:val="0000FF"/>
          <w:spacing w:val="-11"/>
        </w:rPr>
        <w:t xml:space="preserve"> </w:t>
      </w:r>
      <w:r w:rsidR="002B1B5E" w:rsidRPr="00BE3340">
        <w:rPr>
          <w:color w:val="0000FF"/>
        </w:rPr>
        <w:t>than</w:t>
      </w:r>
      <w:r w:rsidR="002B1B5E" w:rsidRPr="00BE3340">
        <w:rPr>
          <w:color w:val="0000FF"/>
          <w:spacing w:val="-12"/>
        </w:rPr>
        <w:t xml:space="preserve"> </w:t>
      </w:r>
      <w:r w:rsidR="002B1B5E" w:rsidRPr="00BE3340">
        <w:rPr>
          <w:color w:val="0000FF"/>
        </w:rPr>
        <w:t>0.7</w:t>
      </w:r>
      <w:r w:rsidR="002B1B5E" w:rsidRPr="00BE3340">
        <w:rPr>
          <w:color w:val="0000FF"/>
          <w:spacing w:val="-11"/>
        </w:rPr>
        <w:t xml:space="preserve"> </w:t>
      </w:r>
      <w:r w:rsidR="002B1B5E" w:rsidRPr="00BE3340">
        <w:rPr>
          <w:color w:val="0000FF"/>
        </w:rPr>
        <w:t>on</w:t>
      </w:r>
      <w:r w:rsidR="002B1B5E" w:rsidRPr="00BE3340">
        <w:rPr>
          <w:color w:val="0000FF"/>
          <w:spacing w:val="-11"/>
        </w:rPr>
        <w:t xml:space="preserve"> </w:t>
      </w:r>
      <w:r w:rsidR="002B1B5E" w:rsidRPr="00BE3340">
        <w:rPr>
          <w:color w:val="0000FF"/>
        </w:rPr>
        <w:t>both</w:t>
      </w:r>
      <w:r w:rsidR="002B1B5E" w:rsidRPr="00BE3340">
        <w:rPr>
          <w:color w:val="0000FF"/>
          <w:spacing w:val="-11"/>
        </w:rPr>
        <w:t xml:space="preserve"> </w:t>
      </w:r>
      <w:r w:rsidR="002B1B5E" w:rsidRPr="00BE3340">
        <w:rPr>
          <w:color w:val="0000FF"/>
        </w:rPr>
        <w:t>train</w:t>
      </w:r>
      <w:del w:id="555" w:author="Patrick Tang" w:date="2021-06-25T16:30:00Z">
        <w:r w:rsidR="002B1B5E" w:rsidRPr="00BE3340" w:rsidDel="0044363C">
          <w:rPr>
            <w:color w:val="0000FF"/>
          </w:rPr>
          <w:delText xml:space="preserve">- </w:delText>
        </w:r>
      </w:del>
      <w:r w:rsidR="002B1B5E" w:rsidRPr="00BE3340">
        <w:rPr>
          <w:color w:val="0000FF"/>
        </w:rPr>
        <w:t xml:space="preserve">ing and testing </w:t>
      </w:r>
      <w:del w:id="556" w:author="Patrick Tang" w:date="2021-06-25T16:34:00Z">
        <w:r w:rsidR="002B1B5E" w:rsidRPr="00BE3340" w:rsidDel="006C041E">
          <w:rPr>
            <w:color w:val="0000FF"/>
          </w:rPr>
          <w:delText>data</w:delText>
        </w:r>
      </w:del>
      <w:r w:rsidR="002B1B5E" w:rsidRPr="00BE3340">
        <w:rPr>
          <w:color w:val="0000FF"/>
        </w:rPr>
        <w:t>set</w:t>
      </w:r>
      <w:del w:id="557" w:author="Patrick Tang" w:date="2021-06-25T16:31:00Z">
        <w:r w:rsidR="002B1B5E" w:rsidRPr="00BE3340" w:rsidDel="006C041E">
          <w:rPr>
            <w:color w:val="0000FF"/>
          </w:rPr>
          <w:delText xml:space="preserve"> on most models)</w:delText>
        </w:r>
      </w:del>
      <w:r w:rsidR="002B1B5E" w:rsidRPr="00BE3340">
        <w:rPr>
          <w:color w:val="0000FF"/>
        </w:rPr>
        <w:t xml:space="preserve">. In their </w:t>
      </w:r>
      <w:r w:rsidR="002B1B5E" w:rsidRPr="00BE3340">
        <w:rPr>
          <w:color w:val="0000FF"/>
          <w:spacing w:val="-3"/>
        </w:rPr>
        <w:t xml:space="preserve">study, </w:t>
      </w:r>
      <w:r w:rsidR="002B1B5E" w:rsidRPr="00BE3340">
        <w:rPr>
          <w:color w:val="0000FF"/>
        </w:rPr>
        <w:t>extensive experiments with different combinations of</w:t>
      </w:r>
      <w:r w:rsidR="002B1B5E" w:rsidRPr="00BE3340">
        <w:rPr>
          <w:color w:val="0000FF"/>
          <w:spacing w:val="-6"/>
        </w:rPr>
        <w:t xml:space="preserve"> </w:t>
      </w:r>
      <w:r w:rsidR="002B1B5E" w:rsidRPr="00BE3340">
        <w:rPr>
          <w:color w:val="0000FF"/>
        </w:rPr>
        <w:t>influencing</w:t>
      </w:r>
      <w:r w:rsidR="002B1B5E" w:rsidRPr="00BE3340">
        <w:rPr>
          <w:color w:val="0000FF"/>
          <w:spacing w:val="-7"/>
        </w:rPr>
        <w:t xml:space="preserve"> </w:t>
      </w:r>
      <w:r w:rsidR="002B1B5E" w:rsidRPr="00BE3340">
        <w:rPr>
          <w:color w:val="0000FF"/>
        </w:rPr>
        <w:t>variables</w:t>
      </w:r>
      <w:r w:rsidR="002B1B5E" w:rsidRPr="00BE3340">
        <w:rPr>
          <w:color w:val="0000FF"/>
          <w:spacing w:val="-5"/>
        </w:rPr>
        <w:t xml:space="preserve"> </w:t>
      </w:r>
      <w:r w:rsidR="002B1B5E" w:rsidRPr="00BE3340">
        <w:rPr>
          <w:color w:val="0000FF"/>
        </w:rPr>
        <w:t>were</w:t>
      </w:r>
      <w:r w:rsidR="002B1B5E" w:rsidRPr="00BE3340">
        <w:rPr>
          <w:color w:val="0000FF"/>
          <w:spacing w:val="-7"/>
        </w:rPr>
        <w:t xml:space="preserve"> </w:t>
      </w:r>
      <w:del w:id="558" w:author="Patrick Tang" w:date="2021-06-25T16:34:00Z">
        <w:r w:rsidR="002B1B5E" w:rsidRPr="00BE3340" w:rsidDel="006C041E">
          <w:rPr>
            <w:color w:val="0000FF"/>
          </w:rPr>
          <w:delText>implemented</w:delText>
        </w:r>
        <w:r w:rsidR="002B1B5E" w:rsidRPr="00BE3340" w:rsidDel="006C041E">
          <w:rPr>
            <w:color w:val="0000FF"/>
            <w:spacing w:val="-5"/>
          </w:rPr>
          <w:delText xml:space="preserve"> </w:delText>
        </w:r>
      </w:del>
      <w:ins w:id="559" w:author="Patrick Tang" w:date="2021-06-25T16:34:00Z">
        <w:r w:rsidR="006C041E" w:rsidRPr="00BE3340">
          <w:rPr>
            <w:color w:val="0000FF"/>
          </w:rPr>
          <w:t>utilized</w:t>
        </w:r>
        <w:r w:rsidR="006C041E" w:rsidRPr="00BE3340">
          <w:rPr>
            <w:color w:val="0000FF"/>
            <w:spacing w:val="-5"/>
          </w:rPr>
          <w:t xml:space="preserve"> </w:t>
        </w:r>
      </w:ins>
      <w:r w:rsidR="002B1B5E" w:rsidRPr="00BE3340">
        <w:rPr>
          <w:color w:val="0000FF"/>
        </w:rPr>
        <w:t>to</w:t>
      </w:r>
      <w:r w:rsidR="002B1B5E" w:rsidRPr="00BE3340">
        <w:rPr>
          <w:color w:val="0000FF"/>
          <w:spacing w:val="-7"/>
        </w:rPr>
        <w:t xml:space="preserve"> </w:t>
      </w:r>
      <w:r w:rsidR="002B1B5E" w:rsidRPr="00BE3340">
        <w:rPr>
          <w:color w:val="0000FF"/>
        </w:rPr>
        <w:t>generate</w:t>
      </w:r>
      <w:ins w:id="560" w:author="Patrick Tang" w:date="2021-06-25T16:35:00Z">
        <w:r w:rsidR="006C041E" w:rsidRPr="00BE3340">
          <w:rPr>
            <w:color w:val="0000FF"/>
          </w:rPr>
          <w:t xml:space="preserve"> the</w:t>
        </w:r>
      </w:ins>
      <w:r w:rsidR="002B1B5E" w:rsidRPr="00BE3340">
        <w:rPr>
          <w:color w:val="0000FF"/>
          <w:spacing w:val="-5"/>
        </w:rPr>
        <w:t xml:space="preserve"> </w:t>
      </w:r>
      <w:r w:rsidR="002B1B5E" w:rsidRPr="00BE3340">
        <w:rPr>
          <w:color w:val="0000FF"/>
        </w:rPr>
        <w:t>empirical</w:t>
      </w:r>
      <w:r w:rsidR="002B1B5E" w:rsidRPr="00BE3340">
        <w:rPr>
          <w:color w:val="0000FF"/>
          <w:spacing w:val="-6"/>
        </w:rPr>
        <w:t xml:space="preserve"> </w:t>
      </w:r>
      <w:r w:rsidR="002B1B5E" w:rsidRPr="00BE3340">
        <w:rPr>
          <w:color w:val="0000FF"/>
        </w:rPr>
        <w:t>dataset.</w:t>
      </w:r>
      <w:r w:rsidR="002B1B5E" w:rsidRPr="00BE3340">
        <w:rPr>
          <w:color w:val="0000FF"/>
          <w:spacing w:val="8"/>
        </w:rPr>
        <w:t xml:space="preserve"> </w:t>
      </w:r>
      <w:r w:rsidR="002B1B5E" w:rsidRPr="00BE3340">
        <w:rPr>
          <w:color w:val="0000FF"/>
          <w:spacing w:val="-4"/>
        </w:rPr>
        <w:t>However,</w:t>
      </w:r>
      <w:r w:rsidR="002B1B5E" w:rsidRPr="00BE3340">
        <w:rPr>
          <w:color w:val="0000FF"/>
          <w:spacing w:val="-6"/>
        </w:rPr>
        <w:t xml:space="preserve"> </w:t>
      </w:r>
      <w:commentRangeStart w:id="561"/>
      <w:r w:rsidR="002B1B5E" w:rsidRPr="00BE3340">
        <w:rPr>
          <w:color w:val="0000FF"/>
        </w:rPr>
        <w:t>only</w:t>
      </w:r>
      <w:r w:rsidR="002B1B5E" w:rsidRPr="00BE3340">
        <w:rPr>
          <w:color w:val="0000FF"/>
          <w:spacing w:val="-6"/>
        </w:rPr>
        <w:t xml:space="preserve"> </w:t>
      </w:r>
      <w:r w:rsidR="002B1B5E" w:rsidRPr="00BE3340">
        <w:rPr>
          <w:color w:val="0000FF"/>
        </w:rPr>
        <w:t>three</w:t>
      </w:r>
      <w:r w:rsidR="002B1B5E" w:rsidRPr="00BE3340">
        <w:rPr>
          <w:color w:val="0000FF"/>
          <w:spacing w:val="-6"/>
        </w:rPr>
        <w:t xml:space="preserve"> </w:t>
      </w:r>
      <w:r w:rsidR="002B1B5E" w:rsidRPr="00BE3340">
        <w:rPr>
          <w:color w:val="0000FF"/>
        </w:rPr>
        <w:t>variables</w:t>
      </w:r>
      <w:commentRangeEnd w:id="561"/>
      <w:r w:rsidR="006C041E" w:rsidRPr="00BE3340">
        <w:rPr>
          <w:rStyle w:val="CommentReference"/>
        </w:rPr>
        <w:commentReference w:id="561"/>
      </w:r>
      <w:ins w:id="562" w:author="Patrick Tang" w:date="2021-06-25T16:36:00Z">
        <w:r w:rsidR="006C041E" w:rsidRPr="00BE3340">
          <w:rPr>
            <w:color w:val="0000FF"/>
          </w:rPr>
          <w:t xml:space="preserve"> including</w:t>
        </w:r>
      </w:ins>
      <w:del w:id="563" w:author="Patrick Tang" w:date="2021-06-25T16:36:00Z">
        <w:r w:rsidR="002B1B5E" w:rsidRPr="00BE3340" w:rsidDel="006C041E">
          <w:rPr>
            <w:color w:val="0000FF"/>
          </w:rPr>
          <w:delText>,</w:delText>
        </w:r>
      </w:del>
      <w:r w:rsidR="002B1B5E" w:rsidRPr="00BE3340">
        <w:rPr>
          <w:color w:val="0000FF"/>
          <w:spacing w:val="-5"/>
        </w:rPr>
        <w:t xml:space="preserve"> </w:t>
      </w:r>
      <w:r w:rsidR="002B1B5E" w:rsidRPr="00A97774">
        <w:rPr>
          <w:color w:val="0000FF"/>
        </w:rPr>
        <w:t xml:space="preserve">the </w:t>
      </w:r>
      <w:r w:rsidR="002B1B5E" w:rsidRPr="001B5092">
        <w:rPr>
          <w:color w:val="0000FF"/>
          <w:highlight w:val="yellow"/>
          <w:rPrChange w:id="564" w:author="Patrick Tang" w:date="2021-06-25T17:43:00Z">
            <w:rPr>
              <w:color w:val="0000FF"/>
            </w:rPr>
          </w:rPrChange>
        </w:rPr>
        <w:t>number of bacteria</w:t>
      </w:r>
      <w:r w:rsidR="002B1B5E" w:rsidRPr="00A97774">
        <w:rPr>
          <w:color w:val="0000FF"/>
        </w:rPr>
        <w:t xml:space="preserve">, the healing </w:t>
      </w:r>
      <w:proofErr w:type="gramStart"/>
      <w:r w:rsidR="002B1B5E" w:rsidRPr="00A97774">
        <w:rPr>
          <w:color w:val="0000FF"/>
        </w:rPr>
        <w:t>time</w:t>
      </w:r>
      <w:proofErr w:type="gramEnd"/>
      <w:r w:rsidR="002B1B5E" w:rsidRPr="00A97774">
        <w:rPr>
          <w:color w:val="0000FF"/>
        </w:rPr>
        <w:t xml:space="preserve"> and the initial crack width, were selected to predict the crack </w:t>
      </w:r>
      <w:del w:id="565" w:author="Patrick Tang" w:date="2021-06-25T16:35:00Z">
        <w:r w:rsidR="002B1B5E" w:rsidRPr="00A97774" w:rsidDel="006C041E">
          <w:rPr>
            <w:color w:val="0000FF"/>
          </w:rPr>
          <w:delText xml:space="preserve">close </w:delText>
        </w:r>
      </w:del>
      <w:ins w:id="566" w:author="Patrick Tang" w:date="2021-06-25T16:35:00Z">
        <w:r w:rsidR="006C041E" w:rsidRPr="00A97774">
          <w:rPr>
            <w:color w:val="0000FF"/>
          </w:rPr>
          <w:t xml:space="preserve">closure </w:t>
        </w:r>
      </w:ins>
      <w:r w:rsidR="002B1B5E" w:rsidRPr="00453F0F">
        <w:rPr>
          <w:color w:val="0000FF"/>
        </w:rPr>
        <w:t>percentage as the</w:t>
      </w:r>
      <w:r w:rsidR="002B1B5E" w:rsidRPr="00453F0F">
        <w:rPr>
          <w:color w:val="0000FF"/>
          <w:spacing w:val="-4"/>
        </w:rPr>
        <w:t xml:space="preserve"> </w:t>
      </w:r>
      <w:r w:rsidR="002B1B5E" w:rsidRPr="007F427F">
        <w:rPr>
          <w:color w:val="0000FF"/>
        </w:rPr>
        <w:t>output.</w:t>
      </w:r>
    </w:p>
    <w:p w14:paraId="29D10FD6" w14:textId="27E71CFD" w:rsidR="00B40315" w:rsidRPr="00BE3340" w:rsidRDefault="002B1B5E">
      <w:pPr>
        <w:pStyle w:val="BodyText"/>
        <w:spacing w:before="2" w:line="256" w:lineRule="auto"/>
        <w:ind w:left="117" w:right="595" w:firstLine="338"/>
        <w:jc w:val="both"/>
      </w:pPr>
      <w:r w:rsidRPr="00FA1A45">
        <w:rPr>
          <w:spacing w:val="-9"/>
        </w:rPr>
        <w:t xml:space="preserve">To </w:t>
      </w:r>
      <w:r w:rsidRPr="00AF7ECF">
        <w:t>the</w:t>
      </w:r>
      <w:r w:rsidRPr="00BE3340">
        <w:rPr>
          <w:spacing w:val="-10"/>
        </w:rPr>
        <w:t xml:space="preserve"> </w:t>
      </w:r>
      <w:r w:rsidRPr="00BE3340">
        <w:t>best</w:t>
      </w:r>
      <w:r w:rsidRPr="00BE3340">
        <w:rPr>
          <w:spacing w:val="-8"/>
        </w:rPr>
        <w:t xml:space="preserve"> </w:t>
      </w:r>
      <w:r w:rsidRPr="00BE3340">
        <w:t>of</w:t>
      </w:r>
      <w:r w:rsidRPr="00BE3340">
        <w:rPr>
          <w:spacing w:val="-9"/>
        </w:rPr>
        <w:t xml:space="preserve"> </w:t>
      </w:r>
      <w:r w:rsidRPr="00BE3340">
        <w:t>our</w:t>
      </w:r>
      <w:r w:rsidRPr="00BE3340">
        <w:rPr>
          <w:spacing w:val="-10"/>
        </w:rPr>
        <w:t xml:space="preserve"> </w:t>
      </w:r>
      <w:r w:rsidRPr="00BE3340">
        <w:t>knowledge,</w:t>
      </w:r>
      <w:r w:rsidRPr="00BE3340">
        <w:rPr>
          <w:spacing w:val="-7"/>
        </w:rPr>
        <w:t xml:space="preserve"> </w:t>
      </w:r>
      <w:r w:rsidRPr="00BE3340">
        <w:t>no</w:t>
      </w:r>
      <w:r w:rsidRPr="00BE3340">
        <w:rPr>
          <w:spacing w:val="-9"/>
        </w:rPr>
        <w:t xml:space="preserve"> </w:t>
      </w:r>
      <w:r w:rsidRPr="00BE3340">
        <w:t>stud</w:t>
      </w:r>
      <w:ins w:id="567" w:author="Patrick Tang" w:date="2021-06-25T16:38:00Z">
        <w:r w:rsidR="006C041E" w:rsidRPr="00BE3340">
          <w:t>y</w:t>
        </w:r>
      </w:ins>
      <w:del w:id="568" w:author="Patrick Tang" w:date="2021-06-25T16:38:00Z">
        <w:r w:rsidRPr="00BE3340" w:rsidDel="006C041E">
          <w:delText>ies</w:delText>
        </w:r>
      </w:del>
      <w:r w:rsidRPr="00BE3340">
        <w:rPr>
          <w:spacing w:val="-9"/>
        </w:rPr>
        <w:t xml:space="preserve"> </w:t>
      </w:r>
      <w:ins w:id="569" w:author="Patrick Tang" w:date="2021-06-25T16:38:00Z">
        <w:r w:rsidR="006C041E" w:rsidRPr="00BE3340">
          <w:rPr>
            <w:spacing w:val="-9"/>
          </w:rPr>
          <w:t xml:space="preserve">to date </w:t>
        </w:r>
      </w:ins>
      <w:r w:rsidRPr="00BE3340">
        <w:rPr>
          <w:spacing w:val="-3"/>
        </w:rPr>
        <w:t>have</w:t>
      </w:r>
      <w:r w:rsidRPr="00BE3340">
        <w:rPr>
          <w:spacing w:val="-9"/>
        </w:rPr>
        <w:t xml:space="preserve"> </w:t>
      </w:r>
      <w:r w:rsidRPr="00BE3340">
        <w:t>applied</w:t>
      </w:r>
      <w:r w:rsidRPr="00BE3340">
        <w:rPr>
          <w:spacing w:val="-9"/>
        </w:rPr>
        <w:t xml:space="preserve"> </w:t>
      </w:r>
      <w:del w:id="570" w:author="Patrick Tang" w:date="2021-06-25T16:38:00Z">
        <w:r w:rsidRPr="00BE3340" w:rsidDel="006C041E">
          <w:delText>a</w:delText>
        </w:r>
        <w:r w:rsidRPr="00BE3340" w:rsidDel="006C041E">
          <w:rPr>
            <w:spacing w:val="-9"/>
          </w:rPr>
          <w:delText xml:space="preserve"> </w:delText>
        </w:r>
      </w:del>
      <w:r w:rsidRPr="00BE3340">
        <w:t>ML</w:t>
      </w:r>
      <w:r w:rsidRPr="00BE3340">
        <w:rPr>
          <w:spacing w:val="-9"/>
        </w:rPr>
        <w:t xml:space="preserve"> </w:t>
      </w:r>
      <w:r w:rsidRPr="00BE3340">
        <w:t>model</w:t>
      </w:r>
      <w:r w:rsidRPr="00BE3340">
        <w:rPr>
          <w:spacing w:val="-9"/>
        </w:rPr>
        <w:t xml:space="preserve"> </w:t>
      </w:r>
      <w:r w:rsidRPr="00BE3340">
        <w:t>to</w:t>
      </w:r>
      <w:r w:rsidRPr="00BE3340">
        <w:rPr>
          <w:spacing w:val="-9"/>
        </w:rPr>
        <w:t xml:space="preserve"> </w:t>
      </w:r>
      <w:r w:rsidRPr="00BE3340">
        <w:t>predict</w:t>
      </w:r>
      <w:r w:rsidRPr="00BE3340">
        <w:rPr>
          <w:spacing w:val="-9"/>
        </w:rPr>
        <w:t xml:space="preserve"> </w:t>
      </w:r>
      <w:r w:rsidRPr="00BE3340">
        <w:t>the</w:t>
      </w:r>
      <w:r w:rsidRPr="00BE3340">
        <w:rPr>
          <w:spacing w:val="-9"/>
        </w:rPr>
        <w:t xml:space="preserve"> </w:t>
      </w:r>
      <w:r w:rsidRPr="00BE3340">
        <w:t>self-healing</w:t>
      </w:r>
      <w:r w:rsidRPr="00BE3340">
        <w:rPr>
          <w:spacing w:val="-9"/>
        </w:rPr>
        <w:t xml:space="preserve"> </w:t>
      </w:r>
      <w:r w:rsidRPr="00BE3340">
        <w:t>of</w:t>
      </w:r>
      <w:r w:rsidRPr="00BE3340">
        <w:rPr>
          <w:spacing w:val="-9"/>
        </w:rPr>
        <w:t xml:space="preserve"> </w:t>
      </w:r>
      <w:r w:rsidRPr="00BE3340">
        <w:t>ECC</w:t>
      </w:r>
      <w:ins w:id="571" w:author="Patrick Tang" w:date="2021-06-28T15:20:00Z">
        <w:r w:rsidR="004449D9">
          <w:rPr>
            <w:spacing w:val="-9"/>
          </w:rPr>
          <w:t>.</w:t>
        </w:r>
      </w:ins>
      <w:del w:id="572" w:author="Patrick Tang" w:date="2021-06-28T15:20:00Z">
        <w:r w:rsidRPr="00A97774" w:rsidDel="004449D9">
          <w:delText>,</w:delText>
        </w:r>
        <w:r w:rsidRPr="00A97774" w:rsidDel="004449D9">
          <w:rPr>
            <w:spacing w:val="-9"/>
          </w:rPr>
          <w:delText xml:space="preserve"> </w:delText>
        </w:r>
      </w:del>
      <w:del w:id="573" w:author="Patrick Tang" w:date="2021-06-25T16:40:00Z">
        <w:r w:rsidRPr="00A97774" w:rsidDel="006C041E">
          <w:delText xml:space="preserve">let alone presenting </w:delText>
        </w:r>
        <w:r w:rsidRPr="00453F0F" w:rsidDel="006C041E">
          <w:delText>a comparative analysis by comparing</w:delText>
        </w:r>
      </w:del>
      <w:ins w:id="574" w:author="Patrick Tang" w:date="2021-06-25T16:40:00Z">
        <w:r w:rsidR="004449D9" w:rsidRPr="00453F0F">
          <w:t xml:space="preserve"> T</w:t>
        </w:r>
        <w:r w:rsidR="006C041E" w:rsidRPr="007F427F">
          <w:t>he</w:t>
        </w:r>
      </w:ins>
      <w:r w:rsidRPr="002B568D">
        <w:t xml:space="preserve"> </w:t>
      </w:r>
      <w:ins w:id="575" w:author="Patrick Tang" w:date="2021-06-25T17:11:00Z">
        <w:r w:rsidR="003834E8" w:rsidRPr="002B568D">
          <w:t xml:space="preserve">information about </w:t>
        </w:r>
      </w:ins>
      <w:r w:rsidRPr="00FA1A45">
        <w:t>prediction performance of individual and ensemble ML models</w:t>
      </w:r>
      <w:ins w:id="576" w:author="Patrick Tang" w:date="2021-06-25T16:40:00Z">
        <w:r w:rsidR="006C041E" w:rsidRPr="00AF7ECF">
          <w:t xml:space="preserve"> on self-healing of ECC are</w:t>
        </w:r>
      </w:ins>
      <w:ins w:id="577" w:author="Patrick Tang" w:date="2021-06-25T16:41:00Z">
        <w:r w:rsidR="006C041E" w:rsidRPr="00BE3340">
          <w:t xml:space="preserve"> </w:t>
        </w:r>
      </w:ins>
      <w:ins w:id="578" w:author="Patrick Tang" w:date="2021-06-25T16:40:00Z">
        <w:r w:rsidR="003834E8" w:rsidRPr="00BE3340">
          <w:t>useful to</w:t>
        </w:r>
        <w:r w:rsidR="00C42FFC" w:rsidRPr="00BE3340">
          <w:t xml:space="preserve"> the design of ECC</w:t>
        </w:r>
      </w:ins>
      <w:ins w:id="579" w:author="Patrick Tang" w:date="2021-06-25T16:43:00Z">
        <w:r w:rsidR="00C42FFC" w:rsidRPr="00BE3340">
          <w:t xml:space="preserve"> with self-healing capacity</w:t>
        </w:r>
      </w:ins>
      <w:r w:rsidRPr="00BE3340">
        <w:t xml:space="preserve">. Thus, the objective of this paper is to </w:t>
      </w:r>
      <w:del w:id="580" w:author="Patrick Tang" w:date="2021-06-25T16:44:00Z">
        <w:r w:rsidRPr="00BE3340" w:rsidDel="00C42FFC">
          <w:delText xml:space="preserve">compare </w:delText>
        </w:r>
      </w:del>
      <w:ins w:id="581" w:author="Patrick Tang" w:date="2021-06-25T16:44:00Z">
        <w:r w:rsidR="00C42FFC" w:rsidRPr="00BE3340">
          <w:t xml:space="preserve">propose and compare </w:t>
        </w:r>
      </w:ins>
      <w:r w:rsidRPr="00BE3340">
        <w:t xml:space="preserve">multiple </w:t>
      </w:r>
      <w:del w:id="582" w:author="Patrick Tang" w:date="2021-06-25T16:43:00Z">
        <w:r w:rsidRPr="00BE3340" w:rsidDel="00C42FFC">
          <w:delText>machine learning</w:delText>
        </w:r>
      </w:del>
      <w:ins w:id="583" w:author="Patrick Tang" w:date="2021-06-25T16:43:00Z">
        <w:r w:rsidR="00C42FFC" w:rsidRPr="00BE3340">
          <w:t>ML</w:t>
        </w:r>
      </w:ins>
      <w:r w:rsidRPr="00BE3340">
        <w:t xml:space="preserve"> techniques </w:t>
      </w:r>
      <w:del w:id="584" w:author="Patrick Tang" w:date="2021-06-25T16:43:00Z">
        <w:r w:rsidRPr="00BE3340" w:rsidDel="00C42FFC">
          <w:delText>to</w:delText>
        </w:r>
      </w:del>
      <w:del w:id="585" w:author="Patrick Tang" w:date="2021-06-25T16:44:00Z">
        <w:r w:rsidRPr="00BE3340" w:rsidDel="00C42FFC">
          <w:delText xml:space="preserve"> </w:delText>
        </w:r>
        <w:r w:rsidRPr="00BE3340" w:rsidDel="00C42FFC">
          <w:rPr>
            <w:spacing w:val="-3"/>
          </w:rPr>
          <w:delText>iden</w:delText>
        </w:r>
      </w:del>
      <w:del w:id="586" w:author="Patrick Tang" w:date="2021-06-25T16:43:00Z">
        <w:r w:rsidRPr="00BE3340" w:rsidDel="00C42FFC">
          <w:rPr>
            <w:spacing w:val="-3"/>
          </w:rPr>
          <w:delText xml:space="preserve">- </w:delText>
        </w:r>
      </w:del>
      <w:del w:id="587" w:author="Patrick Tang" w:date="2021-06-25T16:44:00Z">
        <w:r w:rsidRPr="00BE3340" w:rsidDel="00C42FFC">
          <w:delText xml:space="preserve">tify the most reliable model </w:delText>
        </w:r>
      </w:del>
      <w:r w:rsidRPr="00BE3340">
        <w:t>for predicting the self-healing behavior of ECC</w:t>
      </w:r>
      <w:ins w:id="588" w:author="Patrick Tang" w:date="2021-06-25T17:12:00Z">
        <w:r w:rsidR="003834E8" w:rsidRPr="00BE3340">
          <w:t>. The ML model with the best performance</w:t>
        </w:r>
      </w:ins>
      <w:del w:id="589" w:author="Patrick Tang" w:date="2021-06-25T17:12:00Z">
        <w:r w:rsidRPr="00BE3340" w:rsidDel="003834E8">
          <w:delText>,</w:delText>
        </w:r>
      </w:del>
      <w:r w:rsidRPr="00BE3340">
        <w:t xml:space="preserve"> </w:t>
      </w:r>
      <w:del w:id="590" w:author="Patrick Tang" w:date="2021-06-25T17:12:00Z">
        <w:r w:rsidRPr="00BE3340" w:rsidDel="003834E8">
          <w:delText xml:space="preserve">which </w:delText>
        </w:r>
      </w:del>
      <w:ins w:id="591" w:author="Patrick Tang" w:date="2021-06-25T16:44:00Z">
        <w:r w:rsidR="00C42FFC" w:rsidRPr="00BE3340">
          <w:t>can be</w:t>
        </w:r>
      </w:ins>
      <w:del w:id="592" w:author="Patrick Tang" w:date="2021-06-25T16:44:00Z">
        <w:r w:rsidRPr="00BE3340" w:rsidDel="00C42FFC">
          <w:delText>is</w:delText>
        </w:r>
      </w:del>
      <w:r w:rsidRPr="00BE3340">
        <w:t xml:space="preserve"> </w:t>
      </w:r>
      <w:del w:id="593" w:author="Patrick Tang" w:date="2021-06-25T16:44:00Z">
        <w:r w:rsidRPr="00BE3340" w:rsidDel="00C42FFC">
          <w:delText xml:space="preserve">also </w:delText>
        </w:r>
      </w:del>
      <w:del w:id="594" w:author="Patrick Tang" w:date="2021-06-25T17:13:00Z">
        <w:r w:rsidRPr="00BE3340" w:rsidDel="003834E8">
          <w:delText>considered</w:delText>
        </w:r>
      </w:del>
      <w:ins w:id="595" w:author="Patrick Tang" w:date="2021-06-25T17:13:00Z">
        <w:r w:rsidR="003834E8" w:rsidRPr="00BE3340">
          <w:t>used</w:t>
        </w:r>
      </w:ins>
      <w:r w:rsidRPr="00BE3340">
        <w:t xml:space="preserve"> as a baseline prediction model for </w:t>
      </w:r>
      <w:del w:id="596" w:author="Patrick Tang" w:date="2021-06-25T16:45:00Z">
        <w:r w:rsidRPr="00BE3340" w:rsidDel="00C42FFC">
          <w:delText xml:space="preserve">other </w:delText>
        </w:r>
      </w:del>
      <w:ins w:id="597" w:author="Patrick Tang" w:date="2021-06-25T17:13:00Z">
        <w:r w:rsidR="003834E8" w:rsidRPr="00BE3340">
          <w:t xml:space="preserve">developing </w:t>
        </w:r>
      </w:ins>
      <w:r w:rsidRPr="00BE3340">
        <w:t>advanced models</w:t>
      </w:r>
      <w:ins w:id="598" w:author="Patrick Tang" w:date="2021-06-25T17:13:00Z">
        <w:r w:rsidR="003834E8" w:rsidRPr="00BE3340">
          <w:t xml:space="preserve"> in </w:t>
        </w:r>
      </w:ins>
      <w:ins w:id="599" w:author="Patrick Tang" w:date="2021-06-25T17:14:00Z">
        <w:r w:rsidR="003834E8" w:rsidRPr="00BE3340">
          <w:t xml:space="preserve">the </w:t>
        </w:r>
      </w:ins>
      <w:ins w:id="600" w:author="Patrick Tang" w:date="2021-06-25T17:13:00Z">
        <w:r w:rsidR="003834E8" w:rsidRPr="00BE3340">
          <w:t>future</w:t>
        </w:r>
      </w:ins>
      <w:del w:id="601" w:author="Patrick Tang" w:date="2021-06-25T17:13:00Z">
        <w:r w:rsidRPr="00BE3340" w:rsidDel="003834E8">
          <w:delText xml:space="preserve"> in </w:delText>
        </w:r>
      </w:del>
      <w:del w:id="602" w:author="Patrick Tang" w:date="2021-06-25T16:45:00Z">
        <w:r w:rsidRPr="00BE3340" w:rsidDel="00C42FFC">
          <w:delText xml:space="preserve">our </w:delText>
        </w:r>
      </w:del>
      <w:del w:id="603" w:author="Patrick Tang" w:date="2021-06-25T16:46:00Z">
        <w:r w:rsidRPr="00BE3340" w:rsidDel="00C42FFC">
          <w:delText>future</w:delText>
        </w:r>
        <w:r w:rsidRPr="00BE3340" w:rsidDel="00C42FFC">
          <w:rPr>
            <w:spacing w:val="-19"/>
          </w:rPr>
          <w:delText xml:space="preserve"> </w:delText>
        </w:r>
        <w:r w:rsidRPr="00BE3340" w:rsidDel="00C42FFC">
          <w:delText>works</w:delText>
        </w:r>
      </w:del>
      <w:r w:rsidRPr="00BE3340">
        <w:t>.</w:t>
      </w:r>
    </w:p>
    <w:p w14:paraId="54595F1B" w14:textId="23F5E6E0" w:rsidR="00B40315" w:rsidRPr="00FA1A45" w:rsidRDefault="002B1B5E">
      <w:pPr>
        <w:pStyle w:val="BodyText"/>
        <w:spacing w:before="2" w:line="256" w:lineRule="auto"/>
        <w:ind w:left="117" w:right="595" w:firstLine="338"/>
        <w:jc w:val="both"/>
      </w:pPr>
      <w:r w:rsidRPr="00BE3340">
        <w:t xml:space="preserve">In this paper, four individual </w:t>
      </w:r>
      <w:commentRangeStart w:id="604"/>
      <w:ins w:id="605" w:author="Patrick Tang" w:date="2021-06-25T17:14:00Z">
        <w:r w:rsidR="003834E8" w:rsidRPr="00BE3340">
          <w:t>ML</w:t>
        </w:r>
        <w:commentRangeEnd w:id="604"/>
        <w:r w:rsidR="003834E8" w:rsidRPr="00BE3340">
          <w:rPr>
            <w:rStyle w:val="CommentReference"/>
          </w:rPr>
          <w:commentReference w:id="604"/>
        </w:r>
        <w:r w:rsidR="003834E8" w:rsidRPr="00BE3340">
          <w:t xml:space="preserve"> </w:t>
        </w:r>
      </w:ins>
      <w:r w:rsidRPr="00BE3340">
        <w:t>methods including linear regression (LR), SVR, back-propagation neural network</w:t>
      </w:r>
      <w:r w:rsidRPr="00A97774">
        <w:rPr>
          <w:spacing w:val="-7"/>
        </w:rPr>
        <w:t xml:space="preserve"> </w:t>
      </w:r>
      <w:r w:rsidRPr="00A97774">
        <w:t>(BPNN),</w:t>
      </w:r>
      <w:r w:rsidRPr="00A97774">
        <w:rPr>
          <w:spacing w:val="-8"/>
        </w:rPr>
        <w:t xml:space="preserve"> </w:t>
      </w:r>
      <w:r w:rsidRPr="00453F0F">
        <w:t>and</w:t>
      </w:r>
      <w:r w:rsidRPr="00453F0F">
        <w:rPr>
          <w:spacing w:val="-6"/>
        </w:rPr>
        <w:t xml:space="preserve"> </w:t>
      </w:r>
      <w:r w:rsidRPr="007F427F">
        <w:t>classification</w:t>
      </w:r>
      <w:r w:rsidRPr="002B568D">
        <w:rPr>
          <w:spacing w:val="-7"/>
        </w:rPr>
        <w:t xml:space="preserve"> </w:t>
      </w:r>
      <w:r w:rsidRPr="002B568D">
        <w:t>and</w:t>
      </w:r>
      <w:r w:rsidRPr="00FA1A45">
        <w:rPr>
          <w:spacing w:val="-7"/>
        </w:rPr>
        <w:t xml:space="preserve"> </w:t>
      </w:r>
      <w:r w:rsidRPr="00AF7ECF">
        <w:t>regression</w:t>
      </w:r>
      <w:r w:rsidRPr="00BE3340">
        <w:rPr>
          <w:spacing w:val="-7"/>
        </w:rPr>
        <w:t xml:space="preserve"> </w:t>
      </w:r>
      <w:r w:rsidRPr="00BE3340">
        <w:t>tree</w:t>
      </w:r>
      <w:r w:rsidRPr="00BE3340">
        <w:rPr>
          <w:spacing w:val="-6"/>
        </w:rPr>
        <w:t xml:space="preserve"> </w:t>
      </w:r>
      <w:r w:rsidRPr="00BE3340">
        <w:rPr>
          <w:spacing w:val="-3"/>
        </w:rPr>
        <w:t>(CART)</w:t>
      </w:r>
      <w:r w:rsidRPr="00BE3340">
        <w:rPr>
          <w:spacing w:val="-7"/>
        </w:rPr>
        <w:t xml:space="preserve"> </w:t>
      </w:r>
      <w:r w:rsidRPr="00BE3340">
        <w:t>were</w:t>
      </w:r>
      <w:r w:rsidRPr="00BE3340">
        <w:rPr>
          <w:spacing w:val="-8"/>
        </w:rPr>
        <w:t xml:space="preserve"> </w:t>
      </w:r>
      <w:ins w:id="606" w:author="Patrick Tang" w:date="2021-06-25T17:14:00Z">
        <w:r w:rsidR="003834E8" w:rsidRPr="004449D9">
          <w:rPr>
            <w:spacing w:val="-8"/>
          </w:rPr>
          <w:t xml:space="preserve">proposed </w:t>
        </w:r>
      </w:ins>
      <w:del w:id="607" w:author="Patrick Tang" w:date="2021-06-25T17:14:00Z">
        <w:r w:rsidRPr="004449D9" w:rsidDel="003834E8">
          <w:delText>used</w:delText>
        </w:r>
        <w:r w:rsidRPr="004449D9" w:rsidDel="003834E8">
          <w:rPr>
            <w:spacing w:val="-6"/>
          </w:rPr>
          <w:delText xml:space="preserve"> </w:delText>
        </w:r>
      </w:del>
      <w:r w:rsidRPr="004449D9">
        <w:t>to</w:t>
      </w:r>
      <w:r w:rsidRPr="004449D9">
        <w:rPr>
          <w:spacing w:val="-7"/>
        </w:rPr>
        <w:t xml:space="preserve"> </w:t>
      </w:r>
      <w:r w:rsidRPr="004449D9">
        <w:t>predict</w:t>
      </w:r>
      <w:r w:rsidRPr="004449D9">
        <w:rPr>
          <w:spacing w:val="-7"/>
        </w:rPr>
        <w:t xml:space="preserve"> </w:t>
      </w:r>
      <w:ins w:id="608" w:author="Patrick Tang" w:date="2021-06-28T15:22:00Z">
        <w:r w:rsidR="004449D9" w:rsidRPr="004449D9">
          <w:rPr>
            <w:spacing w:val="-7"/>
          </w:rPr>
          <w:t xml:space="preserve">the </w:t>
        </w:r>
      </w:ins>
      <w:r w:rsidRPr="004449D9">
        <w:t>self-healing</w:t>
      </w:r>
      <w:r w:rsidRPr="004449D9">
        <w:rPr>
          <w:spacing w:val="-7"/>
        </w:rPr>
        <w:t xml:space="preserve"> </w:t>
      </w:r>
      <w:r w:rsidRPr="004449D9">
        <w:t>capability of</w:t>
      </w:r>
      <w:r w:rsidRPr="004449D9">
        <w:rPr>
          <w:spacing w:val="-15"/>
        </w:rPr>
        <w:t xml:space="preserve"> </w:t>
      </w:r>
      <w:r w:rsidRPr="004449D9">
        <w:t>ECC</w:t>
      </w:r>
      <w:ins w:id="609" w:author="Patrick Tang" w:date="2021-06-25T17:18:00Z">
        <w:r w:rsidR="003834E8" w:rsidRPr="004449D9">
          <w:t xml:space="preserve">. </w:t>
        </w:r>
        <w:commentRangeStart w:id="610"/>
        <w:r w:rsidR="003834E8" w:rsidRPr="004449D9">
          <w:t>To improve prediction accuracy</w:t>
        </w:r>
      </w:ins>
      <w:ins w:id="611" w:author="Patrick Tang" w:date="2021-06-25T17:21:00Z">
        <w:r w:rsidR="003834E8" w:rsidRPr="004449D9">
          <w:t xml:space="preserve"> of each individual model</w:t>
        </w:r>
      </w:ins>
      <w:ins w:id="612" w:author="Patrick Tang" w:date="2021-06-25T17:18:00Z">
        <w:r w:rsidR="003834E8" w:rsidRPr="004449D9">
          <w:t xml:space="preserve">, </w:t>
        </w:r>
      </w:ins>
      <w:del w:id="613" w:author="Patrick Tang" w:date="2021-06-25T17:18:00Z">
        <w:r w:rsidRPr="004449D9" w:rsidDel="003834E8">
          <w:delText>,</w:delText>
        </w:r>
      </w:del>
      <w:r w:rsidRPr="004449D9">
        <w:rPr>
          <w:spacing w:val="-15"/>
        </w:rPr>
        <w:t xml:space="preserve"> </w:t>
      </w:r>
      <w:ins w:id="614" w:author="Patrick Tang" w:date="2021-06-25T17:18:00Z">
        <w:r w:rsidR="003834E8" w:rsidRPr="004449D9">
          <w:rPr>
            <w:spacing w:val="-15"/>
          </w:rPr>
          <w:t>three en</w:t>
        </w:r>
      </w:ins>
      <w:ins w:id="615" w:author="Patrick Tang" w:date="2021-06-25T17:19:00Z">
        <w:r w:rsidR="003834E8" w:rsidRPr="004449D9">
          <w:rPr>
            <w:spacing w:val="-15"/>
          </w:rPr>
          <w:t xml:space="preserve">semble methods </w:t>
        </w:r>
      </w:ins>
      <w:ins w:id="616" w:author="Patrick Tang" w:date="2021-06-25T17:20:00Z">
        <w:r w:rsidR="003834E8" w:rsidRPr="004449D9">
          <w:rPr>
            <w:spacing w:val="-15"/>
          </w:rPr>
          <w:t>namely</w:t>
        </w:r>
      </w:ins>
      <w:ins w:id="617" w:author="Patrick Tang" w:date="2021-06-25T17:19:00Z">
        <w:r w:rsidR="003834E8" w:rsidRPr="004449D9">
          <w:rPr>
            <w:spacing w:val="-15"/>
          </w:rPr>
          <w:t xml:space="preserve"> bagging, AdaBoost and stacking were </w:t>
        </w:r>
      </w:ins>
      <w:del w:id="618" w:author="Patrick Tang" w:date="2021-06-25T17:15:00Z">
        <w:r w:rsidRPr="004449D9" w:rsidDel="003834E8">
          <w:delText>which</w:delText>
        </w:r>
        <w:r w:rsidRPr="004449D9" w:rsidDel="003834E8">
          <w:rPr>
            <w:spacing w:val="-14"/>
          </w:rPr>
          <w:delText xml:space="preserve"> </w:delText>
        </w:r>
        <w:r w:rsidRPr="004449D9" w:rsidDel="003834E8">
          <w:delText>were</w:delText>
        </w:r>
      </w:del>
      <w:del w:id="619" w:author="Patrick Tang" w:date="2021-06-25T17:19:00Z">
        <w:r w:rsidRPr="004449D9" w:rsidDel="003834E8">
          <w:rPr>
            <w:spacing w:val="-15"/>
          </w:rPr>
          <w:delText xml:space="preserve"> </w:delText>
        </w:r>
        <w:r w:rsidRPr="004449D9" w:rsidDel="003834E8">
          <w:delText>then</w:delText>
        </w:r>
        <w:r w:rsidRPr="004449D9" w:rsidDel="003834E8">
          <w:rPr>
            <w:spacing w:val="-15"/>
          </w:rPr>
          <w:delText xml:space="preserve"> </w:delText>
        </w:r>
      </w:del>
      <w:ins w:id="620" w:author="Patrick Tang" w:date="2021-06-25T17:17:00Z">
        <w:r w:rsidR="003834E8" w:rsidRPr="004449D9">
          <w:rPr>
            <w:spacing w:val="-15"/>
          </w:rPr>
          <w:t>used</w:t>
        </w:r>
      </w:ins>
      <w:commentRangeEnd w:id="610"/>
      <w:ins w:id="621" w:author="Patrick Tang" w:date="2021-06-25T17:22:00Z">
        <w:r w:rsidR="00BE3340" w:rsidRPr="004449D9">
          <w:rPr>
            <w:rStyle w:val="CommentReference"/>
            <w:sz w:val="22"/>
            <w:szCs w:val="22"/>
            <w:rPrChange w:id="622" w:author="Patrick Tang" w:date="2021-06-28T15:22:00Z">
              <w:rPr>
                <w:rStyle w:val="CommentReference"/>
              </w:rPr>
            </w:rPrChange>
          </w:rPr>
          <w:commentReference w:id="610"/>
        </w:r>
      </w:ins>
      <w:del w:id="623" w:author="Patrick Tang" w:date="2021-06-25T17:17:00Z">
        <w:r w:rsidRPr="00A97774" w:rsidDel="003834E8">
          <w:delText>constructed</w:delText>
        </w:r>
        <w:r w:rsidRPr="00A97774" w:rsidDel="003834E8">
          <w:rPr>
            <w:spacing w:val="-15"/>
          </w:rPr>
          <w:delText xml:space="preserve"> </w:delText>
        </w:r>
      </w:del>
      <w:del w:id="624" w:author="Patrick Tang" w:date="2021-06-25T17:21:00Z">
        <w:r w:rsidRPr="00A97774" w:rsidDel="003834E8">
          <w:delText>a</w:delText>
        </w:r>
      </w:del>
      <w:del w:id="625" w:author="Patrick Tang" w:date="2021-06-25T17:22:00Z">
        <w:r w:rsidRPr="00453F0F" w:rsidDel="00BE3340">
          <w:delText>s</w:delText>
        </w:r>
        <w:r w:rsidRPr="00453F0F" w:rsidDel="00BE3340">
          <w:rPr>
            <w:spacing w:val="-15"/>
          </w:rPr>
          <w:delText xml:space="preserve"> </w:delText>
        </w:r>
        <w:r w:rsidRPr="007F427F" w:rsidDel="00BE3340">
          <w:delText>base</w:delText>
        </w:r>
        <w:r w:rsidRPr="002B568D" w:rsidDel="00BE3340">
          <w:rPr>
            <w:spacing w:val="-14"/>
          </w:rPr>
          <w:delText xml:space="preserve"> </w:delText>
        </w:r>
        <w:r w:rsidRPr="002B568D" w:rsidDel="00BE3340">
          <w:delText>learners</w:delText>
        </w:r>
        <w:r w:rsidRPr="00FA1A45" w:rsidDel="00BE3340">
          <w:rPr>
            <w:spacing w:val="-15"/>
          </w:rPr>
          <w:delText xml:space="preserve"> </w:delText>
        </w:r>
        <w:r w:rsidRPr="00AF7ECF" w:rsidDel="00BE3340">
          <w:delText>in</w:delText>
        </w:r>
        <w:r w:rsidRPr="004449D9" w:rsidDel="00BE3340">
          <w:rPr>
            <w:spacing w:val="-14"/>
          </w:rPr>
          <w:delText xml:space="preserve"> </w:delText>
        </w:r>
        <w:r w:rsidRPr="004449D9" w:rsidDel="00BE3340">
          <w:delText>three</w:delText>
        </w:r>
        <w:r w:rsidRPr="004449D9" w:rsidDel="00BE3340">
          <w:rPr>
            <w:spacing w:val="-15"/>
          </w:rPr>
          <w:delText xml:space="preserve"> </w:delText>
        </w:r>
        <w:r w:rsidRPr="004449D9" w:rsidDel="00BE3340">
          <w:delText>ensemble</w:delText>
        </w:r>
        <w:r w:rsidRPr="004449D9" w:rsidDel="00BE3340">
          <w:rPr>
            <w:spacing w:val="-14"/>
          </w:rPr>
          <w:delText xml:space="preserve"> </w:delText>
        </w:r>
        <w:r w:rsidRPr="004449D9" w:rsidDel="00BE3340">
          <w:delText>methods</w:delText>
        </w:r>
        <w:r w:rsidRPr="004449D9" w:rsidDel="00BE3340">
          <w:rPr>
            <w:spacing w:val="-16"/>
          </w:rPr>
          <w:delText xml:space="preserve"> </w:delText>
        </w:r>
        <w:r w:rsidRPr="004449D9" w:rsidDel="00BE3340">
          <w:delText>naming</w:delText>
        </w:r>
        <w:r w:rsidRPr="004449D9" w:rsidDel="00BE3340">
          <w:rPr>
            <w:spacing w:val="-15"/>
          </w:rPr>
          <w:delText xml:space="preserve"> </w:delText>
        </w:r>
        <w:r w:rsidRPr="004449D9" w:rsidDel="00BE3340">
          <w:delText>bagging,</w:delText>
        </w:r>
        <w:r w:rsidRPr="004449D9" w:rsidDel="00BE3340">
          <w:rPr>
            <w:spacing w:val="-13"/>
          </w:rPr>
          <w:delText xml:space="preserve"> </w:delText>
        </w:r>
        <w:r w:rsidRPr="004449D9" w:rsidDel="00BE3340">
          <w:delText>AdaBoost and stacking for prediction</w:delText>
        </w:r>
      </w:del>
      <w:r w:rsidRPr="004449D9">
        <w:t xml:space="preserve">. </w:t>
      </w:r>
      <w:commentRangeStart w:id="626"/>
      <w:ins w:id="627" w:author="Patrick Tang" w:date="2021-06-25T17:29:00Z">
        <w:r w:rsidR="00BE3340" w:rsidRPr="004449D9">
          <w:t xml:space="preserve">A series of experimental testing of self-healing performance of ECC samples was conducted and the results were used </w:t>
        </w:r>
      </w:ins>
      <w:ins w:id="628" w:author="Patrick Tang" w:date="2021-06-25T17:30:00Z">
        <w:r w:rsidR="00BE3340" w:rsidRPr="004449D9">
          <w:t xml:space="preserve">to develop the ML models </w:t>
        </w:r>
      </w:ins>
      <w:ins w:id="629" w:author="Patrick Tang" w:date="2021-06-25T17:31:00Z">
        <w:r w:rsidR="00BE3340" w:rsidRPr="004449D9">
          <w:t>and</w:t>
        </w:r>
        <w:r w:rsidR="00BE3340">
          <w:t xml:space="preserve"> </w:t>
        </w:r>
      </w:ins>
      <w:ins w:id="630" w:author="Patrick Tang" w:date="2021-06-25T17:29:00Z">
        <w:r w:rsidR="00BE3340" w:rsidRPr="00FF7B01">
          <w:t>compare the accuracy among the ML models.</w:t>
        </w:r>
      </w:ins>
      <w:del w:id="631" w:author="Patrick Tang" w:date="2021-06-25T17:31:00Z">
        <w:r w:rsidRPr="00A97774" w:rsidDel="00A83C57">
          <w:rPr>
            <w:spacing w:val="-4"/>
          </w:rPr>
          <w:delText xml:space="preserve">Variable </w:delText>
        </w:r>
        <w:r w:rsidRPr="00A97774" w:rsidDel="00A83C57">
          <w:delText xml:space="preserve">controlled experiments were implemented to collect empirical data used in ML models, where only the input variables of ML models are variables in experiments, and </w:delText>
        </w:r>
        <w:r w:rsidRPr="00453F0F" w:rsidDel="00A83C57">
          <w:rPr>
            <w:spacing w:val="-3"/>
          </w:rPr>
          <w:delText xml:space="preserve">other </w:delText>
        </w:r>
        <w:r w:rsidRPr="007F427F" w:rsidDel="00A83C57">
          <w:delText>impact factors were controlled constantly in experiments.</w:delText>
        </w:r>
      </w:del>
      <w:r w:rsidRPr="002B568D">
        <w:t xml:space="preserve"> </w:t>
      </w:r>
      <w:del w:id="632" w:author="Patrick Tang" w:date="2021-06-25T17:32:00Z">
        <w:r w:rsidRPr="002B568D" w:rsidDel="00A83C57">
          <w:delText xml:space="preserve">Empirical </w:delText>
        </w:r>
      </w:del>
      <w:ins w:id="633" w:author="Patrick Tang" w:date="2021-06-25T17:32:00Z">
        <w:r w:rsidR="00A83C57">
          <w:t>Experimental</w:t>
        </w:r>
        <w:r w:rsidR="00A83C57" w:rsidRPr="00A97774">
          <w:t xml:space="preserve"> </w:t>
        </w:r>
      </w:ins>
      <w:r w:rsidRPr="00A97774">
        <w:t xml:space="preserve">data collected from </w:t>
      </w:r>
      <w:del w:id="634" w:author="Patrick Tang" w:date="2021-06-25T17:32:00Z">
        <w:r w:rsidRPr="00A97774" w:rsidDel="00A83C57">
          <w:delText>variable</w:delText>
        </w:r>
        <w:r w:rsidRPr="00453F0F" w:rsidDel="00A83C57">
          <w:rPr>
            <w:spacing w:val="-40"/>
          </w:rPr>
          <w:delText xml:space="preserve"> </w:delText>
        </w:r>
        <w:r w:rsidRPr="00453F0F" w:rsidDel="00A83C57">
          <w:delText xml:space="preserve">controlled </w:delText>
        </w:r>
      </w:del>
      <w:r w:rsidRPr="007F427F">
        <w:t>experiments</w:t>
      </w:r>
      <w:r w:rsidRPr="002B568D">
        <w:rPr>
          <w:spacing w:val="-16"/>
        </w:rPr>
        <w:t xml:space="preserve"> </w:t>
      </w:r>
      <w:commentRangeStart w:id="635"/>
      <w:r w:rsidRPr="002B568D">
        <w:t>were</w:t>
      </w:r>
      <w:r w:rsidRPr="00FA1A45">
        <w:rPr>
          <w:spacing w:val="-16"/>
        </w:rPr>
        <w:t xml:space="preserve"> </w:t>
      </w:r>
      <w:ins w:id="636" w:author="Patrick Tang" w:date="2021-06-28T15:23:00Z">
        <w:r w:rsidR="004449D9">
          <w:rPr>
            <w:spacing w:val="-16"/>
          </w:rPr>
          <w:t xml:space="preserve">first </w:t>
        </w:r>
      </w:ins>
      <w:r w:rsidRPr="00A97774">
        <w:t>preprocessed</w:t>
      </w:r>
      <w:r w:rsidRPr="00A97774">
        <w:rPr>
          <w:spacing w:val="-16"/>
        </w:rPr>
        <w:t xml:space="preserve"> </w:t>
      </w:r>
      <w:commentRangeEnd w:id="635"/>
      <w:r w:rsidR="004449D9">
        <w:rPr>
          <w:rStyle w:val="CommentReference"/>
        </w:rPr>
        <w:commentReference w:id="635"/>
      </w:r>
      <w:r w:rsidRPr="00A97774">
        <w:t>and</w:t>
      </w:r>
      <w:r w:rsidRPr="00A97774">
        <w:rPr>
          <w:spacing w:val="-15"/>
        </w:rPr>
        <w:t xml:space="preserve"> </w:t>
      </w:r>
      <w:r w:rsidRPr="00A97774">
        <w:t>then</w:t>
      </w:r>
      <w:r w:rsidRPr="00453F0F">
        <w:rPr>
          <w:spacing w:val="-16"/>
        </w:rPr>
        <w:t xml:space="preserve"> </w:t>
      </w:r>
      <w:del w:id="637" w:author="Patrick Tang" w:date="2021-06-28T15:24:00Z">
        <w:r w:rsidRPr="00453F0F" w:rsidDel="004449D9">
          <w:delText>split</w:delText>
        </w:r>
        <w:r w:rsidRPr="007F427F" w:rsidDel="004449D9">
          <w:rPr>
            <w:spacing w:val="-16"/>
          </w:rPr>
          <w:delText xml:space="preserve"> </w:delText>
        </w:r>
        <w:r w:rsidRPr="002B568D" w:rsidDel="004449D9">
          <w:delText>by</w:delText>
        </w:r>
      </w:del>
      <w:ins w:id="638" w:author="Patrick Tang" w:date="2021-06-28T15:24:00Z">
        <w:r w:rsidR="004449D9">
          <w:t>divided into</w:t>
        </w:r>
      </w:ins>
      <w:r w:rsidRPr="00A97774">
        <w:rPr>
          <w:spacing w:val="-16"/>
        </w:rPr>
        <w:t xml:space="preserve"> </w:t>
      </w:r>
      <w:r w:rsidRPr="00A97774">
        <w:t>a</w:t>
      </w:r>
      <w:r w:rsidRPr="00A97774">
        <w:rPr>
          <w:spacing w:val="-15"/>
        </w:rPr>
        <w:t xml:space="preserve"> </w:t>
      </w:r>
      <w:r w:rsidRPr="00453F0F">
        <w:t>10-fold</w:t>
      </w:r>
      <w:r w:rsidRPr="00453F0F">
        <w:rPr>
          <w:spacing w:val="-16"/>
        </w:rPr>
        <w:t xml:space="preserve"> </w:t>
      </w:r>
      <w:r w:rsidRPr="007F427F">
        <w:t>cross-validation</w:t>
      </w:r>
      <w:r w:rsidRPr="002B568D">
        <w:rPr>
          <w:spacing w:val="-16"/>
        </w:rPr>
        <w:t xml:space="preserve"> </w:t>
      </w:r>
      <w:r w:rsidRPr="002B568D">
        <w:t>algorithm</w:t>
      </w:r>
      <w:r w:rsidRPr="00FA1A45">
        <w:rPr>
          <w:spacing w:val="-15"/>
        </w:rPr>
        <w:t xml:space="preserve"> </w:t>
      </w:r>
      <w:r w:rsidRPr="00AF7ECF">
        <w:t>(details</w:t>
      </w:r>
      <w:r w:rsidRPr="00BE3340">
        <w:rPr>
          <w:spacing w:val="-16"/>
        </w:rPr>
        <w:t xml:space="preserve"> </w:t>
      </w:r>
      <w:r w:rsidRPr="00BE3340">
        <w:t>refer</w:t>
      </w:r>
      <w:r w:rsidRPr="00BE3340">
        <w:rPr>
          <w:spacing w:val="-16"/>
        </w:rPr>
        <w:t xml:space="preserve"> </w:t>
      </w:r>
      <w:r w:rsidRPr="00BE3340">
        <w:t>to</w:t>
      </w:r>
      <w:r w:rsidRPr="00BE3340">
        <w:rPr>
          <w:spacing w:val="-16"/>
        </w:rPr>
        <w:t xml:space="preserve"> </w:t>
      </w:r>
      <w:r w:rsidRPr="00BE3340">
        <w:t xml:space="preserve">Section 4.1) to avoid </w:t>
      </w:r>
      <w:commentRangeStart w:id="639"/>
      <w:r w:rsidRPr="00BE3340">
        <w:t xml:space="preserve">overfitting and </w:t>
      </w:r>
      <w:ins w:id="640" w:author="Patrick Tang" w:date="2021-06-28T15:26:00Z">
        <w:r w:rsidR="004449D9">
          <w:t xml:space="preserve">thus the </w:t>
        </w:r>
      </w:ins>
      <w:del w:id="641" w:author="Patrick Tang" w:date="2021-06-28T15:26:00Z">
        <w:r w:rsidRPr="00A97774" w:rsidDel="004449D9">
          <w:delText xml:space="preserve">minimize </w:delText>
        </w:r>
      </w:del>
      <w:r w:rsidRPr="00A97774">
        <w:t>bias associated with various range</w:t>
      </w:r>
      <w:ins w:id="642" w:author="Patrick Tang" w:date="2021-06-25T17:32:00Z">
        <w:r w:rsidR="00A83C57">
          <w:t>s</w:t>
        </w:r>
      </w:ins>
      <w:r w:rsidRPr="00A97774">
        <w:t xml:space="preserve"> of data</w:t>
      </w:r>
      <w:ins w:id="643" w:author="Patrick Tang" w:date="2021-06-28T15:26:00Z">
        <w:r w:rsidR="004449D9">
          <w:t xml:space="preserve"> were </w:t>
        </w:r>
        <w:r w:rsidR="004449D9" w:rsidRPr="00FF7B01">
          <w:t>minimize</w:t>
        </w:r>
        <w:r w:rsidR="004449D9">
          <w:t>d</w:t>
        </w:r>
      </w:ins>
      <w:r w:rsidRPr="00A97774">
        <w:t>.</w:t>
      </w:r>
      <w:commentRangeEnd w:id="639"/>
      <w:r w:rsidR="004449D9">
        <w:rPr>
          <w:rStyle w:val="CommentReference"/>
        </w:rPr>
        <w:commentReference w:id="639"/>
      </w:r>
      <w:r w:rsidRPr="00A97774">
        <w:t xml:space="preserve"> </w:t>
      </w:r>
      <w:commentRangeEnd w:id="626"/>
      <w:r w:rsidR="00A83C57">
        <w:rPr>
          <w:rStyle w:val="CommentReference"/>
        </w:rPr>
        <w:commentReference w:id="626"/>
      </w:r>
      <w:r w:rsidRPr="00A97774">
        <w:t xml:space="preserve">Figure 1 summarizes the steps that were performed for predicting </w:t>
      </w:r>
      <w:ins w:id="645" w:author="Patrick Tang" w:date="2021-06-25T17:23:00Z">
        <w:r w:rsidR="00BE3340" w:rsidRPr="00453F0F">
          <w:t xml:space="preserve">the </w:t>
        </w:r>
      </w:ins>
      <w:r w:rsidRPr="007F427F">
        <w:t>self-healing capability of</w:t>
      </w:r>
      <w:r w:rsidRPr="002B568D">
        <w:rPr>
          <w:spacing w:val="-16"/>
        </w:rPr>
        <w:t xml:space="preserve"> </w:t>
      </w:r>
      <w:r w:rsidRPr="002B568D">
        <w:t>ECC.</w:t>
      </w:r>
    </w:p>
    <w:p w14:paraId="03A26AE6" w14:textId="73F5B4FA" w:rsidR="00B40315" w:rsidRPr="00BE3340" w:rsidRDefault="002B1B5E">
      <w:pPr>
        <w:pStyle w:val="BodyText"/>
        <w:spacing w:before="2" w:line="256" w:lineRule="auto"/>
        <w:ind w:left="117" w:right="595" w:firstLine="338"/>
        <w:jc w:val="both"/>
      </w:pPr>
      <w:del w:id="646" w:author="Patrick Tang" w:date="2021-06-25T17:28:00Z">
        <w:r w:rsidRPr="00AF7ECF" w:rsidDel="00BE3340">
          <w:delText xml:space="preserve">The </w:delText>
        </w:r>
      </w:del>
      <w:ins w:id="647" w:author="Patrick Tang" w:date="2021-06-25T17:28:00Z">
        <w:r w:rsidR="00BE3340" w:rsidRPr="00BE3340">
          <w:t xml:space="preserve">This </w:t>
        </w:r>
      </w:ins>
      <w:del w:id="648" w:author="Patrick Tang" w:date="2021-06-25T17:24:00Z">
        <w:r w:rsidRPr="00BE3340" w:rsidDel="00BE3340">
          <w:delText>rem</w:delText>
        </w:r>
      </w:del>
      <w:del w:id="649" w:author="Patrick Tang" w:date="2021-06-25T17:23:00Z">
        <w:r w:rsidRPr="00BE3340" w:rsidDel="00BE3340">
          <w:delText>i</w:delText>
        </w:r>
      </w:del>
      <w:del w:id="650" w:author="Patrick Tang" w:date="2021-06-25T17:24:00Z">
        <w:r w:rsidRPr="00BE3340" w:rsidDel="00BE3340">
          <w:delText xml:space="preserve">nder of this </w:delText>
        </w:r>
      </w:del>
      <w:r w:rsidRPr="00BE3340">
        <w:t>paper is organized as follows. Section 2 present</w:t>
      </w:r>
      <w:ins w:id="651" w:author="Patrick Tang" w:date="2021-06-25T17:24:00Z">
        <w:r w:rsidR="00BE3340" w:rsidRPr="00BE3340">
          <w:t>s</w:t>
        </w:r>
      </w:ins>
      <w:r w:rsidRPr="00BE3340">
        <w:t xml:space="preserve"> the experimental program </w:t>
      </w:r>
      <w:del w:id="652" w:author="Patrick Tang" w:date="2021-06-28T15:30:00Z">
        <w:r w:rsidRPr="00BE3340" w:rsidDel="00C95675">
          <w:delText>that devotes to</w:delText>
        </w:r>
      </w:del>
      <w:ins w:id="653" w:author="Patrick Tang" w:date="2021-06-28T15:30:00Z">
        <w:r w:rsidR="00C95675">
          <w:t>detailing the</w:t>
        </w:r>
      </w:ins>
      <w:r w:rsidRPr="00A97774">
        <w:t xml:space="preserve"> materials used </w:t>
      </w:r>
      <w:del w:id="654" w:author="Patrick Tang" w:date="2021-06-28T15:31:00Z">
        <w:r w:rsidRPr="00A97774" w:rsidDel="00C95675">
          <w:delText>in preparing</w:delText>
        </w:r>
      </w:del>
      <w:ins w:id="655" w:author="Patrick Tang" w:date="2021-06-28T15:31:00Z">
        <w:r w:rsidR="00C95675">
          <w:t xml:space="preserve">for </w:t>
        </w:r>
      </w:ins>
      <w:del w:id="656" w:author="Patrick Tang" w:date="2021-06-28T15:31:00Z">
        <w:r w:rsidRPr="00A97774" w:rsidDel="00C95675">
          <w:delText xml:space="preserve"> </w:delText>
        </w:r>
      </w:del>
      <w:r w:rsidRPr="00A97774">
        <w:t xml:space="preserve">ECC </w:t>
      </w:r>
      <w:ins w:id="657" w:author="Patrick Tang" w:date="2021-06-28T15:31:00Z">
        <w:r w:rsidR="00C95675">
          <w:t xml:space="preserve">specimen preparation </w:t>
        </w:r>
      </w:ins>
      <w:del w:id="658" w:author="Patrick Tang" w:date="2021-06-28T15:32:00Z">
        <w:r w:rsidRPr="00A97774" w:rsidDel="00C95675">
          <w:delText xml:space="preserve">mixtures </w:delText>
        </w:r>
      </w:del>
      <w:r w:rsidRPr="00A97774">
        <w:t xml:space="preserve">and </w:t>
      </w:r>
      <w:del w:id="659" w:author="Patrick Tang" w:date="2021-06-25T17:26:00Z">
        <w:r w:rsidRPr="00A97774" w:rsidDel="00BE3340">
          <w:delText>preprocessing of</w:delText>
        </w:r>
      </w:del>
      <w:ins w:id="660" w:author="Patrick Tang" w:date="2021-06-25T17:26:00Z">
        <w:r w:rsidR="00BE3340" w:rsidRPr="00453F0F">
          <w:t xml:space="preserve">the </w:t>
        </w:r>
      </w:ins>
      <w:ins w:id="661" w:author="Patrick Tang" w:date="2021-06-28T15:32:00Z">
        <w:r w:rsidR="00C95675">
          <w:t xml:space="preserve">test set-up for </w:t>
        </w:r>
      </w:ins>
      <w:ins w:id="662" w:author="Patrick Tang" w:date="2021-06-25T17:27:00Z">
        <w:r w:rsidR="00BE3340" w:rsidRPr="00A97774">
          <w:t>crack data measur</w:t>
        </w:r>
      </w:ins>
      <w:ins w:id="663" w:author="Patrick Tang" w:date="2021-06-25T17:28:00Z">
        <w:r w:rsidR="00BE3340" w:rsidRPr="00A97774">
          <w:t>e</w:t>
        </w:r>
      </w:ins>
      <w:ins w:id="664" w:author="Patrick Tang" w:date="2021-06-25T17:27:00Z">
        <w:r w:rsidR="00BE3340" w:rsidRPr="00A97774">
          <w:t>ment</w:t>
        </w:r>
      </w:ins>
      <w:del w:id="665" w:author="Patrick Tang" w:date="2021-06-25T17:27:00Z">
        <w:r w:rsidRPr="00453F0F" w:rsidDel="00BE3340">
          <w:delText xml:space="preserve"> collected samples from experi</w:delText>
        </w:r>
      </w:del>
      <w:del w:id="666" w:author="Patrick Tang" w:date="2021-06-25T17:24:00Z">
        <w:r w:rsidRPr="00453F0F" w:rsidDel="00BE3340">
          <w:delText xml:space="preserve">- </w:delText>
        </w:r>
      </w:del>
      <w:del w:id="667" w:author="Patrick Tang" w:date="2021-06-25T17:27:00Z">
        <w:r w:rsidRPr="007F427F" w:rsidDel="00BE3340">
          <w:delText>ments</w:delText>
        </w:r>
      </w:del>
      <w:r w:rsidRPr="002B568D">
        <w:t>.</w:t>
      </w:r>
      <w:r w:rsidRPr="002B568D">
        <w:rPr>
          <w:spacing w:val="5"/>
        </w:rPr>
        <w:t xml:space="preserve"> </w:t>
      </w:r>
      <w:del w:id="668" w:author="Patrick Tang" w:date="2021-06-28T15:32:00Z">
        <w:r w:rsidRPr="00FA1A45" w:rsidDel="00C95675">
          <w:delText>It</w:delText>
        </w:r>
        <w:r w:rsidRPr="00AF7ECF" w:rsidDel="00C95675">
          <w:rPr>
            <w:spacing w:val="-9"/>
          </w:rPr>
          <w:delText xml:space="preserve"> </w:delText>
        </w:r>
        <w:r w:rsidRPr="00BE3340" w:rsidDel="00C95675">
          <w:delText>is</w:delText>
        </w:r>
        <w:r w:rsidRPr="00BE3340" w:rsidDel="00C95675">
          <w:rPr>
            <w:spacing w:val="-8"/>
          </w:rPr>
          <w:delText xml:space="preserve"> </w:delText>
        </w:r>
        <w:r w:rsidRPr="00BE3340" w:rsidDel="00C95675">
          <w:delText>followed</w:delText>
        </w:r>
        <w:r w:rsidRPr="00BE3340" w:rsidDel="00C95675">
          <w:rPr>
            <w:spacing w:val="-8"/>
          </w:rPr>
          <w:delText xml:space="preserve"> </w:delText>
        </w:r>
        <w:r w:rsidRPr="00BE3340" w:rsidDel="00C95675">
          <w:delText>by</w:delText>
        </w:r>
        <w:r w:rsidRPr="00BE3340" w:rsidDel="00C95675">
          <w:rPr>
            <w:spacing w:val="-9"/>
          </w:rPr>
          <w:delText xml:space="preserve"> </w:delText>
        </w:r>
        <w:r w:rsidRPr="00BE3340" w:rsidDel="00C95675">
          <w:delText>methodology</w:delText>
        </w:r>
        <w:r w:rsidRPr="00BE3340" w:rsidDel="00C95675">
          <w:rPr>
            <w:spacing w:val="-8"/>
          </w:rPr>
          <w:delText xml:space="preserve"> </w:delText>
        </w:r>
        <w:r w:rsidRPr="00BE3340" w:rsidDel="00C95675">
          <w:delText>Section</w:delText>
        </w:r>
        <w:r w:rsidRPr="00BE3340" w:rsidDel="00C95675">
          <w:rPr>
            <w:spacing w:val="-9"/>
          </w:rPr>
          <w:delText xml:space="preserve"> </w:delText>
        </w:r>
        <w:r w:rsidRPr="00BE3340" w:rsidDel="00C95675">
          <w:delText>3</w:delText>
        </w:r>
        <w:r w:rsidRPr="00BE3340" w:rsidDel="00C95675">
          <w:rPr>
            <w:spacing w:val="-8"/>
          </w:rPr>
          <w:delText xml:space="preserve"> </w:delText>
        </w:r>
        <w:r w:rsidRPr="00BE3340" w:rsidDel="00C95675">
          <w:delText>which</w:delText>
        </w:r>
        <w:r w:rsidRPr="00BE3340" w:rsidDel="00C95675">
          <w:rPr>
            <w:spacing w:val="-8"/>
          </w:rPr>
          <w:delText xml:space="preserve"> </w:delText>
        </w:r>
        <w:r w:rsidRPr="00BE3340" w:rsidDel="00C95675">
          <w:delText>describes</w:delText>
        </w:r>
      </w:del>
      <w:ins w:id="669" w:author="Patrick Tang" w:date="2021-06-28T15:32:00Z">
        <w:r w:rsidR="00C95675">
          <w:t>T</w:t>
        </w:r>
      </w:ins>
      <w:del w:id="670" w:author="Patrick Tang" w:date="2021-06-28T15:32:00Z">
        <w:r w:rsidRPr="00A97774" w:rsidDel="00C95675">
          <w:rPr>
            <w:spacing w:val="-8"/>
          </w:rPr>
          <w:delText xml:space="preserve"> </w:delText>
        </w:r>
        <w:r w:rsidRPr="00A97774" w:rsidDel="00C95675">
          <w:delText>t</w:delText>
        </w:r>
      </w:del>
      <w:r w:rsidRPr="00A97774">
        <w:t>he</w:t>
      </w:r>
      <w:r w:rsidRPr="00453F0F">
        <w:rPr>
          <w:spacing w:val="-9"/>
        </w:rPr>
        <w:t xml:space="preserve"> </w:t>
      </w:r>
      <w:proofErr w:type="gramStart"/>
      <w:r w:rsidRPr="00453F0F">
        <w:t>concepts</w:t>
      </w:r>
      <w:proofErr w:type="gramEnd"/>
      <w:r w:rsidRPr="007F427F">
        <w:rPr>
          <w:spacing w:val="-8"/>
        </w:rPr>
        <w:t xml:space="preserve"> </w:t>
      </w:r>
      <w:r w:rsidRPr="002B568D">
        <w:t>and</w:t>
      </w:r>
      <w:r w:rsidRPr="002B568D">
        <w:rPr>
          <w:spacing w:val="-9"/>
        </w:rPr>
        <w:t xml:space="preserve"> </w:t>
      </w:r>
      <w:r w:rsidRPr="00FA1A45">
        <w:t>formulations</w:t>
      </w:r>
      <w:r w:rsidRPr="00AF7ECF">
        <w:rPr>
          <w:spacing w:val="-8"/>
        </w:rPr>
        <w:t xml:space="preserve"> </w:t>
      </w:r>
      <w:r w:rsidRPr="00BE3340">
        <w:t>of</w:t>
      </w:r>
      <w:r w:rsidRPr="00BE3340">
        <w:rPr>
          <w:spacing w:val="-8"/>
        </w:rPr>
        <w:t xml:space="preserve"> </w:t>
      </w:r>
      <w:r w:rsidRPr="00BE3340">
        <w:rPr>
          <w:spacing w:val="-3"/>
        </w:rPr>
        <w:t xml:space="preserve">individual </w:t>
      </w:r>
      <w:r w:rsidRPr="00BE3340">
        <w:t>and</w:t>
      </w:r>
      <w:r w:rsidRPr="00BE3340">
        <w:rPr>
          <w:spacing w:val="-12"/>
        </w:rPr>
        <w:t xml:space="preserve"> </w:t>
      </w:r>
      <w:r w:rsidRPr="00BE3340">
        <w:t>ensemble</w:t>
      </w:r>
      <w:r w:rsidRPr="00BE3340">
        <w:rPr>
          <w:spacing w:val="-11"/>
        </w:rPr>
        <w:t xml:space="preserve"> </w:t>
      </w:r>
      <w:r w:rsidRPr="00BE3340">
        <w:t>models</w:t>
      </w:r>
      <w:r w:rsidRPr="00BE3340">
        <w:rPr>
          <w:spacing w:val="-11"/>
        </w:rPr>
        <w:t xml:space="preserve"> </w:t>
      </w:r>
      <w:r w:rsidRPr="00BE3340">
        <w:t>used</w:t>
      </w:r>
      <w:r w:rsidRPr="00BE3340">
        <w:rPr>
          <w:spacing w:val="-12"/>
        </w:rPr>
        <w:t xml:space="preserve"> </w:t>
      </w:r>
      <w:r w:rsidRPr="00BE3340">
        <w:t>for</w:t>
      </w:r>
      <w:r w:rsidRPr="00BE3340">
        <w:rPr>
          <w:spacing w:val="-11"/>
        </w:rPr>
        <w:t xml:space="preserve"> </w:t>
      </w:r>
      <w:r w:rsidRPr="00BE3340">
        <w:t>predicting</w:t>
      </w:r>
      <w:r w:rsidRPr="00BE3340">
        <w:rPr>
          <w:spacing w:val="-11"/>
        </w:rPr>
        <w:t xml:space="preserve"> </w:t>
      </w:r>
      <w:ins w:id="671" w:author="Patrick Tang" w:date="2021-06-28T15:28:00Z">
        <w:r w:rsidR="004449D9">
          <w:rPr>
            <w:spacing w:val="-11"/>
          </w:rPr>
          <w:t xml:space="preserve">the </w:t>
        </w:r>
      </w:ins>
      <w:r w:rsidRPr="00A97774">
        <w:t>self-healing</w:t>
      </w:r>
      <w:r w:rsidRPr="00A97774">
        <w:rPr>
          <w:spacing w:val="-12"/>
        </w:rPr>
        <w:t xml:space="preserve"> </w:t>
      </w:r>
      <w:r w:rsidRPr="00A97774">
        <w:t>capability</w:t>
      </w:r>
      <w:r w:rsidRPr="00453F0F">
        <w:rPr>
          <w:spacing w:val="-11"/>
        </w:rPr>
        <w:t xml:space="preserve"> </w:t>
      </w:r>
      <w:r w:rsidRPr="00453F0F">
        <w:t>of</w:t>
      </w:r>
      <w:r w:rsidRPr="007F427F">
        <w:rPr>
          <w:spacing w:val="-11"/>
        </w:rPr>
        <w:t xml:space="preserve"> </w:t>
      </w:r>
      <w:r w:rsidRPr="002B568D">
        <w:t>ECC</w:t>
      </w:r>
      <w:ins w:id="672" w:author="Patrick Tang" w:date="2021-06-28T15:33:00Z">
        <w:r w:rsidR="00C95675">
          <w:t xml:space="preserve"> are presented in Section 3, whereas the </w:t>
        </w:r>
      </w:ins>
      <w:del w:id="673" w:author="Patrick Tang" w:date="2021-06-28T15:33:00Z">
        <w:r w:rsidRPr="00A97774" w:rsidDel="00C95675">
          <w:delText>.</w:delText>
        </w:r>
        <w:r w:rsidRPr="00A97774" w:rsidDel="00C95675">
          <w:rPr>
            <w:spacing w:val="-12"/>
          </w:rPr>
          <w:delText xml:space="preserve"> </w:delText>
        </w:r>
      </w:del>
      <w:ins w:id="674" w:author="Patrick Tang" w:date="2021-06-28T15:33:00Z">
        <w:r w:rsidR="00C95675">
          <w:rPr>
            <w:spacing w:val="-3"/>
          </w:rPr>
          <w:t>v</w:t>
        </w:r>
      </w:ins>
      <w:del w:id="675" w:author="Patrick Tang" w:date="2021-06-28T15:33:00Z">
        <w:r w:rsidRPr="00A97774" w:rsidDel="00C95675">
          <w:rPr>
            <w:spacing w:val="-3"/>
          </w:rPr>
          <w:delText>V</w:delText>
        </w:r>
      </w:del>
      <w:r w:rsidRPr="00A97774">
        <w:rPr>
          <w:spacing w:val="-3"/>
        </w:rPr>
        <w:t>alidation</w:t>
      </w:r>
      <w:r w:rsidRPr="00A97774">
        <w:rPr>
          <w:spacing w:val="-11"/>
        </w:rPr>
        <w:t xml:space="preserve"> </w:t>
      </w:r>
      <w:r w:rsidRPr="00453F0F">
        <w:t>and</w:t>
      </w:r>
      <w:r w:rsidRPr="00453F0F">
        <w:rPr>
          <w:spacing w:val="-11"/>
        </w:rPr>
        <w:t xml:space="preserve"> </w:t>
      </w:r>
      <w:del w:id="676" w:author="Patrick Tang" w:date="2021-06-28T15:29:00Z">
        <w:r w:rsidRPr="007F427F" w:rsidDel="004449D9">
          <w:delText>Evaluation</w:delText>
        </w:r>
        <w:r w:rsidRPr="002B568D" w:rsidDel="004449D9">
          <w:rPr>
            <w:spacing w:val="-11"/>
          </w:rPr>
          <w:delText xml:space="preserve"> </w:delText>
        </w:r>
      </w:del>
      <w:ins w:id="677" w:author="Patrick Tang" w:date="2021-06-28T15:29:00Z">
        <w:r w:rsidR="004449D9">
          <w:t>e</w:t>
        </w:r>
        <w:r w:rsidR="004449D9" w:rsidRPr="00A97774">
          <w:t>valuation</w:t>
        </w:r>
        <w:r w:rsidR="004449D9" w:rsidRPr="00A97774">
          <w:rPr>
            <w:spacing w:val="-11"/>
          </w:rPr>
          <w:t xml:space="preserve"> </w:t>
        </w:r>
      </w:ins>
      <w:r w:rsidRPr="00A97774">
        <w:t xml:space="preserve">methods are </w:t>
      </w:r>
      <w:del w:id="678" w:author="Patrick Tang" w:date="2021-06-28T15:33:00Z">
        <w:r w:rsidRPr="00453F0F" w:rsidDel="00C95675">
          <w:delText xml:space="preserve">introduced </w:delText>
        </w:r>
      </w:del>
      <w:ins w:id="679" w:author="Patrick Tang" w:date="2021-06-28T15:33:00Z">
        <w:r w:rsidR="00C95675">
          <w:t>described</w:t>
        </w:r>
        <w:r w:rsidR="00C95675" w:rsidRPr="00A97774">
          <w:t xml:space="preserve"> </w:t>
        </w:r>
      </w:ins>
      <w:r w:rsidRPr="00A97774">
        <w:t xml:space="preserve">in Section 4. </w:t>
      </w:r>
      <w:ins w:id="680" w:author="Patrick Tang" w:date="2021-06-28T15:34:00Z">
        <w:r w:rsidR="00C95675">
          <w:t xml:space="preserve">In Section 5, </w:t>
        </w:r>
      </w:ins>
      <w:del w:id="681" w:author="Patrick Tang" w:date="2021-06-28T15:34:00Z">
        <w:r w:rsidRPr="00A97774" w:rsidDel="00C95675">
          <w:delText xml:space="preserve">After that, </w:delText>
        </w:r>
      </w:del>
      <w:ins w:id="682" w:author="Patrick Tang" w:date="2021-06-28T15:29:00Z">
        <w:r w:rsidR="004449D9">
          <w:t xml:space="preserve">the </w:t>
        </w:r>
      </w:ins>
      <w:r w:rsidRPr="00A97774">
        <w:t>computational results</w:t>
      </w:r>
      <w:del w:id="683" w:author="Patrick Tang" w:date="2021-06-28T15:34:00Z">
        <w:r w:rsidRPr="00A97774" w:rsidDel="00C95675">
          <w:delText xml:space="preserve"> of all individual and ensemble models</w:delText>
        </w:r>
      </w:del>
      <w:r w:rsidRPr="00453F0F">
        <w:t xml:space="preserve"> </w:t>
      </w:r>
      <w:r w:rsidRPr="00453F0F">
        <w:rPr>
          <w:spacing w:val="-4"/>
        </w:rPr>
        <w:t xml:space="preserve">are </w:t>
      </w:r>
      <w:r w:rsidRPr="007F427F">
        <w:t>presented</w:t>
      </w:r>
      <w:r w:rsidRPr="002B568D">
        <w:rPr>
          <w:spacing w:val="-7"/>
        </w:rPr>
        <w:t xml:space="preserve"> </w:t>
      </w:r>
      <w:r w:rsidRPr="002B568D">
        <w:t>and</w:t>
      </w:r>
      <w:r w:rsidRPr="00FA1A45">
        <w:rPr>
          <w:spacing w:val="-5"/>
        </w:rPr>
        <w:t xml:space="preserve"> </w:t>
      </w:r>
      <w:r w:rsidRPr="00AF7ECF">
        <w:t>compared</w:t>
      </w:r>
      <w:del w:id="684" w:author="Patrick Tang" w:date="2021-06-28T15:34:00Z">
        <w:r w:rsidRPr="00BE3340" w:rsidDel="00C95675">
          <w:rPr>
            <w:spacing w:val="-5"/>
          </w:rPr>
          <w:delText xml:space="preserve"> </w:delText>
        </w:r>
        <w:r w:rsidRPr="00BE3340" w:rsidDel="00C95675">
          <w:delText>in</w:delText>
        </w:r>
        <w:r w:rsidRPr="00BE3340" w:rsidDel="00C95675">
          <w:rPr>
            <w:spacing w:val="-6"/>
          </w:rPr>
          <w:delText xml:space="preserve"> </w:delText>
        </w:r>
        <w:r w:rsidRPr="00BE3340" w:rsidDel="00C95675">
          <w:lastRenderedPageBreak/>
          <w:delText>Section</w:delText>
        </w:r>
        <w:r w:rsidRPr="00BE3340" w:rsidDel="00C95675">
          <w:rPr>
            <w:spacing w:val="-6"/>
          </w:rPr>
          <w:delText xml:space="preserve"> </w:delText>
        </w:r>
        <w:r w:rsidRPr="00BE3340" w:rsidDel="00C95675">
          <w:delText>5</w:delText>
        </w:r>
      </w:del>
      <w:r w:rsidRPr="00BE3340">
        <w:t>,</w:t>
      </w:r>
      <w:r w:rsidRPr="00BE3340">
        <w:rPr>
          <w:spacing w:val="-5"/>
        </w:rPr>
        <w:t xml:space="preserve"> </w:t>
      </w:r>
      <w:del w:id="685" w:author="Patrick Tang" w:date="2021-06-25T17:25:00Z">
        <w:r w:rsidRPr="00BE3340" w:rsidDel="00BE3340">
          <w:delText>which</w:delText>
        </w:r>
        <w:r w:rsidRPr="00BE3340" w:rsidDel="00BE3340">
          <w:rPr>
            <w:spacing w:val="-6"/>
          </w:rPr>
          <w:delText xml:space="preserve"> </w:delText>
        </w:r>
        <w:r w:rsidRPr="00BE3340" w:rsidDel="00BE3340">
          <w:delText>demonstrate</w:delText>
        </w:r>
        <w:r w:rsidRPr="00BE3340" w:rsidDel="00BE3340">
          <w:rPr>
            <w:spacing w:val="-5"/>
          </w:rPr>
          <w:delText xml:space="preserve"> </w:delText>
        </w:r>
        <w:r w:rsidRPr="00BE3340" w:rsidDel="00BE3340">
          <w:delText>the</w:delText>
        </w:r>
        <w:r w:rsidRPr="00BE3340" w:rsidDel="00BE3340">
          <w:rPr>
            <w:spacing w:val="-6"/>
          </w:rPr>
          <w:delText xml:space="preserve"> </w:delText>
        </w:r>
        <w:r w:rsidRPr="00BE3340" w:rsidDel="00BE3340">
          <w:delText>superiority</w:delText>
        </w:r>
        <w:r w:rsidRPr="00BE3340" w:rsidDel="00BE3340">
          <w:rPr>
            <w:spacing w:val="-6"/>
          </w:rPr>
          <w:delText xml:space="preserve"> </w:delText>
        </w:r>
        <w:r w:rsidRPr="00BE3340" w:rsidDel="00BE3340">
          <w:delText>of</w:delText>
        </w:r>
        <w:r w:rsidRPr="00BE3340" w:rsidDel="00BE3340">
          <w:rPr>
            <w:spacing w:val="-7"/>
          </w:rPr>
          <w:delText xml:space="preserve"> </w:delText>
        </w:r>
        <w:r w:rsidRPr="00BE3340" w:rsidDel="00BE3340">
          <w:delText>machine</w:delText>
        </w:r>
        <w:r w:rsidRPr="00BE3340" w:rsidDel="00BE3340">
          <w:rPr>
            <w:spacing w:val="-5"/>
          </w:rPr>
          <w:delText xml:space="preserve"> </w:delText>
        </w:r>
        <w:r w:rsidRPr="00BE3340" w:rsidDel="00BE3340">
          <w:delText>learning</w:delText>
        </w:r>
        <w:r w:rsidRPr="00BE3340" w:rsidDel="00BE3340">
          <w:rPr>
            <w:spacing w:val="-5"/>
          </w:rPr>
          <w:delText xml:space="preserve"> </w:delText>
        </w:r>
        <w:r w:rsidRPr="00BE3340" w:rsidDel="00BE3340">
          <w:delText>algorithms</w:delText>
        </w:r>
      </w:del>
      <w:ins w:id="686" w:author="Patrick Tang" w:date="2021-06-25T17:25:00Z">
        <w:r w:rsidR="00BE3340" w:rsidRPr="00BE3340">
          <w:t xml:space="preserve">and the model with best </w:t>
        </w:r>
      </w:ins>
      <w:del w:id="687" w:author="Patrick Tang" w:date="2021-06-25T17:25:00Z">
        <w:r w:rsidRPr="00BE3340" w:rsidDel="00BE3340">
          <w:rPr>
            <w:spacing w:val="-6"/>
          </w:rPr>
          <w:delText xml:space="preserve"> </w:delText>
        </w:r>
        <w:r w:rsidRPr="00BE3340" w:rsidDel="00BE3340">
          <w:delText xml:space="preserve">for </w:delText>
        </w:r>
      </w:del>
      <w:r w:rsidRPr="00BE3340">
        <w:t>prediction</w:t>
      </w:r>
      <w:ins w:id="688" w:author="Patrick Tang" w:date="2021-06-25T17:25:00Z">
        <w:r w:rsidR="00BE3340" w:rsidRPr="00BE3340">
          <w:t xml:space="preserve"> performance is identified.</w:t>
        </w:r>
      </w:ins>
      <w:del w:id="689" w:author="Patrick Tang" w:date="2021-06-25T17:25:00Z">
        <w:r w:rsidRPr="00BE3340" w:rsidDel="00BE3340">
          <w:delText xml:space="preserve"> of the self-healing capability of ECC</w:delText>
        </w:r>
      </w:del>
      <w:del w:id="690" w:author="Patrick Tang" w:date="2021-06-28T15:37:00Z">
        <w:r w:rsidRPr="00BE3340" w:rsidDel="00C95675">
          <w:delText>.</w:delText>
        </w:r>
      </w:del>
      <w:r w:rsidRPr="00BE3340">
        <w:t xml:space="preserve"> Finally, Section 6 draws </w:t>
      </w:r>
      <w:ins w:id="691" w:author="Patrick Tang" w:date="2021-06-25T17:25:00Z">
        <w:r w:rsidR="00BE3340" w:rsidRPr="00BE3340">
          <w:t>the major</w:t>
        </w:r>
      </w:ins>
      <w:del w:id="692" w:author="Patrick Tang" w:date="2021-06-25T17:25:00Z">
        <w:r w:rsidRPr="00BE3340" w:rsidDel="00BE3340">
          <w:delText>some</w:delText>
        </w:r>
      </w:del>
      <w:r w:rsidRPr="00BE3340">
        <w:t xml:space="preserve"> conclusions from this </w:t>
      </w:r>
      <w:r w:rsidRPr="00BE3340">
        <w:rPr>
          <w:spacing w:val="-4"/>
        </w:rPr>
        <w:t xml:space="preserve">work </w:t>
      </w:r>
      <w:r w:rsidRPr="00BE3340">
        <w:t xml:space="preserve">and suggests </w:t>
      </w:r>
      <w:ins w:id="693" w:author="Patrick Tang" w:date="2021-06-25T17:26:00Z">
        <w:r w:rsidR="00BE3340" w:rsidRPr="00BE3340">
          <w:t xml:space="preserve">some </w:t>
        </w:r>
      </w:ins>
      <w:r w:rsidRPr="00BE3340">
        <w:t>directions for future</w:t>
      </w:r>
      <w:r w:rsidRPr="00BE3340">
        <w:rPr>
          <w:spacing w:val="-7"/>
        </w:rPr>
        <w:t xml:space="preserve"> </w:t>
      </w:r>
      <w:r w:rsidRPr="00BE3340">
        <w:t>research.</w:t>
      </w:r>
    </w:p>
    <w:p w14:paraId="08EBB61A" w14:textId="77777777" w:rsidR="00B40315" w:rsidRPr="00BE3340" w:rsidRDefault="00B40315">
      <w:pPr>
        <w:spacing w:line="256" w:lineRule="auto"/>
        <w:jc w:val="both"/>
        <w:sectPr w:rsidR="00B40315" w:rsidRPr="00BE3340">
          <w:pgSz w:w="12240" w:h="15840"/>
          <w:pgMar w:top="1360" w:right="820" w:bottom="720" w:left="1300" w:header="0" w:footer="538" w:gutter="0"/>
          <w:cols w:space="720"/>
        </w:sectPr>
      </w:pPr>
    </w:p>
    <w:p w14:paraId="55B5ADEE" w14:textId="77777777" w:rsidR="00B40315" w:rsidRPr="00BE3340" w:rsidRDefault="00B40315">
      <w:pPr>
        <w:pStyle w:val="BodyText"/>
        <w:spacing w:before="11"/>
        <w:rPr>
          <w:sz w:val="28"/>
        </w:rPr>
      </w:pPr>
    </w:p>
    <w:p w14:paraId="35DE5CED" w14:textId="77777777" w:rsidR="00B40315" w:rsidRPr="00BE3340" w:rsidRDefault="008E6C9D">
      <w:pPr>
        <w:ind w:left="2004"/>
        <w:rPr>
          <w:sz w:val="16"/>
          <w:rPrChange w:id="694" w:author="Patrick Tang" w:date="2021-06-25T17:28:00Z">
            <w:rPr>
              <w:rFonts w:ascii="Calibri"/>
              <w:sz w:val="16"/>
            </w:rPr>
          </w:rPrChange>
        </w:rPr>
      </w:pPr>
      <w:r>
        <w:pict w14:anchorId="4A802E8C">
          <v:shapetype id="_x0000_t202" coordsize="21600,21600" o:spt="202" path="m,l,21600r21600,l21600,xe">
            <v:stroke joinstyle="miter"/>
            <v:path gradientshapeok="t" o:connecttype="rect"/>
          </v:shapetype>
          <v:shape id="_x0000_s1515" type="#_x0000_t202" style="position:absolute;left:0;text-align:left;margin-left:197.75pt;margin-top:64.8pt;width:3.5pt;height:8.4pt;z-index:-251707904;mso-position-horizontal-relative:page" filled="f" stroked="f">
            <v:textbox inset="0,0,0,0">
              <w:txbxContent>
                <w:p w14:paraId="16B84824" w14:textId="77777777" w:rsidR="002E35F5" w:rsidRDefault="002E35F5">
                  <w:pPr>
                    <w:spacing w:before="7"/>
                    <w:rPr>
                      <w:rFonts w:ascii="Calibri"/>
                      <w:sz w:val="13"/>
                    </w:rPr>
                  </w:pPr>
                  <w:r>
                    <w:rPr>
                      <w:rFonts w:ascii="Calibri"/>
                      <w:w w:val="105"/>
                      <w:sz w:val="13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rPr>
          <w:rPrChange w:id="695" w:author="Patrick Tang" w:date="2021-06-25T17:28:00Z">
            <w:rPr/>
          </w:rPrChange>
        </w:rPr>
        <w:pict w14:anchorId="32868514">
          <v:group id="_x0000_s1510" style="position:absolute;left:0;text-align:left;margin-left:78.75pt;margin-top:13.15pt;width:55.8pt;height:90.85pt;z-index:251594240;mso-position-horizontal-relative:page" coordorigin="1575,263" coordsize="1116,1817">
            <v:shape id="_x0000_s1514" style="position:absolute;left:1583;top:271;width:1099;height:596" coordorigin="1584,272" coordsize="1099,596" path="m1584,272r1098,l2682,756r-97,2l2500,763r-76,9l2356,783r-61,12l2185,822r-52,13l2081,846r-53,10l1971,863r-61,4l1842,867r-76,-5l1680,852r-96,-17l1584,272xe" filled="f" strokecolor="#4472c4" strokeweight=".30275mm">
              <v:path arrowok="t"/>
            </v:shape>
            <v:shape id="_x0000_s1513" style="position:absolute;left:2081;top:835;width:103;height:721" coordorigin="2081,835" coordsize="103,721" o:spt="100" adj="0,,0" path="m2116,1453r-35,l2133,1556r43,-86l2116,1470r,-17xm2150,835r-34,l2116,1470r34,l2150,835xm2184,1453r-34,l2150,1470r26,l2184,1453xe" fillcolor="#4472c4" stroked="f">
              <v:stroke joinstyle="round"/>
              <v:formulas/>
              <v:path arrowok="t" o:connecttype="segments"/>
            </v:shape>
            <v:shape id="_x0000_s1512" type="#_x0000_t202" style="position:absolute;left:1583;top:1555;width:1099;height:516" filled="f" strokecolor="#4472c4" strokeweight=".30275mm">
              <v:textbox inset="0,0,0,0">
                <w:txbxContent>
                  <w:p w14:paraId="3E22C1FB" w14:textId="77777777" w:rsidR="002E35F5" w:rsidRDefault="002E35F5">
                    <w:pPr>
                      <w:spacing w:before="149"/>
                      <w:ind w:left="86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Preprocessing</w:t>
                    </w:r>
                  </w:p>
                </w:txbxContent>
              </v:textbox>
            </v:shape>
            <v:shape id="_x0000_s1511" type="#_x0000_t202" style="position:absolute;left:1980;top:414;width:324;height:196" filled="f" stroked="f">
              <v:textbox inset="0,0,0,0">
                <w:txbxContent>
                  <w:p w14:paraId="68D3D2DF" w14:textId="77777777" w:rsidR="002E35F5" w:rsidRDefault="002E35F5">
                    <w:pPr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Data</w:t>
                    </w:r>
                  </w:p>
                </w:txbxContent>
              </v:textbox>
            </v:shape>
            <w10:wrap anchorx="page"/>
          </v:group>
        </w:pict>
      </w:r>
      <w:r w:rsidR="002B1B5E" w:rsidRPr="00BE3340">
        <w:rPr>
          <w:sz w:val="16"/>
          <w:rPrChange w:id="696" w:author="Patrick Tang" w:date="2021-06-25T17:28:00Z">
            <w:rPr>
              <w:rFonts w:ascii="Calibri"/>
              <w:sz w:val="16"/>
            </w:rPr>
          </w:rPrChange>
        </w:rPr>
        <w:t>10-fold</w:t>
      </w:r>
      <w:r w:rsidR="002B1B5E" w:rsidRPr="00BE3340">
        <w:rPr>
          <w:spacing w:val="-15"/>
          <w:sz w:val="16"/>
          <w:rPrChange w:id="697" w:author="Patrick Tang" w:date="2021-06-25T17:28:00Z">
            <w:rPr>
              <w:rFonts w:ascii="Calibri"/>
              <w:spacing w:val="-15"/>
              <w:sz w:val="16"/>
            </w:rPr>
          </w:rPrChange>
        </w:rPr>
        <w:t xml:space="preserve"> </w:t>
      </w:r>
      <w:r w:rsidR="002B1B5E" w:rsidRPr="00BE3340">
        <w:rPr>
          <w:sz w:val="16"/>
          <w:rPrChange w:id="698" w:author="Patrick Tang" w:date="2021-06-25T17:28:00Z">
            <w:rPr>
              <w:rFonts w:ascii="Calibri"/>
              <w:sz w:val="16"/>
            </w:rPr>
          </w:rPrChange>
        </w:rPr>
        <w:t>cross-validation</w:t>
      </w:r>
    </w:p>
    <w:p w14:paraId="2E9FC54B" w14:textId="77777777" w:rsidR="00B40315" w:rsidRPr="00BE3340" w:rsidRDefault="002B1B5E">
      <w:pPr>
        <w:pStyle w:val="BodyText"/>
        <w:rPr>
          <w:sz w:val="16"/>
          <w:rPrChange w:id="699" w:author="Patrick Tang" w:date="2021-06-25T17:28:00Z">
            <w:rPr>
              <w:rFonts w:ascii="Calibri"/>
              <w:sz w:val="16"/>
            </w:rPr>
          </w:rPrChange>
        </w:rPr>
      </w:pPr>
      <w:r w:rsidRPr="00BE3340">
        <w:br w:type="column"/>
      </w:r>
    </w:p>
    <w:p w14:paraId="426095E1" w14:textId="77777777" w:rsidR="00B40315" w:rsidRPr="00BE3340" w:rsidRDefault="002B1B5E">
      <w:pPr>
        <w:spacing w:before="1"/>
        <w:ind w:left="921"/>
        <w:rPr>
          <w:sz w:val="16"/>
          <w:rPrChange w:id="700" w:author="Patrick Tang" w:date="2021-06-25T17:28:00Z">
            <w:rPr>
              <w:rFonts w:ascii="Calibri"/>
              <w:sz w:val="16"/>
            </w:rPr>
          </w:rPrChange>
        </w:rPr>
      </w:pPr>
      <w:r w:rsidRPr="00BE3340">
        <w:rPr>
          <w:sz w:val="16"/>
          <w:rPrChange w:id="701" w:author="Patrick Tang" w:date="2021-06-25T17:28:00Z">
            <w:rPr>
              <w:rFonts w:ascii="Calibri"/>
              <w:sz w:val="16"/>
            </w:rPr>
          </w:rPrChange>
        </w:rPr>
        <w:t>Individual models</w:t>
      </w:r>
    </w:p>
    <w:p w14:paraId="0E62A518" w14:textId="77777777" w:rsidR="00B40315" w:rsidRPr="00BE3340" w:rsidRDefault="002B1B5E">
      <w:pPr>
        <w:pStyle w:val="BodyText"/>
        <w:spacing w:before="10"/>
        <w:rPr>
          <w:sz w:val="15"/>
          <w:rPrChange w:id="702" w:author="Patrick Tang" w:date="2021-06-25T17:28:00Z">
            <w:rPr>
              <w:rFonts w:ascii="Calibri"/>
              <w:sz w:val="15"/>
            </w:rPr>
          </w:rPrChange>
        </w:rPr>
      </w:pPr>
      <w:r w:rsidRPr="00BE3340">
        <w:br w:type="column"/>
      </w:r>
    </w:p>
    <w:p w14:paraId="796440B7" w14:textId="77777777" w:rsidR="00B40315" w:rsidRPr="00BE3340" w:rsidRDefault="002B1B5E">
      <w:pPr>
        <w:ind w:left="574"/>
        <w:rPr>
          <w:sz w:val="16"/>
          <w:rPrChange w:id="703" w:author="Patrick Tang" w:date="2021-06-25T17:28:00Z">
            <w:rPr>
              <w:rFonts w:ascii="Calibri"/>
              <w:sz w:val="16"/>
            </w:rPr>
          </w:rPrChange>
        </w:rPr>
      </w:pPr>
      <w:r w:rsidRPr="00BE3340">
        <w:rPr>
          <w:sz w:val="16"/>
          <w:rPrChange w:id="704" w:author="Patrick Tang" w:date="2021-06-25T17:28:00Z">
            <w:rPr>
              <w:rFonts w:ascii="Calibri"/>
              <w:sz w:val="16"/>
            </w:rPr>
          </w:rPrChange>
        </w:rPr>
        <w:t>Ensemble models</w:t>
      </w:r>
    </w:p>
    <w:p w14:paraId="161392C3" w14:textId="77777777" w:rsidR="00B40315" w:rsidRPr="00BE3340" w:rsidRDefault="00B40315">
      <w:pPr>
        <w:rPr>
          <w:sz w:val="16"/>
          <w:rPrChange w:id="705" w:author="Patrick Tang" w:date="2021-06-25T17:28:00Z">
            <w:rPr>
              <w:rFonts w:ascii="Calibri"/>
              <w:sz w:val="16"/>
            </w:rPr>
          </w:rPrChange>
        </w:rPr>
        <w:sectPr w:rsidR="00B40315" w:rsidRPr="00BE3340">
          <w:pgSz w:w="12240" w:h="15840"/>
          <w:pgMar w:top="1500" w:right="820" w:bottom="720" w:left="1300" w:header="0" w:footer="538" w:gutter="0"/>
          <w:cols w:num="3" w:space="720" w:equalWidth="0">
            <w:col w:w="3522" w:space="40"/>
            <w:col w:w="2074" w:space="39"/>
            <w:col w:w="4445"/>
          </w:cols>
        </w:sectPr>
      </w:pPr>
    </w:p>
    <w:p w14:paraId="07F1F412" w14:textId="77777777" w:rsidR="00B40315" w:rsidRPr="00BE3340" w:rsidRDefault="00B40315">
      <w:pPr>
        <w:pStyle w:val="BodyText"/>
        <w:spacing w:before="8"/>
        <w:rPr>
          <w:sz w:val="7"/>
          <w:rPrChange w:id="706" w:author="Patrick Tang" w:date="2021-06-25T17:28:00Z">
            <w:rPr>
              <w:rFonts w:ascii="Calibri"/>
              <w:sz w:val="7"/>
            </w:rPr>
          </w:rPrChange>
        </w:rPr>
      </w:pPr>
    </w:p>
    <w:commentRangeStart w:id="707"/>
    <w:p w14:paraId="682D16FA" w14:textId="77777777" w:rsidR="00B40315" w:rsidRPr="00BE3340" w:rsidRDefault="008E6C9D">
      <w:pPr>
        <w:pStyle w:val="BodyText"/>
        <w:ind w:left="1382"/>
        <w:rPr>
          <w:sz w:val="20"/>
          <w:rPrChange w:id="708" w:author="Patrick Tang" w:date="2021-06-25T17:28:00Z">
            <w:rPr>
              <w:rFonts w:ascii="Calibri"/>
              <w:sz w:val="20"/>
            </w:rPr>
          </w:rPrChange>
        </w:rPr>
      </w:pPr>
      <w:r>
        <w:rPr>
          <w:sz w:val="20"/>
        </w:rPr>
      </w:r>
      <w:r>
        <w:rPr>
          <w:sz w:val="20"/>
        </w:rPr>
        <w:pict w14:anchorId="01C9949F">
          <v:group id="_x0000_s1455" style="width:399.15pt;height:180.8pt;mso-position-horizontal-relative:char;mso-position-vertical-relative:line" coordsize="7983,3616">
            <v:rect id="_x0000_s1509" style="position:absolute;left:658;top:230;width:325;height:431" fillcolor="#9dc3e6" stroked="f"/>
            <v:rect id="_x0000_s1508" style="position:absolute;left:658;top:230;width:325;height:431" filled="f" strokeweight=".20183mm"/>
            <v:rect id="_x0000_s1507" style="position:absolute;left:823;top:450;width:325;height:431" fillcolor="#9dc3e6" stroked="f"/>
            <v:rect id="_x0000_s1506" style="position:absolute;left:823;top:450;width:325;height:431" filled="f" strokeweight=".20183mm"/>
            <v:rect id="_x0000_s1505" style="position:absolute;left:980;top:658;width:325;height:431" fillcolor="#9dc3e6" stroked="f"/>
            <v:rect id="_x0000_s1504" style="position:absolute;left:980;top:658;width:325;height:431" filled="f" strokeweight=".20183mm"/>
            <v:rect id="_x0000_s1503" style="position:absolute;left:1145;top:877;width:325;height:431" fillcolor="#9dc3e6" stroked="f"/>
            <v:rect id="_x0000_s1502" style="position:absolute;left:1145;top:877;width:325;height:431" filled="f" strokeweight=".20183mm"/>
            <v:rect id="_x0000_s1501" style="position:absolute;left:1292;top:1072;width:325;height:431" fillcolor="#9dc3e6" stroked="f"/>
            <v:rect id="_x0000_s1500" style="position:absolute;left:1292;top:1072;width:325;height:431" filled="f" strokeweight=".20183mm"/>
            <v:rect id="_x0000_s1499" style="position:absolute;left:1467;top:1305;width:325;height:431" fillcolor="#9dc3e6" stroked="f"/>
            <v:rect id="_x0000_s1498" style="position:absolute;left:1467;top:1305;width:325;height:431" filled="f" strokeweight=".20183mm"/>
            <v:rect id="_x0000_s1497" style="position:absolute;left:1642;top:1537;width:325;height:431" fillcolor="#9dc3e6" stroked="f"/>
            <v:rect id="_x0000_s1496" style="position:absolute;left:1642;top:1537;width:325;height:431" filled="f" strokeweight=".20183mm"/>
            <v:rect id="_x0000_s1495" style="position:absolute;left:1818;top:1770;width:325;height:431" fillcolor="#9dc3e6" stroked="f"/>
            <v:rect id="_x0000_s1494" style="position:absolute;left:1818;top:1770;width:325;height:431" filled="f" strokeweight=".20183mm"/>
            <v:rect id="_x0000_s1493" style="position:absolute;left:1993;top:2002;width:325;height:431" fillcolor="#9dc3e6" stroked="f"/>
            <v:rect id="_x0000_s1492" style="position:absolute;left:1993;top:2002;width:325;height:431" filled="f" strokeweight=".20183mm"/>
            <v:rect id="_x0000_s1491" style="position:absolute;left:2168;top:2235;width:325;height:431" fillcolor="#9dc3e6" stroked="f"/>
            <v:rect id="_x0000_s1490" style="position:absolute;left:2168;top:2235;width:325;height:431" filled="f" strokeweight=".20183mm"/>
            <v:shape id="_x0000_s1489" style="position:absolute;top:1473;width:696;height:103" coordorigin=",1473" coordsize="696,103" o:spt="100" adj="0,,0" path="m593,1542r,34l662,1542r-69,xm593,1508r,34l610,1542r,-34l593,1508xm593,1473r,35l610,1508r,34l662,1542r34,-17l593,1473xm,1508r,34l593,1542r,-34l,1508xe" fillcolor="#4472c4" stroked="f">
              <v:stroke joinstyle="round"/>
              <v:formulas/>
              <v:path arrowok="t" o:connecttype="segments"/>
            </v:shape>
            <v:rect id="_x0000_s1488" style="position:absolute;left:3114;top:38;width:1016;height:3041" filled="f" strokeweight=".30275mm"/>
            <v:shape id="_x0000_s1487" style="position:absolute;left:3251;top:246;width:714;height:431" coordorigin="3251,247" coordsize="714,431" path="m3251,319r6,-28l3272,268r23,-15l3323,247r570,l3921,253r23,15l3959,291r6,28l3965,606r-6,28l3944,656r-23,16l3893,677r-570,l3295,672r-23,-16l3257,634r-6,-28l3251,319xe" filled="f" strokecolor="#4472c4" strokeweight=".30275mm">
              <v:path arrowok="t"/>
            </v:shape>
            <v:shape id="_x0000_s1486" style="position:absolute;left:3251;top:953;width:714;height:431" coordorigin="3251,954" coordsize="714,431" path="m3251,1026r6,-28l3272,975r23,-15l3323,954r570,l3921,960r23,15l3959,998r6,28l3965,1313r-6,28l3944,1363r-23,16l3893,1384r-570,l3295,1379r-23,-16l3257,1341r-6,-28l3251,1026xe" filled="f" strokecolor="#4472c4" strokeweight=".30275mm">
              <v:path arrowok="t"/>
            </v:shape>
            <v:shape id="_x0000_s1485" style="position:absolute;left:3251;top:1644;width:714;height:431" coordorigin="3251,1645" coordsize="714,431" path="m3251,1716r6,-28l3272,1666r23,-16l3323,1645r570,l3921,1650r23,16l3959,1688r6,28l3965,2003r-6,28l3944,2054r-23,15l3893,2075r-570,l3295,2069r-23,-15l3257,2031r-6,-28l3251,1716xe" filled="f" strokecolor="#4472c4" strokeweight=".30275mm">
              <v:path arrowok="t"/>
            </v:shape>
            <v:shape id="_x0000_s1484" style="position:absolute;left:3260;top:2323;width:714;height:431" coordorigin="3261,2323" coordsize="714,431" path="m3261,2395r5,-28l3282,2344r23,-15l3333,2323r570,l3931,2329r22,15l3969,2367r5,28l3974,2682r-5,28l3953,2733r-22,15l3903,2754r-570,l3305,2748r-23,-15l3266,2710r-5,-28l3261,2395xe" filled="f" strokecolor="#4472c4" strokeweight=".30275mm">
              <v:path arrowok="t"/>
            </v:shape>
            <v:shape id="_x0000_s1483" style="position:absolute;left:2238;top:1506;width:876;height:103" coordorigin="2238,1507" coordsize="876,103" o:spt="100" adj="0,,0" path="m3011,1507r,103l3080,1576r-52,l3028,1541r52,l3011,1507xm3011,1541r-773,l2238,1576r773,l3011,1541xm3080,1541r-52,l3028,1576r52,l3114,1558r-34,-17xe" fillcolor="#4472c4" stroked="f">
              <v:stroke joinstyle="round"/>
              <v:formulas/>
              <v:path arrowok="t" o:connecttype="segments"/>
            </v:shape>
            <v:rect id="_x0000_s1482" style="position:absolute;left:4852;top:8;width:1156;height:3071" filled="f" strokeweight=".30275mm"/>
            <v:shape id="_x0000_s1481" style="position:absolute;left:4990;top:217;width:844;height:431" coordorigin="4990,217" coordsize="844,431" path="m4990,289r6,-28l5011,238r23,-15l5062,217r700,l5790,223r22,15l5828,261r6,28l5834,576r-6,28l5812,627r-22,15l5762,648r-700,l5034,642r-23,-15l4996,604r-6,-28l4990,289xe" filled="f" strokecolor="#4472c4" strokeweight=".30275mm">
              <v:path arrowok="t"/>
            </v:shape>
            <v:shape id="_x0000_s1480" style="position:absolute;left:4990;top:1319;width:844;height:431" coordorigin="4990,1319" coordsize="844,431" path="m4990,1391r6,-28l5011,1340r23,-15l5062,1319r700,l5790,1325r22,15l5828,1363r6,28l5834,1678r-6,28l5812,1729r-22,15l5762,1750r-700,l5034,1744r-23,-15l4996,1706r-6,-28l4990,1391xe" filled="f" strokecolor="#4472c4" strokeweight=".30275mm">
              <v:path arrowok="t"/>
            </v:shape>
            <v:shape id="_x0000_s1479" style="position:absolute;left:4999;top:2389;width:844;height:431" coordorigin="5000,2390" coordsize="844,431" path="m5000,2462r5,-28l5021,2411r22,-16l5071,2390r700,l5799,2395r23,16l5837,2434r6,28l5843,2749r-6,28l5822,2799r-23,16l5771,2820r-700,l5043,2815r-22,-16l5005,2777r-5,-28l5000,2462xe" filled="f" strokecolor="#4472c4" strokeweight=".30275mm">
              <v:path arrowok="t"/>
            </v:shape>
            <v:shape id="_x0000_s1478" style="position:absolute;left:1443;top:2895;width:4039;height:721" coordorigin="1444,2895" coordsize="4039,721" o:spt="100" adj="0,,0" path="m1468,2895r-24,l1444,3616r4004,l5448,3599r-3970,l1461,3582r17,l1478,2930r-17,l1468,2923r,-28xm1478,3582r-17,l1478,3599r,-17xm5413,3582r-3935,l1478,3599r3935,l5413,3582xm5448,3164r-35,l5413,3599r18,-17l5448,3582r,-418xm5448,3582r-17,l5413,3599r35,l5448,3582xm5431,3079r-52,103l5413,3182r,-18l5474,3164r-43,-85xm5474,3164r-26,l5448,3182r34,l5474,3164xm1468,2923r-7,7l1468,2930r,-7xm1478,2912r-10,11l1468,2930r10,l1478,2912xe" fillcolor="#4472c4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77" type="#_x0000_t75" style="position:absolute;left:3958;top:400;width:1041;height:2241">
              <v:imagedata r:id="rId11" o:title=""/>
            </v:shape>
            <v:shape id="_x0000_s1476" style="position:absolute;left:6875;top:927;width:1099;height:816" coordorigin="6876,927" coordsize="1099,816" path="m6876,927r1098,l7974,1590r-91,2l7802,1599r-73,11l7664,1623r-60,16l7499,1673r-50,17l7401,1706r-49,14l7301,1731r-55,8l7187,1742r-66,-1l7049,1734r-82,-14l6876,1699r,-772xe" filled="f" strokecolor="#4472c4" strokeweight=".30275mm">
              <v:path arrowok="t"/>
            </v:shape>
            <v:shape id="_x0000_s1475" style="position:absolute;left:3604;top:1281;width:3872;height:2038" coordorigin="3605,1281" coordsize="3872,2038" o:spt="100" adj="0,,0" path="m6876,1333r-103,-52l6773,1315r-755,l6018,1350r755,l6773,1384r69,-34l6876,1333xm7477,1802r-9,-18l7425,1699r-51,103l7408,1802r,1482l3639,3284r,-205l3605,3079r,240l7442,3319r,-17l7442,3284r,-1482l7477,1802xe" fillcolor="#4472c4" stroked="f">
              <v:stroke joinstyle="round"/>
              <v:formulas/>
              <v:path arrowok="t" o:connecttype="segments"/>
            </v:shape>
            <v:shape id="_x0000_s1474" type="#_x0000_t202" style="position:absolute;left:785;top:359;width:90;height:168" filled="f" stroked="f">
              <v:textbox inset="0,0,0,0">
                <w:txbxContent>
                  <w:p w14:paraId="380F0BA0" w14:textId="77777777" w:rsidR="002E35F5" w:rsidRDefault="002E35F5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1</w:t>
                    </w:r>
                  </w:p>
                </w:txbxContent>
              </v:textbox>
            </v:shape>
            <v:shape id="_x0000_s1473" type="#_x0000_t202" style="position:absolute;left:3530;top:361;width:175;height:196" filled="f" stroked="f">
              <v:textbox inset="0,0,0,0">
                <w:txbxContent>
                  <w:p w14:paraId="42AAE137" w14:textId="77777777" w:rsidR="002E35F5" w:rsidRDefault="002E35F5">
                    <w:pPr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LR</w:t>
                    </w:r>
                  </w:p>
                </w:txbxContent>
              </v:textbox>
            </v:shape>
            <v:shape id="_x0000_s1472" type="#_x0000_t202" style="position:absolute;left:5154;top:331;width:535;height:196" filled="f" stroked="f">
              <v:textbox inset="0,0,0,0">
                <w:txbxContent>
                  <w:p w14:paraId="6F9BEF95" w14:textId="77777777" w:rsidR="002E35F5" w:rsidRDefault="002E35F5">
                    <w:pPr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Bagging</w:t>
                    </w:r>
                  </w:p>
                </w:txbxContent>
              </v:textbox>
            </v:shape>
            <v:shape id="_x0000_s1471" type="#_x0000_t202" style="position:absolute;left:950;top:578;width:90;height:168" filled="f" stroked="f">
              <v:textbox inset="0,0,0,0">
                <w:txbxContent>
                  <w:p w14:paraId="46CFFF0F" w14:textId="77777777" w:rsidR="002E35F5" w:rsidRDefault="002E35F5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2</w:t>
                    </w:r>
                  </w:p>
                </w:txbxContent>
              </v:textbox>
            </v:shape>
            <v:shape id="_x0000_s1470" type="#_x0000_t202" style="position:absolute;left:1107;top:787;width:90;height:168" filled="f" stroked="f">
              <v:textbox inset="0,0,0,0">
                <w:txbxContent>
                  <w:p w14:paraId="1507A9A3" w14:textId="77777777" w:rsidR="002E35F5" w:rsidRDefault="002E35F5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3</w:t>
                    </w:r>
                  </w:p>
                </w:txbxContent>
              </v:textbox>
            </v:shape>
            <v:shape id="_x0000_s1469" type="#_x0000_t202" style="position:absolute;left:3482;top:1070;width:271;height:196" filled="f" stroked="f">
              <v:textbox inset="0,0,0,0">
                <w:txbxContent>
                  <w:p w14:paraId="3F09A7FF" w14:textId="77777777" w:rsidR="002E35F5" w:rsidRDefault="002E35F5">
                    <w:pPr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SVR</w:t>
                    </w:r>
                  </w:p>
                </w:txbxContent>
              </v:textbox>
            </v:shape>
            <v:shape id="_x0000_s1468" type="#_x0000_t202" style="position:absolute;left:6278;top:946;width:418;height:338" filled="f" stroked="f">
              <v:textbox inset="0,0,0,0">
                <w:txbxContent>
                  <w:p w14:paraId="469803C3" w14:textId="77777777" w:rsidR="002E35F5" w:rsidRDefault="002E35F5">
                    <w:pPr>
                      <w:spacing w:before="2" w:line="256" w:lineRule="auto"/>
                      <w:ind w:right="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Output results</w:t>
                    </w:r>
                  </w:p>
                </w:txbxContent>
              </v:textbox>
            </v:shape>
            <v:shape id="_x0000_s1467" type="#_x0000_t202" style="position:absolute;left:2405;top:1273;width:593;height:168" filled="f" stroked="f">
              <v:textbox inset="0,0,0,0">
                <w:txbxContent>
                  <w:p w14:paraId="1DFA3AE2" w14:textId="77777777" w:rsidR="002E35F5" w:rsidRDefault="002E35F5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Input data</w:t>
                    </w:r>
                  </w:p>
                </w:txbxContent>
              </v:textbox>
            </v:shape>
            <v:shape id="_x0000_s1466" type="#_x0000_t202" style="position:absolute;left:7092;top:1062;width:686;height:391" filled="f" stroked="f">
              <v:textbox inset="0,0,0,0">
                <w:txbxContent>
                  <w:p w14:paraId="73E55384" w14:textId="77777777" w:rsidR="002E35F5" w:rsidRDefault="002E35F5">
                    <w:pPr>
                      <w:ind w:left="115" w:right="1" w:hanging="116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Prediction results</w:t>
                    </w:r>
                  </w:p>
                </w:txbxContent>
              </v:textbox>
            </v:shape>
            <v:shape id="_x0000_s1465" type="#_x0000_t202" style="position:absolute;left:1594;top:1432;width:4150;height:402" filled="f" stroked="f">
              <v:textbox inset="0,0,0,0">
                <w:txbxContent>
                  <w:p w14:paraId="0DE9A451" w14:textId="77777777" w:rsidR="002E35F5" w:rsidRDefault="002E35F5">
                    <w:pPr>
                      <w:tabs>
                        <w:tab w:val="left" w:pos="3503"/>
                      </w:tabs>
                      <w:spacing w:before="3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position w:val="2"/>
                        <w:sz w:val="13"/>
                      </w:rPr>
                      <w:t>6</w:t>
                    </w:r>
                    <w:r>
                      <w:rPr>
                        <w:rFonts w:ascii="Calibri"/>
                        <w:w w:val="105"/>
                        <w:position w:val="2"/>
                        <w:sz w:val="13"/>
                      </w:rPr>
                      <w:tab/>
                    </w:r>
                    <w:r>
                      <w:rPr>
                        <w:rFonts w:ascii="Calibri"/>
                        <w:sz w:val="16"/>
                      </w:rPr>
                      <w:t>AdaBoost</w:t>
                    </w:r>
                  </w:p>
                  <w:p w14:paraId="57516C06" w14:textId="77777777" w:rsidR="002E35F5" w:rsidRDefault="002E35F5">
                    <w:pPr>
                      <w:spacing w:before="42"/>
                      <w:ind w:left="175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7</w:t>
                    </w:r>
                  </w:p>
                </w:txbxContent>
              </v:textbox>
            </v:shape>
            <v:shape id="_x0000_s1464" type="#_x0000_t202" style="position:absolute;left:1945;top:1899;width:90;height:168" filled="f" stroked="f">
              <v:textbox inset="0,0,0,0">
                <w:txbxContent>
                  <w:p w14:paraId="3C273B9B" w14:textId="77777777" w:rsidR="002E35F5" w:rsidRDefault="002E35F5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8</w:t>
                    </w:r>
                  </w:p>
                </w:txbxContent>
              </v:textbox>
            </v:shape>
            <v:shape id="_x0000_s1463" type="#_x0000_t202" style="position:absolute;left:3420;top:1759;width:397;height:196" filled="f" stroked="f">
              <v:textbox inset="0,0,0,0">
                <w:txbxContent>
                  <w:p w14:paraId="079C24D4" w14:textId="77777777" w:rsidR="002E35F5" w:rsidRDefault="002E35F5">
                    <w:pPr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BPNN</w:t>
                    </w:r>
                  </w:p>
                </w:txbxContent>
              </v:textbox>
            </v:shape>
            <v:shape id="_x0000_s1462" type="#_x0000_t202" style="position:absolute;left:2120;top:2130;width:90;height:168" filled="f" stroked="f">
              <v:textbox inset="0,0,0,0">
                <w:txbxContent>
                  <w:p w14:paraId="2DDC6B1F" w14:textId="77777777" w:rsidR="002E35F5" w:rsidRDefault="002E35F5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9</w:t>
                    </w:r>
                  </w:p>
                </w:txbxContent>
              </v:textbox>
            </v:shape>
            <v:shape id="_x0000_s1461" type="#_x0000_t202" style="position:absolute;left:3451;top:2438;width:352;height:196" filled="f" stroked="f">
              <v:textbox inset="0,0,0,0">
                <w:txbxContent>
                  <w:p w14:paraId="1B325EAC" w14:textId="77777777" w:rsidR="002E35F5" w:rsidRDefault="002E35F5">
                    <w:pPr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CRAT</w:t>
                    </w:r>
                  </w:p>
                </w:txbxContent>
              </v:textbox>
            </v:shape>
            <v:shape id="_x0000_s1460" type="#_x0000_t202" style="position:absolute;left:5151;top:2503;width:560;height:196" filled="f" stroked="f">
              <v:textbox inset="0,0,0,0">
                <w:txbxContent>
                  <w:p w14:paraId="5BB15F6A" w14:textId="77777777" w:rsidR="002E35F5" w:rsidRDefault="002E35F5">
                    <w:pPr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Stacking</w:t>
                    </w:r>
                  </w:p>
                </w:txbxContent>
              </v:textbox>
            </v:shape>
            <v:shape id="_x0000_s1459" type="#_x0000_t202" style="position:absolute;left:6516;top:3030;width:820;height:168" filled="f" stroked="f">
              <v:textbox inset="0,0,0,0">
                <w:txbxContent>
                  <w:p w14:paraId="0DDB6859" w14:textId="77777777" w:rsidR="002E35F5" w:rsidRDefault="002E35F5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Output results</w:t>
                    </w:r>
                  </w:p>
                </w:txbxContent>
              </v:textbox>
            </v:shape>
            <v:shape id="_x0000_s1458" type="#_x0000_t202" style="position:absolute;left:2373;top:3275;width:593;height:168" filled="f" stroked="f">
              <v:textbox inset="0,0,0,0">
                <w:txbxContent>
                  <w:p w14:paraId="4728F6AE" w14:textId="77777777" w:rsidR="002E35F5" w:rsidRDefault="002E35F5">
                    <w:pPr>
                      <w:spacing w:before="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Input data</w:t>
                    </w:r>
                  </w:p>
                </w:txbxContent>
              </v:textbox>
            </v:shape>
            <v:shape id="_x0000_s1457" type="#_x0000_t202" style="position:absolute;left:2155;top:2433;width:338;height:233" fillcolor="#9dc3e6" strokeweight=".20183mm">
              <v:textbox inset="0,0,0,0">
                <w:txbxContent>
                  <w:p w14:paraId="66560153" w14:textId="77777777" w:rsidR="002E35F5" w:rsidRDefault="002E35F5">
                    <w:pPr>
                      <w:spacing w:line="90" w:lineRule="exact"/>
                      <w:ind w:left="99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10</w:t>
                    </w:r>
                  </w:p>
                </w:txbxContent>
              </v:textbox>
            </v:shape>
            <v:shape id="_x0000_s1456" type="#_x0000_t202" style="position:absolute;left:1298;top:1080;width:171;height:227" fillcolor="#9dc3e6" strokeweight=".20183mm">
              <v:textbox inset="0,0,0,0">
                <w:txbxContent>
                  <w:p w14:paraId="4D08DE19" w14:textId="77777777" w:rsidR="002E35F5" w:rsidRDefault="002E35F5">
                    <w:pPr>
                      <w:spacing w:before="122" w:line="92" w:lineRule="exact"/>
                      <w:ind w:right="-29"/>
                      <w:jc w:val="righ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5</w:t>
                    </w:r>
                  </w:p>
                </w:txbxContent>
              </v:textbox>
            </v:shape>
            <w10:anchorlock/>
          </v:group>
        </w:pict>
      </w:r>
      <w:commentRangeEnd w:id="707"/>
      <w:r w:rsidR="004A08E9">
        <w:rPr>
          <w:rStyle w:val="CommentReference"/>
        </w:rPr>
        <w:commentReference w:id="707"/>
      </w:r>
    </w:p>
    <w:p w14:paraId="24D756C1" w14:textId="77777777" w:rsidR="00B40315" w:rsidRPr="00BE3340" w:rsidRDefault="00B40315">
      <w:pPr>
        <w:pStyle w:val="BodyText"/>
        <w:rPr>
          <w:sz w:val="20"/>
          <w:rPrChange w:id="709" w:author="Patrick Tang" w:date="2021-06-25T17:28:00Z">
            <w:rPr>
              <w:rFonts w:ascii="Calibri"/>
              <w:sz w:val="20"/>
            </w:rPr>
          </w:rPrChange>
        </w:rPr>
      </w:pPr>
    </w:p>
    <w:p w14:paraId="7427ED19" w14:textId="77777777" w:rsidR="00B40315" w:rsidRPr="00BE3340" w:rsidRDefault="00B40315">
      <w:pPr>
        <w:pStyle w:val="BodyText"/>
        <w:spacing w:before="12"/>
        <w:rPr>
          <w:sz w:val="28"/>
          <w:rPrChange w:id="710" w:author="Patrick Tang" w:date="2021-06-25T17:28:00Z">
            <w:rPr>
              <w:rFonts w:ascii="Calibri"/>
              <w:sz w:val="28"/>
            </w:rPr>
          </w:rPrChange>
        </w:rPr>
      </w:pPr>
    </w:p>
    <w:p w14:paraId="3ABFC0C2" w14:textId="77777777" w:rsidR="00B40315" w:rsidRPr="00BE3340" w:rsidRDefault="002B1B5E">
      <w:pPr>
        <w:pStyle w:val="BodyText"/>
        <w:spacing w:before="96"/>
        <w:ind w:left="846"/>
      </w:pPr>
      <w:r w:rsidRPr="00BE3340">
        <w:t xml:space="preserve">Figure 1: Flow chart of implementing prediction models for self-healing capability of </w:t>
      </w:r>
      <w:proofErr w:type="gramStart"/>
      <w:r w:rsidRPr="00BE3340">
        <w:t>ECC</w:t>
      </w:r>
      <w:proofErr w:type="gramEnd"/>
    </w:p>
    <w:p w14:paraId="6952A2DF" w14:textId="77777777" w:rsidR="00B40315" w:rsidRPr="00A97774" w:rsidRDefault="00B40315">
      <w:pPr>
        <w:pStyle w:val="BodyText"/>
        <w:spacing w:before="11"/>
        <w:rPr>
          <w:sz w:val="30"/>
        </w:rPr>
      </w:pPr>
    </w:p>
    <w:p w14:paraId="223F4165" w14:textId="77777777" w:rsidR="00B40315" w:rsidRPr="002B568D" w:rsidRDefault="002B1B5E">
      <w:pPr>
        <w:pStyle w:val="Heading1"/>
        <w:numPr>
          <w:ilvl w:val="0"/>
          <w:numId w:val="5"/>
        </w:numPr>
        <w:tabs>
          <w:tab w:val="left" w:pos="547"/>
          <w:tab w:val="left" w:pos="548"/>
        </w:tabs>
      </w:pPr>
      <w:r w:rsidRPr="00453F0F">
        <w:t>Experimental</w:t>
      </w:r>
      <w:r w:rsidRPr="007F427F">
        <w:rPr>
          <w:spacing w:val="1"/>
        </w:rPr>
        <w:t xml:space="preserve"> </w:t>
      </w:r>
      <w:r w:rsidRPr="002B568D">
        <w:t>Program</w:t>
      </w:r>
    </w:p>
    <w:p w14:paraId="6FBC873F" w14:textId="77777777" w:rsidR="00B40315" w:rsidRPr="00BE3340" w:rsidRDefault="002B1B5E">
      <w:pPr>
        <w:pStyle w:val="Heading2"/>
        <w:numPr>
          <w:ilvl w:val="1"/>
          <w:numId w:val="5"/>
        </w:numPr>
        <w:tabs>
          <w:tab w:val="left" w:pos="655"/>
          <w:tab w:val="left" w:pos="656"/>
        </w:tabs>
        <w:spacing w:before="220"/>
        <w:ind w:hanging="539"/>
      </w:pPr>
      <w:r w:rsidRPr="00FA1A45">
        <w:t>Materials and Mixture</w:t>
      </w:r>
      <w:r w:rsidRPr="00AF7ECF">
        <w:rPr>
          <w:spacing w:val="-4"/>
        </w:rPr>
        <w:t xml:space="preserve"> </w:t>
      </w:r>
      <w:r w:rsidRPr="00BE3340">
        <w:t>Proportion</w:t>
      </w:r>
    </w:p>
    <w:p w14:paraId="2E9D67A3" w14:textId="497BBA76" w:rsidR="00B40315" w:rsidRPr="00BE3340" w:rsidRDefault="002B1B5E">
      <w:pPr>
        <w:pStyle w:val="BodyText"/>
        <w:spacing w:before="161" w:line="254" w:lineRule="auto"/>
        <w:ind w:left="117" w:right="595"/>
        <w:jc w:val="both"/>
      </w:pPr>
      <w:del w:id="711" w:author="Patrick Tang" w:date="2021-06-28T16:13:00Z">
        <w:r w:rsidRPr="00BE3340" w:rsidDel="00E22719">
          <w:delText>In order to investigate the influence of mix composition on</w:delText>
        </w:r>
      </w:del>
      <w:del w:id="712" w:author="Patrick Tang" w:date="2021-06-28T15:40:00Z">
        <w:r w:rsidRPr="00BE3340" w:rsidDel="00C8458C">
          <w:delText xml:space="preserve"> the</w:delText>
        </w:r>
      </w:del>
      <w:del w:id="713" w:author="Patrick Tang" w:date="2021-06-28T16:13:00Z">
        <w:r w:rsidRPr="00BE3340" w:rsidDel="00E22719">
          <w:delText xml:space="preserve"> self-healing capability of ECC, n</w:delText>
        </w:r>
      </w:del>
      <w:ins w:id="714" w:author="Patrick Tang" w:date="2021-06-28T16:13:00Z">
        <w:r w:rsidR="00E22719">
          <w:t xml:space="preserve">In the </w:t>
        </w:r>
      </w:ins>
      <w:ins w:id="715" w:author="Patrick Tang" w:date="2021-06-28T16:16:00Z">
        <w:r w:rsidR="00E22719">
          <w:t>experimental</w:t>
        </w:r>
      </w:ins>
      <w:ins w:id="716" w:author="Patrick Tang" w:date="2021-06-28T16:13:00Z">
        <w:r w:rsidR="00E22719">
          <w:t xml:space="preserve"> part,</w:t>
        </w:r>
      </w:ins>
      <w:ins w:id="717" w:author="Patrick Tang" w:date="2021-06-28T16:14:00Z">
        <w:r w:rsidR="00E22719">
          <w:t xml:space="preserve"> </w:t>
        </w:r>
      </w:ins>
      <w:ins w:id="718" w:author="Patrick Tang" w:date="2021-06-28T16:17:00Z">
        <w:r w:rsidR="00E22719">
          <w:t xml:space="preserve">samples of </w:t>
        </w:r>
      </w:ins>
      <w:del w:id="719" w:author="Patrick Tang" w:date="2021-06-28T16:15:00Z">
        <w:r w:rsidRPr="00A97774" w:rsidDel="00E22719">
          <w:delText>ine ECC mixes</w:delText>
        </w:r>
      </w:del>
      <w:del w:id="720" w:author="Patrick Tang" w:date="2021-06-28T16:14:00Z">
        <w:r w:rsidRPr="00A97774" w:rsidDel="00E22719">
          <w:rPr>
            <w:spacing w:val="-13"/>
          </w:rPr>
          <w:delText xml:space="preserve"> </w:delText>
        </w:r>
      </w:del>
      <w:del w:id="721" w:author="Patrick Tang" w:date="2021-06-28T16:15:00Z">
        <w:r w:rsidRPr="00A97774" w:rsidDel="00E22719">
          <w:delText>were</w:delText>
        </w:r>
        <w:r w:rsidRPr="00A97774" w:rsidDel="00E22719">
          <w:rPr>
            <w:spacing w:val="-13"/>
          </w:rPr>
          <w:delText xml:space="preserve"> </w:delText>
        </w:r>
        <w:r w:rsidRPr="00453F0F" w:rsidDel="00E22719">
          <w:delText>prepared</w:delText>
        </w:r>
      </w:del>
      <w:ins w:id="722" w:author="Patrick Tang" w:date="2021-06-28T16:13:00Z">
        <w:r w:rsidR="00E22719">
          <w:t xml:space="preserve">ECC </w:t>
        </w:r>
      </w:ins>
      <w:ins w:id="723" w:author="Patrick Tang" w:date="2021-06-28T16:15:00Z">
        <w:r w:rsidR="00E22719">
          <w:t>with different mineral</w:t>
        </w:r>
      </w:ins>
      <w:ins w:id="724" w:author="Patrick Tang" w:date="2021-06-28T16:46:00Z">
        <w:r w:rsidR="002A2BAD">
          <w:t xml:space="preserve"> admixture</w:t>
        </w:r>
      </w:ins>
      <w:ins w:id="725" w:author="Patrick Tang" w:date="2021-06-28T16:15:00Z">
        <w:r w:rsidR="00E22719">
          <w:t xml:space="preserve">s </w:t>
        </w:r>
      </w:ins>
      <w:ins w:id="726" w:author="Patrick Tang" w:date="2021-06-28T16:13:00Z">
        <w:r w:rsidR="00E22719">
          <w:t xml:space="preserve">were </w:t>
        </w:r>
      </w:ins>
      <w:ins w:id="727" w:author="Patrick Tang" w:date="2021-06-28T16:17:00Z">
        <w:r w:rsidR="00E22719">
          <w:t>prepared</w:t>
        </w:r>
      </w:ins>
      <w:del w:id="728" w:author="Patrick Tang" w:date="2021-06-28T16:12:00Z">
        <w:r w:rsidRPr="00A97774" w:rsidDel="00E22719">
          <w:rPr>
            <w:spacing w:val="-13"/>
          </w:rPr>
          <w:delText xml:space="preserve"> </w:delText>
        </w:r>
        <w:r w:rsidRPr="00A97774" w:rsidDel="00E22719">
          <w:delText>for</w:delText>
        </w:r>
        <w:r w:rsidRPr="00A97774" w:rsidDel="00E22719">
          <w:rPr>
            <w:spacing w:val="-13"/>
          </w:rPr>
          <w:delText xml:space="preserve"> </w:delText>
        </w:r>
        <w:r w:rsidRPr="00A97774" w:rsidDel="00E22719">
          <w:delText>experimental</w:delText>
        </w:r>
        <w:r w:rsidRPr="00453F0F" w:rsidDel="00E22719">
          <w:rPr>
            <w:spacing w:val="-12"/>
          </w:rPr>
          <w:delText xml:space="preserve"> </w:delText>
        </w:r>
        <w:r w:rsidRPr="00453F0F" w:rsidDel="00E22719">
          <w:delText>analysis</w:delText>
        </w:r>
      </w:del>
      <w:r w:rsidRPr="007F427F">
        <w:t>.</w:t>
      </w:r>
      <w:r w:rsidRPr="002B568D">
        <w:rPr>
          <w:spacing w:val="2"/>
        </w:rPr>
        <w:t xml:space="preserve"> </w:t>
      </w:r>
      <w:r w:rsidRPr="002B568D">
        <w:t>The</w:t>
      </w:r>
      <w:r w:rsidRPr="00FA1A45">
        <w:rPr>
          <w:spacing w:val="-13"/>
        </w:rPr>
        <w:t xml:space="preserve"> </w:t>
      </w:r>
      <w:del w:id="729" w:author="Patrick Tang" w:date="2021-06-28T16:18:00Z">
        <w:r w:rsidRPr="00AF7ECF" w:rsidDel="00E22719">
          <w:delText>binder</w:delText>
        </w:r>
        <w:r w:rsidRPr="00BE3340" w:rsidDel="00E22719">
          <w:rPr>
            <w:spacing w:val="-13"/>
          </w:rPr>
          <w:delText xml:space="preserve"> </w:delText>
        </w:r>
        <w:r w:rsidRPr="00BE3340" w:rsidDel="00E22719">
          <w:delText>composition</w:delText>
        </w:r>
        <w:r w:rsidRPr="00BE3340" w:rsidDel="00E22719">
          <w:rPr>
            <w:spacing w:val="-13"/>
          </w:rPr>
          <w:delText xml:space="preserve"> </w:delText>
        </w:r>
      </w:del>
      <w:ins w:id="730" w:author="Patrick Tang" w:date="2021-06-28T16:18:00Z">
        <w:r w:rsidR="00E22719">
          <w:t>materials used included</w:t>
        </w:r>
      </w:ins>
      <w:del w:id="731" w:author="Patrick Tang" w:date="2021-06-28T16:18:00Z">
        <w:r w:rsidRPr="00A97774" w:rsidDel="00E22719">
          <w:delText>of</w:delText>
        </w:r>
        <w:r w:rsidRPr="00A97774" w:rsidDel="00E22719">
          <w:rPr>
            <w:spacing w:val="-12"/>
          </w:rPr>
          <w:delText xml:space="preserve"> </w:delText>
        </w:r>
        <w:r w:rsidRPr="00A97774" w:rsidDel="00E22719">
          <w:delText>ECC</w:delText>
        </w:r>
        <w:r w:rsidRPr="00A97774" w:rsidDel="00E22719">
          <w:rPr>
            <w:spacing w:val="-13"/>
          </w:rPr>
          <w:delText xml:space="preserve"> </w:delText>
        </w:r>
        <w:r w:rsidRPr="00453F0F" w:rsidDel="00E22719">
          <w:delText>mixes</w:delText>
        </w:r>
        <w:r w:rsidRPr="00453F0F" w:rsidDel="00E22719">
          <w:rPr>
            <w:spacing w:val="-13"/>
          </w:rPr>
          <w:delText xml:space="preserve"> </w:delText>
        </w:r>
        <w:r w:rsidRPr="007F427F" w:rsidDel="00E22719">
          <w:delText>were</w:delText>
        </w:r>
      </w:del>
      <w:r w:rsidRPr="002B568D">
        <w:rPr>
          <w:spacing w:val="-13"/>
        </w:rPr>
        <w:t xml:space="preserve"> </w:t>
      </w:r>
      <w:r w:rsidRPr="00FA1A45">
        <w:t>general</w:t>
      </w:r>
      <w:r w:rsidRPr="00AF7ECF">
        <w:rPr>
          <w:spacing w:val="-13"/>
        </w:rPr>
        <w:t xml:space="preserve"> </w:t>
      </w:r>
      <w:r w:rsidRPr="00BE3340">
        <w:t>purpose cement</w:t>
      </w:r>
      <w:r w:rsidRPr="00BE3340">
        <w:rPr>
          <w:spacing w:val="-9"/>
        </w:rPr>
        <w:t xml:space="preserve"> </w:t>
      </w:r>
      <w:r w:rsidRPr="00BE3340">
        <w:t>(GPC),</w:t>
      </w:r>
      <w:r w:rsidRPr="00BE3340">
        <w:rPr>
          <w:spacing w:val="-9"/>
        </w:rPr>
        <w:t xml:space="preserve"> </w:t>
      </w:r>
      <w:r w:rsidRPr="00BE3340">
        <w:t>fly</w:t>
      </w:r>
      <w:r w:rsidRPr="00BE3340">
        <w:rPr>
          <w:spacing w:val="-8"/>
        </w:rPr>
        <w:t xml:space="preserve"> </w:t>
      </w:r>
      <w:r w:rsidRPr="00BE3340">
        <w:t>ash</w:t>
      </w:r>
      <w:r w:rsidRPr="00BE3340">
        <w:rPr>
          <w:spacing w:val="-9"/>
        </w:rPr>
        <w:t xml:space="preserve"> </w:t>
      </w:r>
      <w:r w:rsidRPr="00BE3340">
        <w:rPr>
          <w:spacing w:val="-4"/>
        </w:rPr>
        <w:t>(FA),</w:t>
      </w:r>
      <w:r w:rsidRPr="00BE3340">
        <w:rPr>
          <w:spacing w:val="-9"/>
        </w:rPr>
        <w:t xml:space="preserve"> </w:t>
      </w:r>
      <w:r w:rsidRPr="00BE3340">
        <w:t>silica</w:t>
      </w:r>
      <w:r w:rsidRPr="00BE3340">
        <w:rPr>
          <w:spacing w:val="-8"/>
        </w:rPr>
        <w:t xml:space="preserve"> </w:t>
      </w:r>
      <w:r w:rsidRPr="00BE3340">
        <w:t>fume</w:t>
      </w:r>
      <w:r w:rsidRPr="00BE3340">
        <w:rPr>
          <w:spacing w:val="-9"/>
        </w:rPr>
        <w:t xml:space="preserve"> </w:t>
      </w:r>
      <w:r w:rsidRPr="00BE3340">
        <w:t>(SF),</w:t>
      </w:r>
      <w:r w:rsidRPr="00BE3340">
        <w:rPr>
          <w:spacing w:val="-8"/>
        </w:rPr>
        <w:t xml:space="preserve"> </w:t>
      </w:r>
      <w:r w:rsidRPr="00BE3340">
        <w:t>hydrated</w:t>
      </w:r>
      <w:r w:rsidRPr="00BE3340">
        <w:rPr>
          <w:spacing w:val="-9"/>
        </w:rPr>
        <w:t xml:space="preserve"> </w:t>
      </w:r>
      <w:r w:rsidRPr="00BE3340">
        <w:t>lime</w:t>
      </w:r>
      <w:r w:rsidRPr="00BE3340">
        <w:rPr>
          <w:spacing w:val="-9"/>
        </w:rPr>
        <w:t xml:space="preserve"> </w:t>
      </w:r>
      <w:proofErr w:type="gramStart"/>
      <w:r w:rsidRPr="00BE3340">
        <w:t>powder(</w:t>
      </w:r>
      <w:proofErr w:type="gramEnd"/>
      <w:r w:rsidRPr="00BE3340">
        <w:t>LP),</w:t>
      </w:r>
      <w:r w:rsidRPr="00BE3340">
        <w:rPr>
          <w:spacing w:val="-8"/>
        </w:rPr>
        <w:t xml:space="preserve"> </w:t>
      </w:r>
      <w:r w:rsidRPr="00BE3340">
        <w:t>fine</w:t>
      </w:r>
      <w:r w:rsidRPr="00BE3340">
        <w:rPr>
          <w:spacing w:val="-9"/>
        </w:rPr>
        <w:t xml:space="preserve"> </w:t>
      </w:r>
      <w:r w:rsidRPr="00BE3340">
        <w:t>sand,</w:t>
      </w:r>
      <w:r w:rsidRPr="00BE3340">
        <w:rPr>
          <w:spacing w:val="-8"/>
        </w:rPr>
        <w:t xml:space="preserve"> </w:t>
      </w:r>
      <w:r w:rsidRPr="00BE3340">
        <w:t>polyvinyl</w:t>
      </w:r>
      <w:r w:rsidRPr="00BE3340">
        <w:rPr>
          <w:spacing w:val="-9"/>
        </w:rPr>
        <w:t xml:space="preserve"> </w:t>
      </w:r>
      <w:r w:rsidRPr="00BE3340">
        <w:t>alcohol</w:t>
      </w:r>
      <w:r w:rsidRPr="00BE3340">
        <w:rPr>
          <w:spacing w:val="-9"/>
        </w:rPr>
        <w:t xml:space="preserve"> </w:t>
      </w:r>
      <w:ins w:id="732" w:author="Patrick Tang" w:date="2021-06-28T15:44:00Z">
        <w:r w:rsidR="00C8458C">
          <w:rPr>
            <w:spacing w:val="-9"/>
          </w:rPr>
          <w:t xml:space="preserve">(PVA) </w:t>
        </w:r>
      </w:ins>
      <w:r w:rsidRPr="00A97774">
        <w:t>fibers</w:t>
      </w:r>
      <w:del w:id="733" w:author="Patrick Tang" w:date="2021-06-28T15:44:00Z">
        <w:r w:rsidRPr="00A97774" w:rsidDel="00C8458C">
          <w:delText xml:space="preserve"> </w:delText>
        </w:r>
        <w:r w:rsidRPr="00A97774" w:rsidDel="00C8458C">
          <w:rPr>
            <w:spacing w:val="-5"/>
          </w:rPr>
          <w:delText>(PVA)</w:delText>
        </w:r>
      </w:del>
      <w:r w:rsidRPr="00A97774">
        <w:rPr>
          <w:spacing w:val="-5"/>
        </w:rPr>
        <w:t xml:space="preserve">, </w:t>
      </w:r>
      <w:r w:rsidRPr="00453F0F">
        <w:t xml:space="preserve">as well as water and high range water reducing admixture (HRWR). GPC and </w:t>
      </w:r>
      <w:r w:rsidRPr="00453F0F">
        <w:rPr>
          <w:spacing w:val="-9"/>
        </w:rPr>
        <w:t xml:space="preserve">FA </w:t>
      </w:r>
      <w:r w:rsidRPr="007F427F">
        <w:t>were supplied by Boral</w:t>
      </w:r>
      <w:r w:rsidRPr="002B568D">
        <w:rPr>
          <w:spacing w:val="-12"/>
        </w:rPr>
        <w:t xml:space="preserve"> </w:t>
      </w:r>
      <w:r w:rsidRPr="002B568D">
        <w:t>in</w:t>
      </w:r>
      <w:r w:rsidRPr="00FA1A45">
        <w:rPr>
          <w:spacing w:val="-11"/>
        </w:rPr>
        <w:t xml:space="preserve"> </w:t>
      </w:r>
      <w:r w:rsidRPr="00AF7ECF">
        <w:t>accordance</w:t>
      </w:r>
      <w:r w:rsidRPr="00BE3340">
        <w:rPr>
          <w:spacing w:val="-11"/>
        </w:rPr>
        <w:t xml:space="preserve"> </w:t>
      </w:r>
      <w:r w:rsidRPr="00BE3340">
        <w:t>with</w:t>
      </w:r>
      <w:r w:rsidRPr="00BE3340">
        <w:rPr>
          <w:spacing w:val="-11"/>
        </w:rPr>
        <w:t xml:space="preserve"> </w:t>
      </w:r>
      <w:r w:rsidRPr="00BE3340">
        <w:t>Australian</w:t>
      </w:r>
      <w:r w:rsidRPr="00BE3340">
        <w:rPr>
          <w:spacing w:val="-12"/>
        </w:rPr>
        <w:t xml:space="preserve"> </w:t>
      </w:r>
      <w:r w:rsidRPr="00BE3340">
        <w:t>Standard</w:t>
      </w:r>
      <w:r w:rsidRPr="00BE3340">
        <w:rPr>
          <w:spacing w:val="-11"/>
        </w:rPr>
        <w:t xml:space="preserve"> </w:t>
      </w:r>
      <w:r w:rsidRPr="00BE3340">
        <w:t>AS</w:t>
      </w:r>
      <w:r w:rsidRPr="00BE3340">
        <w:rPr>
          <w:spacing w:val="-11"/>
        </w:rPr>
        <w:t xml:space="preserve"> </w:t>
      </w:r>
      <w:r w:rsidRPr="00BE3340">
        <w:t>3972-2010,</w:t>
      </w:r>
      <w:r w:rsidRPr="00BE3340">
        <w:rPr>
          <w:spacing w:val="-10"/>
        </w:rPr>
        <w:t xml:space="preserve"> </w:t>
      </w:r>
      <w:r w:rsidRPr="00BE3340">
        <w:t>while</w:t>
      </w:r>
      <w:r w:rsidRPr="00BE3340">
        <w:rPr>
          <w:spacing w:val="-11"/>
        </w:rPr>
        <w:t xml:space="preserve"> </w:t>
      </w:r>
      <w:r w:rsidRPr="00BE3340">
        <w:t>LP</w:t>
      </w:r>
      <w:r w:rsidRPr="00BE3340">
        <w:rPr>
          <w:spacing w:val="-12"/>
        </w:rPr>
        <w:t xml:space="preserve"> </w:t>
      </w:r>
      <w:r w:rsidRPr="00BE3340">
        <w:t>was</w:t>
      </w:r>
      <w:r w:rsidRPr="00BE3340">
        <w:rPr>
          <w:spacing w:val="-11"/>
        </w:rPr>
        <w:t xml:space="preserve"> </w:t>
      </w:r>
      <w:r w:rsidRPr="00BE3340">
        <w:t>the</w:t>
      </w:r>
      <w:r w:rsidRPr="00BE3340">
        <w:rPr>
          <w:spacing w:val="-11"/>
        </w:rPr>
        <w:t xml:space="preserve"> </w:t>
      </w:r>
      <w:r w:rsidRPr="00BE3340">
        <w:t>Adelaide</w:t>
      </w:r>
      <w:r w:rsidRPr="00BE3340">
        <w:rPr>
          <w:spacing w:val="-11"/>
        </w:rPr>
        <w:t xml:space="preserve"> </w:t>
      </w:r>
      <w:r w:rsidRPr="00BE3340">
        <w:t>Brighton</w:t>
      </w:r>
      <w:r w:rsidRPr="00BE3340">
        <w:rPr>
          <w:spacing w:val="-11"/>
        </w:rPr>
        <w:t xml:space="preserve"> </w:t>
      </w:r>
      <w:r w:rsidRPr="00BE3340">
        <w:t xml:space="preserve">Hydrated Lime with a specific gravity of 2.2-2.3, and a typical fineness of 0.1% retained on a </w:t>
      </w:r>
      <w:r w:rsidRPr="00BE3340">
        <w:rPr>
          <w:rPrChange w:id="734" w:author="Patrick Tang" w:date="2021-06-25T17:28:00Z">
            <w:rPr>
              <w:rFonts w:ascii="Garamond" w:hAnsi="Garamond"/>
            </w:rPr>
          </w:rPrChange>
        </w:rPr>
        <w:t>75</w:t>
      </w:r>
      <w:r w:rsidRPr="00BE3340">
        <w:rPr>
          <w:i/>
        </w:rPr>
        <w:t xml:space="preserve">µm </w:t>
      </w:r>
      <w:r w:rsidRPr="00BE3340">
        <w:t xml:space="preserve">sieve and </w:t>
      </w:r>
      <w:r w:rsidRPr="00BE3340">
        <w:rPr>
          <w:spacing w:val="-3"/>
        </w:rPr>
        <w:t xml:space="preserve">less </w:t>
      </w:r>
      <w:r w:rsidRPr="00A97774">
        <w:t>than</w:t>
      </w:r>
      <w:r w:rsidRPr="00A97774">
        <w:rPr>
          <w:spacing w:val="-4"/>
        </w:rPr>
        <w:t xml:space="preserve"> </w:t>
      </w:r>
      <w:r w:rsidRPr="00A97774">
        <w:t>0.05%</w:t>
      </w:r>
      <w:r w:rsidRPr="00A97774">
        <w:rPr>
          <w:spacing w:val="-4"/>
        </w:rPr>
        <w:t xml:space="preserve"> </w:t>
      </w:r>
      <w:r w:rsidRPr="00453F0F">
        <w:t>on</w:t>
      </w:r>
      <w:r w:rsidRPr="00453F0F">
        <w:rPr>
          <w:spacing w:val="-3"/>
        </w:rPr>
        <w:t xml:space="preserve"> </w:t>
      </w:r>
      <w:r w:rsidRPr="007F427F">
        <w:t>a</w:t>
      </w:r>
      <w:r w:rsidRPr="002B568D">
        <w:rPr>
          <w:spacing w:val="-4"/>
        </w:rPr>
        <w:t xml:space="preserve"> </w:t>
      </w:r>
      <w:r w:rsidRPr="00BE3340">
        <w:rPr>
          <w:rPrChange w:id="735" w:author="Patrick Tang" w:date="2021-06-25T17:28:00Z">
            <w:rPr>
              <w:rFonts w:ascii="Garamond" w:hAnsi="Garamond"/>
            </w:rPr>
          </w:rPrChange>
        </w:rPr>
        <w:t>250</w:t>
      </w:r>
      <w:r w:rsidRPr="00BE3340">
        <w:rPr>
          <w:i/>
        </w:rPr>
        <w:t>µm</w:t>
      </w:r>
      <w:r w:rsidRPr="00BE3340">
        <w:rPr>
          <w:i/>
          <w:spacing w:val="-4"/>
        </w:rPr>
        <w:t xml:space="preserve"> </w:t>
      </w:r>
      <w:r w:rsidRPr="00BE3340">
        <w:t>sieve.</w:t>
      </w:r>
      <w:r w:rsidRPr="00A97774">
        <w:rPr>
          <w:spacing w:val="10"/>
        </w:rPr>
        <w:t xml:space="preserve"> </w:t>
      </w:r>
      <w:r w:rsidRPr="00A97774">
        <w:t>The</w:t>
      </w:r>
      <w:r w:rsidRPr="00A97774">
        <w:rPr>
          <w:spacing w:val="-4"/>
        </w:rPr>
        <w:t xml:space="preserve"> </w:t>
      </w:r>
      <w:r w:rsidRPr="00A97774">
        <w:t>physical</w:t>
      </w:r>
      <w:r w:rsidRPr="00453F0F">
        <w:rPr>
          <w:spacing w:val="-3"/>
        </w:rPr>
        <w:t xml:space="preserve"> </w:t>
      </w:r>
      <w:r w:rsidRPr="00453F0F">
        <w:t>and</w:t>
      </w:r>
      <w:r w:rsidRPr="007F427F">
        <w:rPr>
          <w:spacing w:val="-4"/>
        </w:rPr>
        <w:t xml:space="preserve"> </w:t>
      </w:r>
      <w:r w:rsidRPr="002B568D">
        <w:t>chemical</w:t>
      </w:r>
      <w:r w:rsidRPr="002B568D">
        <w:rPr>
          <w:spacing w:val="-4"/>
        </w:rPr>
        <w:t xml:space="preserve"> </w:t>
      </w:r>
      <w:r w:rsidRPr="00FA1A45">
        <w:t>properties</w:t>
      </w:r>
      <w:r w:rsidRPr="00AF7ECF">
        <w:rPr>
          <w:spacing w:val="-3"/>
        </w:rPr>
        <w:t xml:space="preserve"> </w:t>
      </w:r>
      <w:r w:rsidRPr="00BE3340">
        <w:t>of</w:t>
      </w:r>
      <w:r w:rsidRPr="00BE3340">
        <w:rPr>
          <w:spacing w:val="-4"/>
        </w:rPr>
        <w:t xml:space="preserve"> </w:t>
      </w:r>
      <w:r w:rsidRPr="00BE3340">
        <w:t>cementitious</w:t>
      </w:r>
      <w:r w:rsidRPr="00BE3340">
        <w:rPr>
          <w:spacing w:val="-4"/>
        </w:rPr>
        <w:t xml:space="preserve"> </w:t>
      </w:r>
      <w:r w:rsidRPr="00BE3340">
        <w:t>materials</w:t>
      </w:r>
      <w:r w:rsidRPr="00BE3340">
        <w:rPr>
          <w:spacing w:val="-3"/>
        </w:rPr>
        <w:t xml:space="preserve"> </w:t>
      </w:r>
      <w:r w:rsidRPr="00BE3340">
        <w:t>are</w:t>
      </w:r>
      <w:r w:rsidRPr="00BE3340">
        <w:rPr>
          <w:spacing w:val="-4"/>
        </w:rPr>
        <w:t xml:space="preserve"> </w:t>
      </w:r>
      <w:r w:rsidRPr="00BE3340">
        <w:t>shown</w:t>
      </w:r>
      <w:r w:rsidRPr="00BE3340">
        <w:rPr>
          <w:spacing w:val="-4"/>
        </w:rPr>
        <w:t xml:space="preserve"> </w:t>
      </w:r>
      <w:r w:rsidRPr="00BE3340">
        <w:t xml:space="preserve">in </w:t>
      </w:r>
      <w:r w:rsidRPr="00BE3340">
        <w:rPr>
          <w:spacing w:val="-4"/>
        </w:rPr>
        <w:t xml:space="preserve">Table </w:t>
      </w:r>
      <w:r w:rsidRPr="00BE3340">
        <w:t xml:space="preserve">1. Fine sand </w:t>
      </w:r>
      <w:del w:id="736" w:author="Patrick Tang" w:date="2021-06-28T15:43:00Z">
        <w:r w:rsidRPr="00BE3340" w:rsidDel="00C8458C">
          <w:delText xml:space="preserve">was employed </w:delText>
        </w:r>
      </w:del>
      <w:r w:rsidRPr="00BE3340">
        <w:t xml:space="preserve">with an average grain size of 150 </w:t>
      </w:r>
      <w:r w:rsidRPr="00BE3340">
        <w:rPr>
          <w:i/>
        </w:rPr>
        <w:t>µ</w:t>
      </w:r>
      <w:r w:rsidRPr="00BE3340">
        <w:t xml:space="preserve">m and </w:t>
      </w:r>
      <w:ins w:id="737" w:author="Patrick Tang" w:date="2021-06-28T15:43:00Z">
        <w:r w:rsidR="00C8458C">
          <w:t xml:space="preserve">a </w:t>
        </w:r>
      </w:ins>
      <w:r w:rsidRPr="00A97774">
        <w:t>fineness modulus of 2.01</w:t>
      </w:r>
      <w:ins w:id="738" w:author="Patrick Tang" w:date="2021-06-28T15:43:00Z">
        <w:r w:rsidR="00C8458C">
          <w:t xml:space="preserve"> was used</w:t>
        </w:r>
      </w:ins>
      <w:r w:rsidRPr="00A97774">
        <w:t>.</w:t>
      </w:r>
      <w:r w:rsidRPr="00A97774">
        <w:rPr>
          <w:spacing w:val="-12"/>
        </w:rPr>
        <w:t xml:space="preserve"> </w:t>
      </w:r>
      <w:ins w:id="739" w:author="Patrick Tang" w:date="2021-06-28T15:45:00Z">
        <w:r w:rsidR="00C8458C">
          <w:rPr>
            <w:spacing w:val="-12"/>
          </w:rPr>
          <w:t xml:space="preserve">The </w:t>
        </w:r>
      </w:ins>
      <w:r w:rsidRPr="00A97774">
        <w:rPr>
          <w:spacing w:val="-10"/>
        </w:rPr>
        <w:t xml:space="preserve">PVA </w:t>
      </w:r>
      <w:ins w:id="740" w:author="Patrick Tang" w:date="2021-06-28T15:45:00Z">
        <w:r w:rsidR="00C8458C">
          <w:rPr>
            <w:spacing w:val="-10"/>
          </w:rPr>
          <w:t xml:space="preserve">fibers </w:t>
        </w:r>
      </w:ins>
      <w:r w:rsidRPr="00A97774">
        <w:t>were</w:t>
      </w:r>
      <w:r w:rsidRPr="00A97774">
        <w:rPr>
          <w:spacing w:val="-5"/>
        </w:rPr>
        <w:t xml:space="preserve"> </w:t>
      </w:r>
      <w:del w:id="741" w:author="Patrick Tang" w:date="2021-06-28T15:44:00Z">
        <w:r w:rsidRPr="00A97774" w:rsidDel="00C8458C">
          <w:delText>produced</w:delText>
        </w:r>
        <w:r w:rsidRPr="00A97774" w:rsidDel="00C8458C">
          <w:rPr>
            <w:spacing w:val="-4"/>
          </w:rPr>
          <w:delText xml:space="preserve"> </w:delText>
        </w:r>
      </w:del>
      <w:ins w:id="742" w:author="Patrick Tang" w:date="2021-06-28T15:44:00Z">
        <w:r w:rsidR="00C8458C">
          <w:t>suppli</w:t>
        </w:r>
        <w:r w:rsidR="00C8458C" w:rsidRPr="00A97774">
          <w:t>ed</w:t>
        </w:r>
        <w:r w:rsidR="00C8458C" w:rsidRPr="00A97774">
          <w:rPr>
            <w:spacing w:val="-4"/>
          </w:rPr>
          <w:t xml:space="preserve"> </w:t>
        </w:r>
      </w:ins>
      <w:r w:rsidRPr="00A97774">
        <w:t>by</w:t>
      </w:r>
      <w:r w:rsidRPr="00A97774">
        <w:rPr>
          <w:spacing w:val="-4"/>
        </w:rPr>
        <w:t xml:space="preserve"> </w:t>
      </w:r>
      <w:proofErr w:type="spellStart"/>
      <w:r w:rsidRPr="00453F0F">
        <w:t>Domocrete</w:t>
      </w:r>
      <w:proofErr w:type="spellEnd"/>
      <w:r w:rsidRPr="00453F0F">
        <w:rPr>
          <w:spacing w:val="-4"/>
        </w:rPr>
        <w:t xml:space="preserve"> </w:t>
      </w:r>
      <w:r w:rsidRPr="007F427F">
        <w:t>and</w:t>
      </w:r>
      <w:r w:rsidRPr="002B568D">
        <w:rPr>
          <w:spacing w:val="-4"/>
        </w:rPr>
        <w:t xml:space="preserve"> </w:t>
      </w:r>
      <w:r w:rsidRPr="00FA1A45">
        <w:t>their</w:t>
      </w:r>
      <w:r w:rsidRPr="00AF7ECF">
        <w:rPr>
          <w:spacing w:val="-4"/>
        </w:rPr>
        <w:t xml:space="preserve"> </w:t>
      </w:r>
      <w:r w:rsidRPr="00BE3340">
        <w:t>mechanical</w:t>
      </w:r>
      <w:r w:rsidRPr="00BE3340">
        <w:rPr>
          <w:spacing w:val="-4"/>
        </w:rPr>
        <w:t xml:space="preserve"> </w:t>
      </w:r>
      <w:r w:rsidRPr="00BE3340">
        <w:t>and</w:t>
      </w:r>
      <w:r w:rsidRPr="00BE3340">
        <w:rPr>
          <w:spacing w:val="-4"/>
        </w:rPr>
        <w:t xml:space="preserve"> </w:t>
      </w:r>
      <w:r w:rsidRPr="00BE3340">
        <w:t>geometrical</w:t>
      </w:r>
      <w:r w:rsidRPr="00BE3340">
        <w:rPr>
          <w:spacing w:val="-4"/>
        </w:rPr>
        <w:t xml:space="preserve"> </w:t>
      </w:r>
      <w:r w:rsidRPr="00BE3340">
        <w:t>properties</w:t>
      </w:r>
      <w:r w:rsidRPr="00BE3340">
        <w:rPr>
          <w:spacing w:val="-4"/>
        </w:rPr>
        <w:t xml:space="preserve"> </w:t>
      </w:r>
      <w:r w:rsidRPr="00BE3340">
        <w:t>are</w:t>
      </w:r>
      <w:r w:rsidRPr="00BE3340">
        <w:rPr>
          <w:spacing w:val="-5"/>
        </w:rPr>
        <w:t xml:space="preserve"> </w:t>
      </w:r>
      <w:r w:rsidRPr="00BE3340">
        <w:t>described</w:t>
      </w:r>
      <w:r w:rsidRPr="00BE3340">
        <w:rPr>
          <w:spacing w:val="-4"/>
        </w:rPr>
        <w:t xml:space="preserve"> </w:t>
      </w:r>
      <w:r w:rsidRPr="00BE3340">
        <w:t>in</w:t>
      </w:r>
      <w:r w:rsidRPr="00BE3340">
        <w:rPr>
          <w:spacing w:val="-4"/>
        </w:rPr>
        <w:t xml:space="preserve"> Table </w:t>
      </w:r>
      <w:r w:rsidRPr="00BE3340">
        <w:t>2.</w:t>
      </w:r>
    </w:p>
    <w:p w14:paraId="679D937B" w14:textId="3FB53EA8" w:rsidR="00B40315" w:rsidRPr="00A97774" w:rsidDel="00C8458C" w:rsidRDefault="002A2BAD">
      <w:pPr>
        <w:pStyle w:val="BodyText"/>
        <w:spacing w:before="5" w:line="256" w:lineRule="auto"/>
        <w:ind w:left="117" w:right="595" w:firstLine="338"/>
        <w:jc w:val="both"/>
        <w:rPr>
          <w:del w:id="743" w:author="Patrick Tang" w:date="2021-06-28T15:50:00Z"/>
        </w:rPr>
      </w:pPr>
      <w:ins w:id="744" w:author="Patrick Tang" w:date="2021-06-28T16:44:00Z">
        <w:r>
          <w:t xml:space="preserve">All </w:t>
        </w:r>
      </w:ins>
      <w:del w:id="745" w:author="Patrick Tang" w:date="2021-06-28T16:41:00Z">
        <w:r w:rsidR="002B1B5E" w:rsidRPr="00A97774" w:rsidDel="002A2BAD">
          <w:delText>During the production process, a planetary-type mixer of 50 L capacity was used to produce</w:delText>
        </w:r>
      </w:del>
      <w:ins w:id="746" w:author="Patrick Tang" w:date="2021-06-28T16:41:00Z">
        <w:r>
          <w:t>ECC</w:t>
        </w:r>
      </w:ins>
      <w:r w:rsidR="002B1B5E" w:rsidRPr="00A97774">
        <w:rPr>
          <w:spacing w:val="-22"/>
        </w:rPr>
        <w:t xml:space="preserve"> </w:t>
      </w:r>
      <w:del w:id="747" w:author="Patrick Tang" w:date="2021-06-28T16:42:00Z">
        <w:r w:rsidR="002B1B5E" w:rsidRPr="00A97774" w:rsidDel="002A2BAD">
          <w:delText xml:space="preserve">specimens </w:delText>
        </w:r>
      </w:del>
      <w:ins w:id="748" w:author="Patrick Tang" w:date="2021-06-28T16:42:00Z">
        <w:r>
          <w:t>mixture</w:t>
        </w:r>
        <w:r w:rsidRPr="00A97774">
          <w:t xml:space="preserve">s </w:t>
        </w:r>
        <w:r>
          <w:t xml:space="preserve">were prepared </w:t>
        </w:r>
      </w:ins>
      <w:r w:rsidR="002B1B5E" w:rsidRPr="00A97774">
        <w:t>with</w:t>
      </w:r>
      <w:r w:rsidR="002B1B5E" w:rsidRPr="00A97774">
        <w:rPr>
          <w:spacing w:val="11"/>
        </w:rPr>
        <w:t xml:space="preserve"> </w:t>
      </w:r>
      <w:ins w:id="749" w:author="Patrick Tang" w:date="2021-06-28T15:50:00Z">
        <w:r w:rsidR="00C8458C">
          <w:rPr>
            <w:spacing w:val="11"/>
          </w:rPr>
          <w:t xml:space="preserve">a </w:t>
        </w:r>
      </w:ins>
      <w:ins w:id="750" w:author="Patrick Tang" w:date="2021-06-28T16:44:00Z">
        <w:r>
          <w:rPr>
            <w:spacing w:val="11"/>
          </w:rPr>
          <w:t xml:space="preserve">constant </w:t>
        </w:r>
      </w:ins>
      <w:r w:rsidR="002B1B5E" w:rsidRPr="00A97774">
        <w:t>water</w:t>
      </w:r>
      <w:r w:rsidR="002B1B5E" w:rsidRPr="00A97774">
        <w:rPr>
          <w:spacing w:val="11"/>
        </w:rPr>
        <w:t xml:space="preserve"> </w:t>
      </w:r>
      <w:r w:rsidR="002B1B5E" w:rsidRPr="00A97774">
        <w:t>to</w:t>
      </w:r>
      <w:r w:rsidR="002B1B5E" w:rsidRPr="00A97774">
        <w:rPr>
          <w:spacing w:val="11"/>
        </w:rPr>
        <w:t xml:space="preserve"> </w:t>
      </w:r>
      <w:r w:rsidR="002B1B5E" w:rsidRPr="00453F0F">
        <w:t>cementitious</w:t>
      </w:r>
      <w:r w:rsidR="002B1B5E" w:rsidRPr="00453F0F">
        <w:rPr>
          <w:spacing w:val="12"/>
        </w:rPr>
        <w:t xml:space="preserve"> </w:t>
      </w:r>
      <w:r w:rsidR="002B1B5E" w:rsidRPr="007F427F">
        <w:t>materials</w:t>
      </w:r>
      <w:r w:rsidR="002B1B5E" w:rsidRPr="002B568D">
        <w:rPr>
          <w:spacing w:val="11"/>
        </w:rPr>
        <w:t xml:space="preserve"> </w:t>
      </w:r>
      <w:r w:rsidR="002B1B5E" w:rsidRPr="002B568D">
        <w:t>(W/CM)</w:t>
      </w:r>
      <w:r w:rsidR="002B1B5E" w:rsidRPr="00FA1A45">
        <w:rPr>
          <w:spacing w:val="12"/>
        </w:rPr>
        <w:t xml:space="preserve"> </w:t>
      </w:r>
      <w:r w:rsidR="002B1B5E" w:rsidRPr="00AF7ECF">
        <w:t>ratio</w:t>
      </w:r>
      <w:r w:rsidR="002B1B5E" w:rsidRPr="00BE3340">
        <w:rPr>
          <w:spacing w:val="11"/>
        </w:rPr>
        <w:t xml:space="preserve"> </w:t>
      </w:r>
      <w:r w:rsidR="002B1B5E" w:rsidRPr="00BE3340">
        <w:t>of</w:t>
      </w:r>
      <w:r w:rsidR="002B1B5E" w:rsidRPr="00BE3340">
        <w:rPr>
          <w:spacing w:val="11"/>
        </w:rPr>
        <w:t xml:space="preserve"> </w:t>
      </w:r>
      <w:r w:rsidR="002B1B5E" w:rsidRPr="00BE3340">
        <w:t>0.29</w:t>
      </w:r>
      <w:del w:id="751" w:author="Patrick Tang" w:date="2021-06-28T16:42:00Z">
        <w:r w:rsidR="002B1B5E" w:rsidRPr="00BE3340" w:rsidDel="002A2BAD">
          <w:delText>,</w:delText>
        </w:r>
      </w:del>
      <w:r w:rsidR="002B1B5E" w:rsidRPr="00BE3340">
        <w:rPr>
          <w:spacing w:val="14"/>
        </w:rPr>
        <w:t xml:space="preserve"> </w:t>
      </w:r>
      <w:r w:rsidR="002B1B5E" w:rsidRPr="00BE3340">
        <w:t>and</w:t>
      </w:r>
      <w:r w:rsidR="002B1B5E" w:rsidRPr="00BE3340">
        <w:rPr>
          <w:spacing w:val="11"/>
        </w:rPr>
        <w:t xml:space="preserve"> </w:t>
      </w:r>
      <w:ins w:id="752" w:author="Patrick Tang" w:date="2021-06-28T15:50:00Z">
        <w:r w:rsidR="00C8458C">
          <w:rPr>
            <w:spacing w:val="11"/>
          </w:rPr>
          <w:t xml:space="preserve">a </w:t>
        </w:r>
      </w:ins>
      <w:ins w:id="753" w:author="Patrick Tang" w:date="2021-06-28T16:44:00Z">
        <w:r>
          <w:rPr>
            <w:spacing w:val="11"/>
          </w:rPr>
          <w:t xml:space="preserve">constant </w:t>
        </w:r>
      </w:ins>
      <w:r w:rsidR="002B1B5E" w:rsidRPr="00A97774">
        <w:t>sand</w:t>
      </w:r>
      <w:r w:rsidR="002B1B5E" w:rsidRPr="00A97774">
        <w:rPr>
          <w:spacing w:val="12"/>
        </w:rPr>
        <w:t xml:space="preserve"> </w:t>
      </w:r>
      <w:r w:rsidR="002B1B5E" w:rsidRPr="00A97774">
        <w:t>to</w:t>
      </w:r>
      <w:r w:rsidR="002B1B5E" w:rsidRPr="00A97774">
        <w:rPr>
          <w:spacing w:val="10"/>
        </w:rPr>
        <w:t xml:space="preserve"> </w:t>
      </w:r>
      <w:r w:rsidR="002B1B5E" w:rsidRPr="00453F0F">
        <w:t>CM</w:t>
      </w:r>
      <w:r w:rsidR="002B1B5E" w:rsidRPr="00453F0F">
        <w:rPr>
          <w:spacing w:val="12"/>
        </w:rPr>
        <w:t xml:space="preserve"> </w:t>
      </w:r>
      <w:r w:rsidR="002B1B5E" w:rsidRPr="007F427F">
        <w:t>(PC</w:t>
      </w:r>
      <w:r w:rsidR="002B1B5E" w:rsidRPr="002B568D">
        <w:rPr>
          <w:spacing w:val="11"/>
        </w:rPr>
        <w:t xml:space="preserve"> </w:t>
      </w:r>
      <w:r w:rsidR="002B1B5E" w:rsidRPr="002B568D">
        <w:t>+</w:t>
      </w:r>
      <w:r w:rsidR="002B1B5E" w:rsidRPr="00FA1A45">
        <w:rPr>
          <w:spacing w:val="12"/>
        </w:rPr>
        <w:t xml:space="preserve"> </w:t>
      </w:r>
      <w:r w:rsidR="002B1B5E" w:rsidRPr="00AF7ECF">
        <w:rPr>
          <w:spacing w:val="-9"/>
        </w:rPr>
        <w:t>FA</w:t>
      </w:r>
      <w:r w:rsidR="002B1B5E" w:rsidRPr="00BE3340">
        <w:rPr>
          <w:spacing w:val="11"/>
        </w:rPr>
        <w:t xml:space="preserve"> </w:t>
      </w:r>
      <w:r w:rsidR="002B1B5E" w:rsidRPr="00BE3340">
        <w:t>+</w:t>
      </w:r>
      <w:r w:rsidR="002B1B5E" w:rsidRPr="00BE3340">
        <w:rPr>
          <w:spacing w:val="11"/>
        </w:rPr>
        <w:t xml:space="preserve"> </w:t>
      </w:r>
      <w:r w:rsidR="002B1B5E" w:rsidRPr="00BE3340">
        <w:t>LP+SF)</w:t>
      </w:r>
      <w:r w:rsidR="002B1B5E" w:rsidRPr="00BE3340">
        <w:rPr>
          <w:spacing w:val="11"/>
        </w:rPr>
        <w:t xml:space="preserve"> </w:t>
      </w:r>
      <w:r w:rsidR="002B1B5E" w:rsidRPr="00BE3340">
        <w:t>ratio</w:t>
      </w:r>
      <w:r w:rsidR="002B1B5E" w:rsidRPr="00BE3340">
        <w:rPr>
          <w:spacing w:val="12"/>
        </w:rPr>
        <w:t xml:space="preserve"> </w:t>
      </w:r>
      <w:r w:rsidR="002B1B5E" w:rsidRPr="00BE3340">
        <w:rPr>
          <w:spacing w:val="-6"/>
        </w:rPr>
        <w:t>of</w:t>
      </w:r>
      <w:ins w:id="754" w:author="Patrick Tang" w:date="2021-06-28T15:50:00Z">
        <w:r w:rsidR="00C8458C">
          <w:t xml:space="preserve"> </w:t>
        </w:r>
      </w:ins>
    </w:p>
    <w:p w14:paraId="232FC986" w14:textId="38D0037D" w:rsidR="00B40315" w:rsidRPr="00AF7ECF" w:rsidRDefault="002B1B5E">
      <w:pPr>
        <w:pStyle w:val="BodyText"/>
        <w:spacing w:before="5" w:line="256" w:lineRule="auto"/>
        <w:ind w:left="117" w:right="595" w:firstLine="338"/>
        <w:jc w:val="both"/>
        <w:pPrChange w:id="755" w:author="Patrick Tang" w:date="2021-06-28T15:50:00Z">
          <w:pPr>
            <w:pStyle w:val="BodyText"/>
            <w:spacing w:line="256" w:lineRule="auto"/>
            <w:ind w:left="117" w:right="595"/>
            <w:jc w:val="both"/>
          </w:pPr>
        </w:pPrChange>
      </w:pPr>
      <w:r w:rsidRPr="00A97774">
        <w:t>0.36.</w:t>
      </w:r>
      <w:r w:rsidRPr="00A97774">
        <w:rPr>
          <w:spacing w:val="4"/>
        </w:rPr>
        <w:t xml:space="preserve"> </w:t>
      </w:r>
      <w:r w:rsidRPr="00A97774">
        <w:t>All</w:t>
      </w:r>
      <w:r w:rsidRPr="00453F0F">
        <w:rPr>
          <w:spacing w:val="-10"/>
        </w:rPr>
        <w:t xml:space="preserve"> </w:t>
      </w:r>
      <w:del w:id="756" w:author="Patrick Tang" w:date="2021-06-28T15:50:00Z">
        <w:r w:rsidRPr="00453F0F" w:rsidDel="00C8458C">
          <w:delText>the</w:delText>
        </w:r>
      </w:del>
      <w:r w:rsidRPr="007F427F">
        <w:rPr>
          <w:spacing w:val="-9"/>
        </w:rPr>
        <w:t xml:space="preserve"> </w:t>
      </w:r>
      <w:r w:rsidRPr="002B568D">
        <w:t>fine</w:t>
      </w:r>
      <w:r w:rsidRPr="002B568D">
        <w:rPr>
          <w:spacing w:val="-9"/>
        </w:rPr>
        <w:t xml:space="preserve"> </w:t>
      </w:r>
      <w:r w:rsidRPr="00FA1A45">
        <w:t>aggregates</w:t>
      </w:r>
      <w:r w:rsidRPr="00AF7ECF">
        <w:rPr>
          <w:spacing w:val="-10"/>
        </w:rPr>
        <w:t xml:space="preserve"> </w:t>
      </w:r>
      <w:r w:rsidRPr="00BE3340">
        <w:t>were</w:t>
      </w:r>
      <w:r w:rsidRPr="00BE3340">
        <w:rPr>
          <w:spacing w:val="-9"/>
        </w:rPr>
        <w:t xml:space="preserve"> </w:t>
      </w:r>
      <w:r w:rsidRPr="00BE3340">
        <w:t>in</w:t>
      </w:r>
      <w:r w:rsidRPr="00BE3340">
        <w:rPr>
          <w:spacing w:val="-9"/>
        </w:rPr>
        <w:t xml:space="preserve"> </w:t>
      </w:r>
      <w:r w:rsidRPr="00BE3340">
        <w:t>saturated</w:t>
      </w:r>
      <w:r w:rsidRPr="00BE3340">
        <w:rPr>
          <w:spacing w:val="-10"/>
        </w:rPr>
        <w:t xml:space="preserve"> </w:t>
      </w:r>
      <w:r w:rsidRPr="00BE3340">
        <w:t>surface</w:t>
      </w:r>
      <w:r w:rsidRPr="00BE3340">
        <w:rPr>
          <w:spacing w:val="-9"/>
        </w:rPr>
        <w:t xml:space="preserve"> </w:t>
      </w:r>
      <w:r w:rsidRPr="00BE3340">
        <w:t>dried</w:t>
      </w:r>
      <w:r w:rsidRPr="00BE3340">
        <w:rPr>
          <w:spacing w:val="-9"/>
        </w:rPr>
        <w:t xml:space="preserve"> </w:t>
      </w:r>
      <w:r w:rsidRPr="00BE3340">
        <w:t>condition</w:t>
      </w:r>
      <w:r w:rsidRPr="00BE3340">
        <w:rPr>
          <w:spacing w:val="-9"/>
        </w:rPr>
        <w:t xml:space="preserve"> </w:t>
      </w:r>
      <w:r w:rsidRPr="00BE3340">
        <w:t>prior</w:t>
      </w:r>
      <w:r w:rsidRPr="00BE3340">
        <w:rPr>
          <w:spacing w:val="-10"/>
        </w:rPr>
        <w:t xml:space="preserve"> </w:t>
      </w:r>
      <w:r w:rsidRPr="00BE3340">
        <w:t>to</w:t>
      </w:r>
      <w:r w:rsidRPr="00BE3340">
        <w:rPr>
          <w:spacing w:val="-9"/>
        </w:rPr>
        <w:t xml:space="preserve"> </w:t>
      </w:r>
      <w:del w:id="757" w:author="Patrick Tang" w:date="2021-06-28T15:51:00Z">
        <w:r w:rsidRPr="00BE3340" w:rsidDel="00C8458C">
          <w:delText>concrete</w:delText>
        </w:r>
        <w:r w:rsidRPr="00BE3340" w:rsidDel="00C8458C">
          <w:rPr>
            <w:spacing w:val="-9"/>
          </w:rPr>
          <w:delText xml:space="preserve"> </w:delText>
        </w:r>
      </w:del>
      <w:r w:rsidRPr="00BE3340">
        <w:t>mixing.</w:t>
      </w:r>
      <w:r w:rsidRPr="00BE3340">
        <w:rPr>
          <w:spacing w:val="4"/>
        </w:rPr>
        <w:t xml:space="preserve"> </w:t>
      </w:r>
      <w:ins w:id="758" w:author="Patrick Tang" w:date="2021-06-28T16:07:00Z">
        <w:r w:rsidR="00DB4E83" w:rsidRPr="00DB4E83">
          <w:rPr>
            <w:spacing w:val="4"/>
          </w:rPr>
          <w:t xml:space="preserve">The abbreviations for labelling specimens were adopted in such a way that the letters </w:t>
        </w:r>
      </w:ins>
      <w:ins w:id="759" w:author="Patrick Tang" w:date="2021-06-28T16:08:00Z">
        <w:r w:rsidR="00DB4E83">
          <w:rPr>
            <w:spacing w:val="4"/>
          </w:rPr>
          <w:t>FA</w:t>
        </w:r>
      </w:ins>
      <w:ins w:id="760" w:author="Patrick Tang" w:date="2021-06-28T16:07:00Z">
        <w:r w:rsidR="00DB4E83" w:rsidRPr="00DB4E83">
          <w:rPr>
            <w:spacing w:val="4"/>
          </w:rPr>
          <w:t xml:space="preserve">, </w:t>
        </w:r>
      </w:ins>
      <w:ins w:id="761" w:author="Patrick Tang" w:date="2021-06-28T16:08:00Z">
        <w:r w:rsidR="00DB4E83">
          <w:rPr>
            <w:spacing w:val="4"/>
          </w:rPr>
          <w:t xml:space="preserve">SF </w:t>
        </w:r>
      </w:ins>
      <w:ins w:id="762" w:author="Patrick Tang" w:date="2021-06-28T16:07:00Z">
        <w:r w:rsidR="00DB4E83" w:rsidRPr="00DB4E83">
          <w:rPr>
            <w:spacing w:val="4"/>
          </w:rPr>
          <w:t xml:space="preserve">and </w:t>
        </w:r>
      </w:ins>
      <w:ins w:id="763" w:author="Patrick Tang" w:date="2021-06-28T16:08:00Z">
        <w:r w:rsidR="00DB4E83">
          <w:rPr>
            <w:spacing w:val="4"/>
          </w:rPr>
          <w:t>LP</w:t>
        </w:r>
      </w:ins>
      <w:ins w:id="764" w:author="Patrick Tang" w:date="2021-06-28T16:07:00Z">
        <w:r w:rsidR="00DB4E83" w:rsidRPr="00DB4E83">
          <w:rPr>
            <w:spacing w:val="4"/>
          </w:rPr>
          <w:t xml:space="preserve"> stand for samples with</w:t>
        </w:r>
      </w:ins>
      <w:ins w:id="765" w:author="Patrick Tang" w:date="2021-06-28T16:08:00Z">
        <w:r w:rsidR="00DB4E83">
          <w:rPr>
            <w:spacing w:val="4"/>
          </w:rPr>
          <w:t xml:space="preserve"> fly ash, silica fume and limestone</w:t>
        </w:r>
      </w:ins>
      <w:ins w:id="766" w:author="Patrick Tang" w:date="2021-06-28T16:10:00Z">
        <w:r w:rsidR="00DB4E83">
          <w:rPr>
            <w:spacing w:val="4"/>
          </w:rPr>
          <w:t xml:space="preserve"> as binder materials</w:t>
        </w:r>
      </w:ins>
      <w:ins w:id="767" w:author="Patrick Tang" w:date="2021-06-28T16:07:00Z">
        <w:r w:rsidR="00DB4E83" w:rsidRPr="00DB4E83">
          <w:rPr>
            <w:spacing w:val="4"/>
          </w:rPr>
          <w:t xml:space="preserve">, respectively. The number </w:t>
        </w:r>
      </w:ins>
      <w:ins w:id="768" w:author="Patrick Tang" w:date="2021-06-28T16:09:00Z">
        <w:r w:rsidR="00DB4E83">
          <w:rPr>
            <w:spacing w:val="4"/>
          </w:rPr>
          <w:t>after</w:t>
        </w:r>
      </w:ins>
      <w:ins w:id="769" w:author="Patrick Tang" w:date="2021-06-28T16:07:00Z">
        <w:r w:rsidR="00DB4E83" w:rsidRPr="00DB4E83">
          <w:rPr>
            <w:spacing w:val="4"/>
          </w:rPr>
          <w:t xml:space="preserve"> the letters shows the percentage of materials </w:t>
        </w:r>
        <w:r w:rsidR="00DB4E83">
          <w:rPr>
            <w:spacing w:val="4"/>
          </w:rPr>
          <w:t xml:space="preserve">into the </w:t>
        </w:r>
      </w:ins>
      <w:ins w:id="770" w:author="Patrick Tang" w:date="2021-06-28T16:10:00Z">
        <w:r w:rsidR="00DB4E83">
          <w:rPr>
            <w:spacing w:val="4"/>
          </w:rPr>
          <w:t>binder system</w:t>
        </w:r>
      </w:ins>
      <w:ins w:id="771" w:author="Patrick Tang" w:date="2021-06-28T16:07:00Z">
        <w:r w:rsidR="00DB4E83">
          <w:rPr>
            <w:spacing w:val="4"/>
          </w:rPr>
          <w:t xml:space="preserve">. </w:t>
        </w:r>
      </w:ins>
      <w:del w:id="772" w:author="Patrick Tang" w:date="2021-06-28T16:09:00Z">
        <w:r w:rsidRPr="00A97774" w:rsidDel="00DB4E83">
          <w:delText>Among</w:delText>
        </w:r>
        <w:r w:rsidRPr="00A97774" w:rsidDel="00DB4E83">
          <w:rPr>
            <w:spacing w:val="-10"/>
          </w:rPr>
          <w:delText xml:space="preserve"> </w:delText>
        </w:r>
        <w:r w:rsidRPr="00A97774" w:rsidDel="00DB4E83">
          <w:rPr>
            <w:spacing w:val="-3"/>
          </w:rPr>
          <w:delText xml:space="preserve">nine </w:delText>
        </w:r>
        <w:r w:rsidRPr="00A97774" w:rsidDel="00DB4E83">
          <w:delText>ECC</w:delText>
        </w:r>
        <w:r w:rsidRPr="00453F0F" w:rsidDel="00DB4E83">
          <w:rPr>
            <w:spacing w:val="-7"/>
          </w:rPr>
          <w:delText xml:space="preserve"> </w:delText>
        </w:r>
        <w:r w:rsidRPr="00453F0F" w:rsidDel="00DB4E83">
          <w:delText>mixes,</w:delText>
        </w:r>
        <w:r w:rsidRPr="007F427F" w:rsidDel="00DB4E83">
          <w:rPr>
            <w:spacing w:val="-6"/>
          </w:rPr>
          <w:delText xml:space="preserve"> </w:delText>
        </w:r>
        <w:r w:rsidRPr="002B568D" w:rsidDel="00DB4E83">
          <w:delText>a</w:delText>
        </w:r>
        <w:r w:rsidRPr="002B568D" w:rsidDel="00DB4E83">
          <w:rPr>
            <w:spacing w:val="-6"/>
          </w:rPr>
          <w:delText xml:space="preserve"> </w:delText>
        </w:r>
        <w:r w:rsidRPr="00FA1A45" w:rsidDel="00DB4E83">
          <w:delText>mixture</w:delText>
        </w:r>
      </w:del>
      <w:del w:id="773" w:author="Patrick Tang" w:date="2021-06-28T16:07:00Z">
        <w:r w:rsidRPr="00AF7ECF" w:rsidDel="00DB4E83">
          <w:rPr>
            <w:spacing w:val="-6"/>
          </w:rPr>
          <w:delText xml:space="preserve"> </w:delText>
        </w:r>
      </w:del>
      <w:del w:id="774" w:author="Patrick Tang" w:date="2021-06-28T16:09:00Z">
        <w:r w:rsidRPr="00BE3340" w:rsidDel="00DB4E83">
          <w:delText>was</w:delText>
        </w:r>
        <w:r w:rsidRPr="00BE3340" w:rsidDel="00DB4E83">
          <w:rPr>
            <w:spacing w:val="-7"/>
          </w:rPr>
          <w:delText xml:space="preserve"> </w:delText>
        </w:r>
        <w:r w:rsidRPr="00BE3340" w:rsidDel="00DB4E83">
          <w:delText>prepared</w:delText>
        </w:r>
        <w:r w:rsidRPr="00BE3340" w:rsidDel="00DB4E83">
          <w:rPr>
            <w:spacing w:val="-6"/>
          </w:rPr>
          <w:delText xml:space="preserve"> </w:delText>
        </w:r>
        <w:r w:rsidRPr="00BE3340" w:rsidDel="00DB4E83">
          <w:delText>with</w:delText>
        </w:r>
        <w:r w:rsidRPr="00BE3340" w:rsidDel="00DB4E83">
          <w:rPr>
            <w:spacing w:val="-7"/>
          </w:rPr>
          <w:delText xml:space="preserve"> </w:delText>
        </w:r>
        <w:r w:rsidRPr="00BE3340" w:rsidDel="00DB4E83">
          <w:delText>GPC</w:delText>
        </w:r>
        <w:r w:rsidRPr="00BE3340" w:rsidDel="00DB4E83">
          <w:rPr>
            <w:spacing w:val="-6"/>
          </w:rPr>
          <w:delText xml:space="preserve"> </w:delText>
        </w:r>
        <w:r w:rsidRPr="00BE3340" w:rsidDel="00DB4E83">
          <w:delText>and</w:delText>
        </w:r>
        <w:r w:rsidRPr="00BE3340" w:rsidDel="00DB4E83">
          <w:rPr>
            <w:spacing w:val="-6"/>
          </w:rPr>
          <w:delText xml:space="preserve"> </w:delText>
        </w:r>
        <w:r w:rsidRPr="00BE3340" w:rsidDel="00DB4E83">
          <w:rPr>
            <w:spacing w:val="-9"/>
          </w:rPr>
          <w:delText>FA</w:delText>
        </w:r>
        <w:r w:rsidRPr="00BE3340" w:rsidDel="00DB4E83">
          <w:rPr>
            <w:spacing w:val="-7"/>
          </w:rPr>
          <w:delText xml:space="preserve"> </w:delText>
        </w:r>
        <w:r w:rsidRPr="00BE3340" w:rsidDel="00DB4E83">
          <w:delText>while</w:delText>
        </w:r>
        <w:r w:rsidRPr="00BE3340" w:rsidDel="00DB4E83">
          <w:rPr>
            <w:spacing w:val="-6"/>
          </w:rPr>
          <w:delText xml:space="preserve"> </w:delText>
        </w:r>
        <w:r w:rsidRPr="00BE3340" w:rsidDel="00DB4E83">
          <w:delText>other</w:delText>
        </w:r>
        <w:r w:rsidRPr="00BE3340" w:rsidDel="00DB4E83">
          <w:rPr>
            <w:spacing w:val="-6"/>
          </w:rPr>
          <w:delText xml:space="preserve"> </w:delText>
        </w:r>
        <w:r w:rsidRPr="00BE3340" w:rsidDel="00DB4E83">
          <w:delText>mixtures</w:delText>
        </w:r>
        <w:r w:rsidRPr="00BE3340" w:rsidDel="00DB4E83">
          <w:rPr>
            <w:spacing w:val="-6"/>
          </w:rPr>
          <w:delText xml:space="preserve"> </w:delText>
        </w:r>
        <w:r w:rsidRPr="00BE3340" w:rsidDel="00DB4E83">
          <w:delText>were</w:delText>
        </w:r>
        <w:r w:rsidRPr="00BE3340" w:rsidDel="00DB4E83">
          <w:rPr>
            <w:spacing w:val="-7"/>
          </w:rPr>
          <w:delText xml:space="preserve"> </w:delText>
        </w:r>
      </w:del>
      <w:del w:id="775" w:author="Patrick Tang" w:date="2021-06-28T15:52:00Z">
        <w:r w:rsidRPr="00BE3340" w:rsidDel="00145DEA">
          <w:delText>obtained</w:delText>
        </w:r>
        <w:r w:rsidRPr="00BE3340" w:rsidDel="00145DEA">
          <w:rPr>
            <w:spacing w:val="-7"/>
          </w:rPr>
          <w:delText xml:space="preserve"> </w:delText>
        </w:r>
      </w:del>
      <w:del w:id="776" w:author="Patrick Tang" w:date="2021-06-28T16:09:00Z">
        <w:r w:rsidRPr="00BE3340" w:rsidDel="00DB4E83">
          <w:delText>by</w:delText>
        </w:r>
        <w:r w:rsidRPr="00BE3340" w:rsidDel="00DB4E83">
          <w:rPr>
            <w:spacing w:val="-6"/>
          </w:rPr>
          <w:delText xml:space="preserve"> </w:delText>
        </w:r>
        <w:r w:rsidRPr="00BE3340" w:rsidDel="00DB4E83">
          <w:delText>replacing</w:delText>
        </w:r>
        <w:r w:rsidRPr="00BE3340" w:rsidDel="00DB4E83">
          <w:rPr>
            <w:spacing w:val="-6"/>
          </w:rPr>
          <w:delText xml:space="preserve"> </w:delText>
        </w:r>
        <w:r w:rsidRPr="00BE3340" w:rsidDel="00DB4E83">
          <w:rPr>
            <w:spacing w:val="-4"/>
          </w:rPr>
          <w:delText xml:space="preserve">part </w:delText>
        </w:r>
        <w:r w:rsidRPr="00BE3340" w:rsidDel="00DB4E83">
          <w:delText xml:space="preserve">of the </w:delText>
        </w:r>
        <w:r w:rsidRPr="00BE3340" w:rsidDel="00DB4E83">
          <w:rPr>
            <w:spacing w:val="-9"/>
          </w:rPr>
          <w:delText xml:space="preserve">FA </w:delText>
        </w:r>
        <w:r w:rsidRPr="00BE3340" w:rsidDel="00DB4E83">
          <w:delText xml:space="preserve">by SF or </w:delText>
        </w:r>
        <w:r w:rsidRPr="00BE3340" w:rsidDel="00DB4E83">
          <w:rPr>
            <w:spacing w:val="-9"/>
          </w:rPr>
          <w:delText xml:space="preserve">LP. </w:delText>
        </w:r>
      </w:del>
      <w:r w:rsidRPr="00BE3340">
        <w:t xml:space="preserve">For example, </w:t>
      </w:r>
      <w:ins w:id="777" w:author="Patrick Tang" w:date="2021-06-28T15:54:00Z">
        <w:r w:rsidR="00145DEA">
          <w:t xml:space="preserve">the </w:t>
        </w:r>
      </w:ins>
      <w:del w:id="778" w:author="Patrick Tang" w:date="2021-06-28T15:53:00Z">
        <w:r w:rsidRPr="00A97774" w:rsidDel="00145DEA">
          <w:delText xml:space="preserve">ECC mixture represented by </w:delText>
        </w:r>
      </w:del>
      <w:r w:rsidRPr="00A97774">
        <w:rPr>
          <w:spacing w:val="-5"/>
        </w:rPr>
        <w:t xml:space="preserve">FA70 </w:t>
      </w:r>
      <w:ins w:id="779" w:author="Patrick Tang" w:date="2021-06-28T15:54:00Z">
        <w:r w:rsidR="00145DEA">
          <w:rPr>
            <w:spacing w:val="-5"/>
          </w:rPr>
          <w:t>mixture is related to a</w:t>
        </w:r>
      </w:ins>
      <w:ins w:id="780" w:author="Patrick Tang" w:date="2021-06-28T15:55:00Z">
        <w:r w:rsidR="00145DEA">
          <w:rPr>
            <w:spacing w:val="-5"/>
          </w:rPr>
          <w:t>n</w:t>
        </w:r>
      </w:ins>
      <w:ins w:id="781" w:author="Patrick Tang" w:date="2021-06-28T15:54:00Z">
        <w:r w:rsidR="00145DEA">
          <w:rPr>
            <w:spacing w:val="-5"/>
          </w:rPr>
          <w:t xml:space="preserve"> ECC sample </w:t>
        </w:r>
      </w:ins>
      <w:ins w:id="782" w:author="Patrick Tang" w:date="2021-06-28T15:57:00Z">
        <w:r w:rsidR="00145DEA">
          <w:rPr>
            <w:spacing w:val="-5"/>
          </w:rPr>
          <w:t xml:space="preserve">with binder </w:t>
        </w:r>
      </w:ins>
      <w:ins w:id="783" w:author="Patrick Tang" w:date="2021-06-28T15:54:00Z">
        <w:r w:rsidR="00145DEA">
          <w:rPr>
            <w:spacing w:val="-5"/>
          </w:rPr>
          <w:t xml:space="preserve">containing </w:t>
        </w:r>
      </w:ins>
      <w:del w:id="784" w:author="Patrick Tang" w:date="2021-06-28T15:54:00Z">
        <w:r w:rsidRPr="00A97774" w:rsidDel="00145DEA">
          <w:delText xml:space="preserve">stated that </w:delText>
        </w:r>
      </w:del>
      <w:r w:rsidRPr="00A97774">
        <w:t xml:space="preserve">70% </w:t>
      </w:r>
      <w:del w:id="785" w:author="Patrick Tang" w:date="2021-06-28T15:54:00Z">
        <w:r w:rsidRPr="00A97774" w:rsidDel="00145DEA">
          <w:delText>of the</w:delText>
        </w:r>
        <w:r w:rsidRPr="00453F0F" w:rsidDel="00145DEA">
          <w:rPr>
            <w:spacing w:val="-29"/>
          </w:rPr>
          <w:delText xml:space="preserve"> </w:delText>
        </w:r>
        <w:r w:rsidRPr="00453F0F" w:rsidDel="00145DEA">
          <w:delText xml:space="preserve">cementitious materials weight was </w:delText>
        </w:r>
      </w:del>
      <w:r w:rsidRPr="007F427F">
        <w:rPr>
          <w:spacing w:val="-6"/>
        </w:rPr>
        <w:t>FA</w:t>
      </w:r>
      <w:ins w:id="786" w:author="Patrick Tang" w:date="2021-06-28T15:54:00Z">
        <w:r w:rsidR="00145DEA">
          <w:rPr>
            <w:spacing w:val="-6"/>
          </w:rPr>
          <w:t xml:space="preserve"> by weight</w:t>
        </w:r>
      </w:ins>
      <w:r w:rsidRPr="00A97774">
        <w:rPr>
          <w:spacing w:val="-6"/>
        </w:rPr>
        <w:t xml:space="preserve">, </w:t>
      </w:r>
      <w:del w:id="787" w:author="Patrick Tang" w:date="2021-06-28T15:59:00Z">
        <w:r w:rsidRPr="00A97774" w:rsidDel="00145DEA">
          <w:delText xml:space="preserve">and </w:delText>
        </w:r>
      </w:del>
      <w:ins w:id="788" w:author="Patrick Tang" w:date="2021-06-28T15:59:00Z">
        <w:r w:rsidR="00145DEA">
          <w:t>wh</w:t>
        </w:r>
      </w:ins>
      <w:ins w:id="789" w:author="Patrick Tang" w:date="2021-06-28T16:00:00Z">
        <w:r w:rsidR="00145DEA">
          <w:t>ereas</w:t>
        </w:r>
      </w:ins>
      <w:ins w:id="790" w:author="Patrick Tang" w:date="2021-06-28T15:59:00Z">
        <w:r w:rsidR="00145DEA" w:rsidRPr="00A97774">
          <w:t xml:space="preserve"> </w:t>
        </w:r>
      </w:ins>
      <w:del w:id="791" w:author="Patrick Tang" w:date="2021-06-28T16:02:00Z">
        <w:r w:rsidRPr="00A97774" w:rsidDel="00DB4E83">
          <w:delText xml:space="preserve">by </w:delText>
        </w:r>
      </w:del>
      <w:r w:rsidRPr="00A97774">
        <w:t xml:space="preserve">FA60-SF10 </w:t>
      </w:r>
      <w:del w:id="792" w:author="Patrick Tang" w:date="2021-06-28T16:11:00Z">
        <w:r w:rsidRPr="00A97774" w:rsidDel="00DB4E83">
          <w:delText>indicated t</w:delText>
        </w:r>
      </w:del>
      <w:ins w:id="793" w:author="Patrick Tang" w:date="2021-06-28T16:11:00Z">
        <w:r w:rsidR="00DB4E83">
          <w:t xml:space="preserve">was </w:t>
        </w:r>
      </w:ins>
      <w:del w:id="794" w:author="Patrick Tang" w:date="2021-06-28T16:11:00Z">
        <w:r w:rsidRPr="00A97774" w:rsidDel="00DB4E83">
          <w:delText xml:space="preserve">hat </w:delText>
        </w:r>
      </w:del>
      <w:del w:id="795" w:author="Patrick Tang" w:date="2021-06-28T16:03:00Z">
        <w:r w:rsidRPr="00A97774" w:rsidDel="00DB4E83">
          <w:delText>10% of</w:delText>
        </w:r>
      </w:del>
      <w:ins w:id="796" w:author="Patrick Tang" w:date="2021-06-28T16:03:00Z">
        <w:r w:rsidR="00DB4E83">
          <w:t xml:space="preserve">the mixture </w:t>
        </w:r>
      </w:ins>
      <w:ins w:id="797" w:author="Patrick Tang" w:date="2021-06-28T16:11:00Z">
        <w:r w:rsidR="00DB4E83">
          <w:t>with</w:t>
        </w:r>
      </w:ins>
      <w:ins w:id="798" w:author="Patrick Tang" w:date="2021-06-28T16:03:00Z">
        <w:r w:rsidR="00DB4E83">
          <w:t xml:space="preserve"> 60%</w:t>
        </w:r>
      </w:ins>
      <w:del w:id="799" w:author="Patrick Tang" w:date="2021-06-28T16:03:00Z">
        <w:r w:rsidRPr="00A97774" w:rsidDel="00DB4E83">
          <w:delText xml:space="preserve"> the</w:delText>
        </w:r>
      </w:del>
      <w:r w:rsidRPr="00A97774">
        <w:t xml:space="preserve"> </w:t>
      </w:r>
      <w:r w:rsidRPr="00A97774">
        <w:rPr>
          <w:spacing w:val="-9"/>
        </w:rPr>
        <w:t xml:space="preserve">FA </w:t>
      </w:r>
      <w:del w:id="800" w:author="Patrick Tang" w:date="2021-06-28T16:03:00Z">
        <w:r w:rsidRPr="00A97774" w:rsidDel="00DB4E83">
          <w:delText>was replaced by</w:delText>
        </w:r>
      </w:del>
      <w:ins w:id="801" w:author="Patrick Tang" w:date="2021-06-28T16:03:00Z">
        <w:r w:rsidR="00DB4E83">
          <w:t>and 10%</w:t>
        </w:r>
      </w:ins>
      <w:r w:rsidRPr="00A97774">
        <w:t xml:space="preserve"> </w:t>
      </w:r>
      <w:r w:rsidRPr="00A97774">
        <w:rPr>
          <w:spacing w:val="-6"/>
        </w:rPr>
        <w:t xml:space="preserve">SF. </w:t>
      </w:r>
      <w:ins w:id="802" w:author="Patrick Tang" w:date="2021-06-28T16:18:00Z">
        <w:r w:rsidR="00E22719">
          <w:rPr>
            <w:spacing w:val="2"/>
          </w:rPr>
          <w:t xml:space="preserve">A total of nine ECC mixtures were prepared and </w:t>
        </w:r>
        <w:r w:rsidR="00E22719">
          <w:t>t</w:t>
        </w:r>
      </w:ins>
      <w:del w:id="803" w:author="Patrick Tang" w:date="2021-06-28T16:18:00Z">
        <w:r w:rsidRPr="00A97774" w:rsidDel="00E22719">
          <w:delText>T</w:delText>
        </w:r>
      </w:del>
      <w:r w:rsidRPr="00A97774">
        <w:t>he details of mix proportion</w:t>
      </w:r>
      <w:del w:id="804" w:author="Patrick Tang" w:date="2021-06-28T16:19:00Z">
        <w:r w:rsidRPr="00A97774" w:rsidDel="00E22719">
          <w:delText xml:space="preserve"> for all</w:delText>
        </w:r>
      </w:del>
      <w:del w:id="805" w:author="Patrick Tang" w:date="2021-06-28T16:11:00Z">
        <w:r w:rsidRPr="00A97774" w:rsidDel="00DB4E83">
          <w:delText xml:space="preserve"> ni</w:delText>
        </w:r>
        <w:r w:rsidRPr="00453F0F" w:rsidDel="00DB4E83">
          <w:delText>ne</w:delText>
        </w:r>
      </w:del>
      <w:del w:id="806" w:author="Patrick Tang" w:date="2021-06-28T16:19:00Z">
        <w:r w:rsidRPr="00453F0F" w:rsidDel="00E22719">
          <w:delText xml:space="preserve"> mixtures</w:delText>
        </w:r>
      </w:del>
      <w:r w:rsidRPr="007F427F">
        <w:t xml:space="preserve"> are shown in </w:t>
      </w:r>
      <w:r w:rsidRPr="002B568D">
        <w:rPr>
          <w:spacing w:val="-4"/>
        </w:rPr>
        <w:t>Table</w:t>
      </w:r>
      <w:r w:rsidRPr="002B568D">
        <w:rPr>
          <w:spacing w:val="-17"/>
        </w:rPr>
        <w:t xml:space="preserve"> </w:t>
      </w:r>
      <w:r w:rsidRPr="00FA1A45">
        <w:t>3.</w:t>
      </w:r>
    </w:p>
    <w:p w14:paraId="7B52EC79" w14:textId="77777777" w:rsidR="00B40315" w:rsidRPr="00BE3340" w:rsidRDefault="00B40315">
      <w:pPr>
        <w:pStyle w:val="BodyText"/>
        <w:rPr>
          <w:sz w:val="27"/>
        </w:rPr>
      </w:pPr>
    </w:p>
    <w:p w14:paraId="3746D325" w14:textId="7B08EE24" w:rsidR="00B40315" w:rsidRPr="00A97774" w:rsidRDefault="002B1B5E">
      <w:pPr>
        <w:pStyle w:val="Heading2"/>
        <w:numPr>
          <w:ilvl w:val="1"/>
          <w:numId w:val="5"/>
        </w:numPr>
        <w:tabs>
          <w:tab w:val="left" w:pos="655"/>
          <w:tab w:val="left" w:pos="656"/>
        </w:tabs>
        <w:ind w:hanging="539"/>
      </w:pPr>
      <w:del w:id="807" w:author="Patrick Tang" w:date="2021-06-28T16:20:00Z">
        <w:r w:rsidRPr="00BE3340" w:rsidDel="00E22719">
          <w:delText>Experiment</w:delText>
        </w:r>
      </w:del>
      <w:ins w:id="808" w:author="Patrick Tang" w:date="2021-06-28T16:20:00Z">
        <w:r w:rsidR="00E22719">
          <w:t>Sample preparation and crack measurement</w:t>
        </w:r>
      </w:ins>
    </w:p>
    <w:p w14:paraId="331F0F94" w14:textId="70D4C5C1" w:rsidR="00B40315" w:rsidRPr="00A97774" w:rsidRDefault="002B1B5E">
      <w:pPr>
        <w:pStyle w:val="BodyText"/>
        <w:spacing w:before="150" w:line="270" w:lineRule="exact"/>
        <w:ind w:left="117" w:right="595"/>
        <w:jc w:val="both"/>
      </w:pPr>
      <w:del w:id="809" w:author="Patrick Tang" w:date="2021-06-28T16:44:00Z">
        <w:r w:rsidRPr="00A97774" w:rsidDel="002A2BAD">
          <w:rPr>
            <w:spacing w:val="-9"/>
          </w:rPr>
          <w:lastRenderedPageBreak/>
          <w:delText xml:space="preserve">To </w:delText>
        </w:r>
        <w:r w:rsidRPr="00A97774" w:rsidDel="002A2BAD">
          <w:delText>prepare</w:delText>
        </w:r>
        <w:r w:rsidRPr="00A97774" w:rsidDel="002A2BAD">
          <w:rPr>
            <w:spacing w:val="-8"/>
          </w:rPr>
          <w:delText xml:space="preserve"> </w:delText>
        </w:r>
      </w:del>
      <w:del w:id="810" w:author="Patrick Tang" w:date="2021-06-28T16:38:00Z">
        <w:r w:rsidRPr="00A97774" w:rsidDel="002A2BAD">
          <w:delText>cement</w:delText>
        </w:r>
        <w:r w:rsidRPr="00453F0F" w:rsidDel="002A2BAD">
          <w:rPr>
            <w:spacing w:val="-8"/>
          </w:rPr>
          <w:delText xml:space="preserve"> </w:delText>
        </w:r>
        <w:r w:rsidRPr="00453F0F" w:rsidDel="002A2BAD">
          <w:delText>pastes</w:delText>
        </w:r>
      </w:del>
      <w:ins w:id="811" w:author="Patrick Tang" w:date="2021-06-28T16:44:00Z">
        <w:r w:rsidR="002A2BAD">
          <w:rPr>
            <w:spacing w:val="-9"/>
          </w:rPr>
          <w:t>During the mixing process</w:t>
        </w:r>
      </w:ins>
      <w:r w:rsidRPr="00A97774">
        <w:t>,</w:t>
      </w:r>
      <w:r w:rsidRPr="00A97774">
        <w:rPr>
          <w:spacing w:val="-8"/>
        </w:rPr>
        <w:t xml:space="preserve"> </w:t>
      </w:r>
      <w:ins w:id="812" w:author="Patrick Tang" w:date="2021-06-28T16:52:00Z">
        <w:r w:rsidR="00C00DC5">
          <w:rPr>
            <w:spacing w:val="-8"/>
          </w:rPr>
          <w:t xml:space="preserve">the </w:t>
        </w:r>
      </w:ins>
      <w:r w:rsidRPr="00A97774">
        <w:t>solid</w:t>
      </w:r>
      <w:r w:rsidRPr="00A97774">
        <w:rPr>
          <w:spacing w:val="-8"/>
        </w:rPr>
        <w:t xml:space="preserve"> </w:t>
      </w:r>
      <w:r w:rsidRPr="00A97774">
        <w:t>ingredients</w:t>
      </w:r>
      <w:r w:rsidRPr="00A97774">
        <w:rPr>
          <w:spacing w:val="-8"/>
        </w:rPr>
        <w:t xml:space="preserve"> </w:t>
      </w:r>
      <w:r w:rsidRPr="00453F0F">
        <w:t>including</w:t>
      </w:r>
      <w:r w:rsidRPr="00453F0F">
        <w:rPr>
          <w:spacing w:val="-8"/>
        </w:rPr>
        <w:t xml:space="preserve"> </w:t>
      </w:r>
      <w:r w:rsidRPr="007F427F">
        <w:t>cement,</w:t>
      </w:r>
      <w:r w:rsidRPr="002B568D">
        <w:rPr>
          <w:spacing w:val="-9"/>
        </w:rPr>
        <w:t xml:space="preserve"> </w:t>
      </w:r>
      <w:r w:rsidRPr="00FA1A45">
        <w:t>mineral</w:t>
      </w:r>
      <w:r w:rsidRPr="00AF7ECF">
        <w:rPr>
          <w:spacing w:val="-8"/>
        </w:rPr>
        <w:t xml:space="preserve"> </w:t>
      </w:r>
      <w:r w:rsidRPr="00BE3340">
        <w:t>admixtures</w:t>
      </w:r>
      <w:r w:rsidRPr="00BE3340">
        <w:rPr>
          <w:spacing w:val="-8"/>
        </w:rPr>
        <w:t xml:space="preserve"> </w:t>
      </w:r>
      <w:r w:rsidRPr="00BE3340">
        <w:t>and</w:t>
      </w:r>
      <w:r w:rsidRPr="00BE3340">
        <w:rPr>
          <w:spacing w:val="-8"/>
        </w:rPr>
        <w:t xml:space="preserve"> </w:t>
      </w:r>
      <w:r w:rsidRPr="00BE3340">
        <w:t>sand</w:t>
      </w:r>
      <w:r w:rsidRPr="00BE3340">
        <w:rPr>
          <w:spacing w:val="-8"/>
        </w:rPr>
        <w:t xml:space="preserve"> </w:t>
      </w:r>
      <w:r w:rsidRPr="00BE3340">
        <w:t>were</w:t>
      </w:r>
      <w:ins w:id="813" w:author="Patrick Tang" w:date="2021-06-28T16:51:00Z">
        <w:r w:rsidR="00C00DC5">
          <w:t xml:space="preserve"> </w:t>
        </w:r>
      </w:ins>
      <w:ins w:id="814" w:author="Patrick Tang" w:date="2021-06-28T16:58:00Z">
        <w:r w:rsidR="00C00DC5">
          <w:t xml:space="preserve">initially </w:t>
        </w:r>
      </w:ins>
      <w:ins w:id="815" w:author="Patrick Tang" w:date="2021-06-28T16:51:00Z">
        <w:r w:rsidR="00C00DC5">
          <w:t>placed in</w:t>
        </w:r>
      </w:ins>
      <w:ins w:id="816" w:author="Patrick Tang" w:date="2021-06-28T16:52:00Z">
        <w:r w:rsidR="00C00DC5">
          <w:t>to</w:t>
        </w:r>
      </w:ins>
      <w:ins w:id="817" w:author="Patrick Tang" w:date="2021-06-28T16:51:00Z">
        <w:r w:rsidR="00C00DC5" w:rsidRPr="00FF7B01">
          <w:t xml:space="preserve"> a planetary-type mixer of 50 L capacity</w:t>
        </w:r>
      </w:ins>
      <w:r w:rsidRPr="00A97774">
        <w:rPr>
          <w:spacing w:val="-8"/>
        </w:rPr>
        <w:t xml:space="preserve"> </w:t>
      </w:r>
      <w:ins w:id="818" w:author="Patrick Tang" w:date="2021-06-28T16:52:00Z">
        <w:r w:rsidR="00C00DC5">
          <w:rPr>
            <w:spacing w:val="-8"/>
          </w:rPr>
          <w:t xml:space="preserve">and </w:t>
        </w:r>
      </w:ins>
      <w:ins w:id="819" w:author="Patrick Tang" w:date="2021-06-28T16:58:00Z">
        <w:r w:rsidR="00C00DC5">
          <w:rPr>
            <w:spacing w:val="-8"/>
          </w:rPr>
          <w:t xml:space="preserve">dry </w:t>
        </w:r>
      </w:ins>
      <w:del w:id="820" w:author="Patrick Tang" w:date="2021-06-28T16:52:00Z">
        <w:r w:rsidRPr="00A97774" w:rsidDel="00C00DC5">
          <w:delText>first</w:delText>
        </w:r>
        <w:r w:rsidRPr="00A97774" w:rsidDel="00C00DC5">
          <w:rPr>
            <w:spacing w:val="-8"/>
          </w:rPr>
          <w:delText xml:space="preserve"> </w:delText>
        </w:r>
      </w:del>
      <w:r w:rsidRPr="00A97774">
        <w:t xml:space="preserve">mixed for 30 seconds. </w:t>
      </w:r>
      <w:ins w:id="821" w:author="Patrick Tang" w:date="2021-06-28T16:45:00Z">
        <w:r w:rsidR="002A2BAD">
          <w:t xml:space="preserve">Then, </w:t>
        </w:r>
      </w:ins>
      <w:ins w:id="822" w:author="Patrick Tang" w:date="2021-06-28T16:46:00Z">
        <w:r w:rsidR="002A2BAD">
          <w:t xml:space="preserve">the </w:t>
        </w:r>
      </w:ins>
      <w:ins w:id="823" w:author="Patrick Tang" w:date="2021-06-28T16:45:00Z">
        <w:r w:rsidR="002A2BAD">
          <w:rPr>
            <w:spacing w:val="-4"/>
          </w:rPr>
          <w:t>w</w:t>
        </w:r>
      </w:ins>
      <w:del w:id="824" w:author="Patrick Tang" w:date="2021-06-28T16:45:00Z">
        <w:r w:rsidRPr="00A97774" w:rsidDel="002A2BAD">
          <w:rPr>
            <w:spacing w:val="-4"/>
          </w:rPr>
          <w:delText>W</w:delText>
        </w:r>
      </w:del>
      <w:r w:rsidRPr="00A97774">
        <w:rPr>
          <w:spacing w:val="-4"/>
        </w:rPr>
        <w:t xml:space="preserve">ater </w:t>
      </w:r>
      <w:del w:id="825" w:author="Patrick Tang" w:date="2021-06-28T16:45:00Z">
        <w:r w:rsidRPr="00A97774" w:rsidDel="002A2BAD">
          <w:delText xml:space="preserve">pre-mixed </w:delText>
        </w:r>
      </w:del>
      <w:r w:rsidRPr="00A97774">
        <w:t xml:space="preserve">with </w:t>
      </w:r>
      <w:r w:rsidRPr="00453F0F">
        <w:rPr>
          <w:spacing w:val="-3"/>
        </w:rPr>
        <w:t xml:space="preserve">HRWR </w:t>
      </w:r>
      <w:r w:rsidRPr="00453F0F">
        <w:t xml:space="preserve">was </w:t>
      </w:r>
      <w:del w:id="826" w:author="Patrick Tang" w:date="2021-06-28T16:45:00Z">
        <w:r w:rsidRPr="007F427F" w:rsidDel="002A2BAD">
          <w:delText xml:space="preserve">then </w:delText>
        </w:r>
      </w:del>
      <w:r w:rsidRPr="002B568D">
        <w:t xml:space="preserve">added </w:t>
      </w:r>
      <w:del w:id="827" w:author="Patrick Tang" w:date="2021-06-28T16:45:00Z">
        <w:r w:rsidRPr="00FA1A45" w:rsidDel="002A2BAD">
          <w:delText xml:space="preserve">into dry solid ingredients </w:delText>
        </w:r>
      </w:del>
      <w:r w:rsidRPr="00AF7ECF">
        <w:t xml:space="preserve">and </w:t>
      </w:r>
      <w:ins w:id="828" w:author="Patrick Tang" w:date="2021-06-28T16:45:00Z">
        <w:r w:rsidR="002A2BAD">
          <w:t xml:space="preserve">the mixture was </w:t>
        </w:r>
      </w:ins>
      <w:r w:rsidRPr="00A97774">
        <w:t xml:space="preserve">mixed for 2 minutes. After that, </w:t>
      </w:r>
      <w:ins w:id="829" w:author="Patrick Tang" w:date="2021-06-28T16:46:00Z">
        <w:r w:rsidR="002A2BAD">
          <w:t xml:space="preserve">the </w:t>
        </w:r>
      </w:ins>
      <w:r w:rsidRPr="00A97774">
        <w:rPr>
          <w:spacing w:val="-10"/>
        </w:rPr>
        <w:t xml:space="preserve">PVA </w:t>
      </w:r>
      <w:ins w:id="830" w:author="Patrick Tang" w:date="2021-06-28T16:46:00Z">
        <w:r w:rsidR="002A2BAD">
          <w:rPr>
            <w:spacing w:val="-10"/>
          </w:rPr>
          <w:t xml:space="preserve">fibers </w:t>
        </w:r>
      </w:ins>
      <w:r w:rsidRPr="00A97774">
        <w:t xml:space="preserve">were slowly added </w:t>
      </w:r>
      <w:del w:id="831" w:author="Patrick Tang" w:date="2021-06-28T16:47:00Z">
        <w:r w:rsidRPr="00A97774" w:rsidDel="002A2BAD">
          <w:delText>into the</w:delText>
        </w:r>
      </w:del>
      <w:ins w:id="832" w:author="Patrick Tang" w:date="2021-06-28T16:59:00Z">
        <w:r w:rsidR="0061482A">
          <w:t>and</w:t>
        </w:r>
      </w:ins>
      <w:ins w:id="833" w:author="Patrick Tang" w:date="2021-06-28T16:50:00Z">
        <w:r w:rsidR="00C00DC5">
          <w:t xml:space="preserve"> </w:t>
        </w:r>
      </w:ins>
      <w:ins w:id="834" w:author="Patrick Tang" w:date="2021-06-28T17:01:00Z">
        <w:r w:rsidR="0061482A">
          <w:t>mixing</w:t>
        </w:r>
      </w:ins>
      <w:ins w:id="835" w:author="Patrick Tang" w:date="2021-06-28T16:47:00Z">
        <w:r w:rsidR="002A2BAD">
          <w:t xml:space="preserve"> </w:t>
        </w:r>
      </w:ins>
      <w:del w:id="836" w:author="Patrick Tang" w:date="2021-06-28T16:47:00Z">
        <w:r w:rsidRPr="00A97774" w:rsidDel="002A2BAD">
          <w:delText xml:space="preserve"> matrix which </w:delText>
        </w:r>
      </w:del>
      <w:r w:rsidRPr="00A97774">
        <w:t>w</w:t>
      </w:r>
      <w:ins w:id="837" w:author="Patrick Tang" w:date="2021-06-28T16:47:00Z">
        <w:r w:rsidR="002A2BAD">
          <w:t>as</w:t>
        </w:r>
      </w:ins>
      <w:del w:id="838" w:author="Patrick Tang" w:date="2021-06-28T16:47:00Z">
        <w:r w:rsidRPr="00A97774" w:rsidDel="002A2BAD">
          <w:delText>ere</w:delText>
        </w:r>
      </w:del>
      <w:r w:rsidRPr="00A97774">
        <w:t xml:space="preserve"> </w:t>
      </w:r>
      <w:del w:id="839" w:author="Patrick Tang" w:date="2021-06-28T16:48:00Z">
        <w:r w:rsidRPr="00A97774" w:rsidDel="002A2BAD">
          <w:delText xml:space="preserve">blended </w:delText>
        </w:r>
      </w:del>
      <w:ins w:id="840" w:author="Patrick Tang" w:date="2021-06-28T17:01:00Z">
        <w:r w:rsidR="0061482A">
          <w:t xml:space="preserve">continued </w:t>
        </w:r>
      </w:ins>
      <w:ins w:id="841" w:author="Patrick Tang" w:date="2021-06-28T17:02:00Z">
        <w:r w:rsidR="0061482A">
          <w:t>until</w:t>
        </w:r>
      </w:ins>
      <w:del w:id="842" w:author="Patrick Tang" w:date="2021-06-28T17:00:00Z">
        <w:r w:rsidRPr="00A97774" w:rsidDel="0061482A">
          <w:delText>continually until</w:delText>
        </w:r>
      </w:del>
      <w:r w:rsidRPr="00A97774">
        <w:t xml:space="preserve"> </w:t>
      </w:r>
      <w:ins w:id="843" w:author="Patrick Tang" w:date="2021-06-28T16:48:00Z">
        <w:r w:rsidR="002A2BAD">
          <w:t xml:space="preserve">uniform </w:t>
        </w:r>
      </w:ins>
      <w:ins w:id="844" w:author="Patrick Tang" w:date="2021-06-28T16:49:00Z">
        <w:r w:rsidR="002A2BAD">
          <w:t>distribution</w:t>
        </w:r>
      </w:ins>
      <w:ins w:id="845" w:author="Patrick Tang" w:date="2021-06-28T16:48:00Z">
        <w:r w:rsidR="002A2BAD">
          <w:t xml:space="preserve"> </w:t>
        </w:r>
      </w:ins>
      <w:ins w:id="846" w:author="Patrick Tang" w:date="2021-06-28T16:49:00Z">
        <w:r w:rsidR="002A2BAD">
          <w:t>of</w:t>
        </w:r>
      </w:ins>
      <w:ins w:id="847" w:author="Patrick Tang" w:date="2021-06-28T16:48:00Z">
        <w:r w:rsidR="002A2BAD">
          <w:t xml:space="preserve"> fibers</w:t>
        </w:r>
      </w:ins>
      <w:ins w:id="848" w:author="Patrick Tang" w:date="2021-06-28T16:49:00Z">
        <w:r w:rsidR="002A2BAD">
          <w:t xml:space="preserve"> </w:t>
        </w:r>
        <w:r w:rsidR="00C00DC5">
          <w:t>i</w:t>
        </w:r>
        <w:r w:rsidR="0061482A">
          <w:t>n the mix</w:t>
        </w:r>
      </w:ins>
      <w:del w:id="849" w:author="Patrick Tang" w:date="2021-06-28T16:48:00Z">
        <w:r w:rsidRPr="00A97774" w:rsidDel="002A2BAD">
          <w:rPr>
            <w:spacing w:val="-10"/>
          </w:rPr>
          <w:delText xml:space="preserve">PVA </w:delText>
        </w:r>
      </w:del>
      <w:del w:id="850" w:author="Patrick Tang" w:date="2021-06-28T16:49:00Z">
        <w:r w:rsidRPr="00A97774" w:rsidDel="002A2BAD">
          <w:delText xml:space="preserve">distributed </w:delText>
        </w:r>
        <w:r w:rsidRPr="00A97774" w:rsidDel="002A2BAD">
          <w:rPr>
            <w:spacing w:val="-4"/>
          </w:rPr>
          <w:delText>evenly</w:delText>
        </w:r>
      </w:del>
      <w:r w:rsidRPr="00A97774">
        <w:rPr>
          <w:spacing w:val="-4"/>
        </w:rPr>
        <w:t xml:space="preserve">. </w:t>
      </w:r>
      <w:del w:id="851" w:author="Patrick Tang" w:date="2021-06-28T17:02:00Z">
        <w:r w:rsidRPr="00453F0F" w:rsidDel="0061482A">
          <w:delText>For creating ECC composite cylinders</w:delText>
        </w:r>
      </w:del>
      <w:ins w:id="852" w:author="Patrick Tang" w:date="2021-06-28T17:02:00Z">
        <w:r w:rsidR="0061482A">
          <w:t>After mixing</w:t>
        </w:r>
      </w:ins>
      <w:r w:rsidRPr="00A97774">
        <w:t xml:space="preserve">, </w:t>
      </w:r>
      <w:del w:id="853" w:author="Patrick Tang" w:date="2021-06-28T17:03:00Z">
        <w:r w:rsidRPr="00A97774" w:rsidDel="0061482A">
          <w:delText xml:space="preserve">cement </w:delText>
        </w:r>
      </w:del>
      <w:ins w:id="854" w:author="Patrick Tang" w:date="2021-06-28T17:03:00Z">
        <w:r w:rsidR="0061482A">
          <w:t>ECC</w:t>
        </w:r>
        <w:r w:rsidR="0061482A" w:rsidRPr="00A97774">
          <w:t xml:space="preserve"> </w:t>
        </w:r>
      </w:ins>
      <w:r w:rsidRPr="00A97774">
        <w:t xml:space="preserve">pastes were cast into standard </w:t>
      </w:r>
      <w:proofErr w:type="spellStart"/>
      <w:r w:rsidRPr="00A97774">
        <w:t>moulds</w:t>
      </w:r>
      <w:proofErr w:type="spellEnd"/>
      <w:r w:rsidRPr="00A97774">
        <w:t xml:space="preserve"> with dimension of </w:t>
      </w:r>
      <w:r w:rsidRPr="00BE3340">
        <w:rPr>
          <w:rPrChange w:id="855" w:author="Patrick Tang" w:date="2021-06-25T17:28:00Z">
            <w:rPr>
              <w:rFonts w:ascii="Garamond" w:hAnsi="Garamond"/>
            </w:rPr>
          </w:rPrChange>
        </w:rPr>
        <w:t>Ø100</w:t>
      </w:r>
      <w:r w:rsidRPr="00BE3340">
        <w:rPr>
          <w:i/>
        </w:rPr>
        <w:t xml:space="preserve">mm </w:t>
      </w:r>
      <w:r w:rsidRPr="00BE3340">
        <w:rPr>
          <w:w w:val="110"/>
          <w:rPrChange w:id="856" w:author="Patrick Tang" w:date="2021-06-25T17:28:00Z">
            <w:rPr>
              <w:rFonts w:ascii="Cambria" w:hAnsi="Cambria"/>
              <w:w w:val="110"/>
            </w:rPr>
          </w:rPrChange>
        </w:rPr>
        <w:t xml:space="preserve">× </w:t>
      </w:r>
      <w:r w:rsidRPr="00BE3340">
        <w:rPr>
          <w:rPrChange w:id="857" w:author="Patrick Tang" w:date="2021-06-25T17:28:00Z">
            <w:rPr>
              <w:rFonts w:ascii="Garamond" w:hAnsi="Garamond"/>
            </w:rPr>
          </w:rPrChange>
        </w:rPr>
        <w:t>200</w:t>
      </w:r>
      <w:r w:rsidRPr="00BE3340">
        <w:rPr>
          <w:i/>
        </w:rPr>
        <w:t>mm</w:t>
      </w:r>
      <w:del w:id="858" w:author="Patrick Tang" w:date="2021-06-28T17:04:00Z">
        <w:r w:rsidRPr="00BE3340" w:rsidDel="0061482A">
          <w:rPr>
            <w:i/>
          </w:rPr>
          <w:delText xml:space="preserve"> </w:delText>
        </w:r>
      </w:del>
      <w:del w:id="859" w:author="Patrick Tang" w:date="2021-06-28T17:03:00Z">
        <w:r w:rsidRPr="00BE3340" w:rsidDel="0061482A">
          <w:delText xml:space="preserve">which </w:delText>
        </w:r>
      </w:del>
      <w:ins w:id="860" w:author="Patrick Tang" w:date="2021-06-28T17:04:00Z">
        <w:r w:rsidR="0061482A">
          <w:t xml:space="preserve">. </w:t>
        </w:r>
        <w:r w:rsidR="0061482A" w:rsidRPr="005C01B7">
          <w:t xml:space="preserve">The specimens </w:t>
        </w:r>
      </w:ins>
      <w:r w:rsidRPr="00BE3340">
        <w:t xml:space="preserve">were demolded </w:t>
      </w:r>
      <w:del w:id="861" w:author="Patrick Tang" w:date="2021-06-28T17:05:00Z">
        <w:r w:rsidRPr="00BE3340" w:rsidDel="0061482A">
          <w:delText xml:space="preserve">after </w:delText>
        </w:r>
      </w:del>
      <w:r w:rsidRPr="00BE3340">
        <w:t>24 hours</w:t>
      </w:r>
      <w:ins w:id="862" w:author="Patrick Tang" w:date="2021-06-28T17:05:00Z">
        <w:r w:rsidR="0061482A">
          <w:t xml:space="preserve"> after casting and </w:t>
        </w:r>
      </w:ins>
      <w:del w:id="863" w:author="Patrick Tang" w:date="2021-06-28T17:05:00Z">
        <w:r w:rsidRPr="00BE3340" w:rsidDel="0061482A">
          <w:delText xml:space="preserve">. The demolded cylinders </w:delText>
        </w:r>
        <w:r w:rsidRPr="00BE3340" w:rsidDel="0061482A">
          <w:rPr>
            <w:spacing w:val="-3"/>
          </w:rPr>
          <w:delText xml:space="preserve">were </w:delText>
        </w:r>
        <w:r w:rsidRPr="00A97774" w:rsidDel="0061482A">
          <w:delText>cur</w:delText>
        </w:r>
      </w:del>
      <w:ins w:id="864" w:author="Patrick Tang" w:date="2021-06-28T17:05:00Z">
        <w:r w:rsidR="0061482A">
          <w:t>stor</w:t>
        </w:r>
      </w:ins>
      <w:r w:rsidRPr="00A97774">
        <w:t>ed</w:t>
      </w:r>
      <w:r w:rsidRPr="00A97774">
        <w:rPr>
          <w:spacing w:val="10"/>
        </w:rPr>
        <w:t xml:space="preserve"> </w:t>
      </w:r>
      <w:r w:rsidRPr="00A97774">
        <w:t>in</w:t>
      </w:r>
      <w:r w:rsidRPr="00A97774">
        <w:rPr>
          <w:spacing w:val="11"/>
        </w:rPr>
        <w:t xml:space="preserve"> </w:t>
      </w:r>
      <w:r w:rsidRPr="00453F0F">
        <w:t>a</w:t>
      </w:r>
      <w:r w:rsidRPr="00453F0F">
        <w:rPr>
          <w:spacing w:val="10"/>
        </w:rPr>
        <w:t xml:space="preserve"> </w:t>
      </w:r>
      <w:r w:rsidRPr="007F427F">
        <w:t>curing</w:t>
      </w:r>
      <w:r w:rsidRPr="002B568D">
        <w:rPr>
          <w:spacing w:val="11"/>
        </w:rPr>
        <w:t xml:space="preserve"> </w:t>
      </w:r>
      <w:r w:rsidRPr="00FA1A45">
        <w:t>room</w:t>
      </w:r>
      <w:r w:rsidRPr="00AF7ECF">
        <w:rPr>
          <w:spacing w:val="11"/>
        </w:rPr>
        <w:t xml:space="preserve"> </w:t>
      </w:r>
      <w:r w:rsidRPr="00BE3340">
        <w:t>with</w:t>
      </w:r>
      <w:r w:rsidRPr="00BE3340">
        <w:rPr>
          <w:spacing w:val="10"/>
        </w:rPr>
        <w:t xml:space="preserve"> </w:t>
      </w:r>
      <w:r w:rsidRPr="00BE3340">
        <w:t>a</w:t>
      </w:r>
      <w:r w:rsidRPr="00BE3340">
        <w:rPr>
          <w:spacing w:val="11"/>
        </w:rPr>
        <w:t xml:space="preserve"> </w:t>
      </w:r>
      <w:r w:rsidRPr="00BE3340">
        <w:t>temperature</w:t>
      </w:r>
      <w:r w:rsidRPr="00BE3340">
        <w:rPr>
          <w:spacing w:val="11"/>
        </w:rPr>
        <w:t xml:space="preserve"> </w:t>
      </w:r>
      <w:r w:rsidRPr="00BE3340">
        <w:t>of</w:t>
      </w:r>
      <w:r w:rsidRPr="00BE3340">
        <w:rPr>
          <w:spacing w:val="10"/>
        </w:rPr>
        <w:t xml:space="preserve"> </w:t>
      </w:r>
      <w:r w:rsidRPr="00BE3340">
        <w:rPr>
          <w:rPrChange w:id="865" w:author="Patrick Tang" w:date="2021-06-25T17:28:00Z">
            <w:rPr>
              <w:rFonts w:ascii="Garamond" w:hAnsi="Garamond"/>
            </w:rPr>
          </w:rPrChange>
        </w:rPr>
        <w:t>23</w:t>
      </w:r>
      <w:r w:rsidRPr="00BE3340">
        <w:rPr>
          <w:spacing w:val="3"/>
          <w:rPrChange w:id="866" w:author="Patrick Tang" w:date="2021-06-25T17:28:00Z">
            <w:rPr>
              <w:rFonts w:ascii="Garamond" w:hAnsi="Garamond"/>
              <w:spacing w:val="3"/>
            </w:rPr>
          </w:rPrChange>
        </w:rPr>
        <w:t xml:space="preserve"> </w:t>
      </w:r>
      <w:r w:rsidRPr="00BE3340">
        <w:rPr>
          <w:w w:val="110"/>
          <w:rPrChange w:id="867" w:author="Patrick Tang" w:date="2021-06-25T17:28:00Z">
            <w:rPr>
              <w:rFonts w:ascii="Cambria" w:hAnsi="Cambria"/>
              <w:w w:val="110"/>
            </w:rPr>
          </w:rPrChange>
        </w:rPr>
        <w:t>±</w:t>
      </w:r>
      <w:r w:rsidRPr="00BE3340">
        <w:rPr>
          <w:spacing w:val="3"/>
          <w:w w:val="110"/>
          <w:rPrChange w:id="868" w:author="Patrick Tang" w:date="2021-06-25T17:28:00Z">
            <w:rPr>
              <w:rFonts w:ascii="Cambria" w:hAnsi="Cambria"/>
              <w:spacing w:val="3"/>
              <w:w w:val="110"/>
            </w:rPr>
          </w:rPrChange>
        </w:rPr>
        <w:t xml:space="preserve"> </w:t>
      </w:r>
      <w:r w:rsidRPr="00BE3340">
        <w:rPr>
          <w:spacing w:val="3"/>
          <w:rPrChange w:id="869" w:author="Patrick Tang" w:date="2021-06-25T17:28:00Z">
            <w:rPr>
              <w:rFonts w:ascii="Garamond" w:hAnsi="Garamond"/>
              <w:spacing w:val="3"/>
            </w:rPr>
          </w:rPrChange>
        </w:rPr>
        <w:t>2</w:t>
      </w:r>
      <w:r w:rsidRPr="00BE3340">
        <w:rPr>
          <w:spacing w:val="3"/>
          <w:vertAlign w:val="superscript"/>
          <w:rPrChange w:id="870" w:author="Patrick Tang" w:date="2021-06-25T17:28:00Z">
            <w:rPr>
              <w:rFonts w:ascii="Lucida Sans Unicode" w:hAnsi="Lucida Sans Unicode"/>
              <w:spacing w:val="3"/>
              <w:vertAlign w:val="superscript"/>
            </w:rPr>
          </w:rPrChange>
        </w:rPr>
        <w:t>◦</w:t>
      </w:r>
      <w:r w:rsidRPr="00BE3340">
        <w:rPr>
          <w:i/>
          <w:spacing w:val="3"/>
        </w:rPr>
        <w:t>C</w:t>
      </w:r>
      <w:r w:rsidRPr="00BE3340">
        <w:rPr>
          <w:i/>
          <w:spacing w:val="27"/>
        </w:rPr>
        <w:t xml:space="preserve"> </w:t>
      </w:r>
      <w:r w:rsidRPr="00BE3340">
        <w:t>and</w:t>
      </w:r>
      <w:r w:rsidRPr="00A97774">
        <w:rPr>
          <w:spacing w:val="11"/>
        </w:rPr>
        <w:t xml:space="preserve"> </w:t>
      </w:r>
      <w:r w:rsidRPr="00A97774">
        <w:t>the</w:t>
      </w:r>
      <w:r w:rsidRPr="00A97774">
        <w:rPr>
          <w:spacing w:val="11"/>
        </w:rPr>
        <w:t xml:space="preserve"> </w:t>
      </w:r>
      <w:r w:rsidRPr="00A97774">
        <w:t>relative</w:t>
      </w:r>
      <w:r w:rsidRPr="00453F0F">
        <w:rPr>
          <w:spacing w:val="10"/>
        </w:rPr>
        <w:t xml:space="preserve"> </w:t>
      </w:r>
      <w:r w:rsidRPr="00453F0F">
        <w:t>humidity</w:t>
      </w:r>
      <w:r w:rsidRPr="007F427F">
        <w:rPr>
          <w:spacing w:val="11"/>
        </w:rPr>
        <w:t xml:space="preserve"> </w:t>
      </w:r>
      <w:r w:rsidRPr="002B568D">
        <w:t>(RH)</w:t>
      </w:r>
      <w:r w:rsidRPr="00FA1A45">
        <w:rPr>
          <w:spacing w:val="11"/>
        </w:rPr>
        <w:t xml:space="preserve"> </w:t>
      </w:r>
      <w:r w:rsidRPr="00AF7ECF">
        <w:t>of</w:t>
      </w:r>
      <w:r w:rsidRPr="00BE3340">
        <w:rPr>
          <w:spacing w:val="10"/>
        </w:rPr>
        <w:t xml:space="preserve"> </w:t>
      </w:r>
      <w:r w:rsidRPr="00BE3340">
        <w:rPr>
          <w:rPrChange w:id="871" w:author="Patrick Tang" w:date="2021-06-25T17:28:00Z">
            <w:rPr>
              <w:rFonts w:ascii="Garamond" w:hAnsi="Garamond"/>
            </w:rPr>
          </w:rPrChange>
        </w:rPr>
        <w:t>90</w:t>
      </w:r>
      <w:r w:rsidRPr="00BE3340">
        <w:rPr>
          <w:spacing w:val="3"/>
          <w:rPrChange w:id="872" w:author="Patrick Tang" w:date="2021-06-25T17:28:00Z">
            <w:rPr>
              <w:rFonts w:ascii="Garamond" w:hAnsi="Garamond"/>
              <w:spacing w:val="3"/>
            </w:rPr>
          </w:rPrChange>
        </w:rPr>
        <w:t xml:space="preserve"> </w:t>
      </w:r>
      <w:r w:rsidRPr="00BE3340">
        <w:rPr>
          <w:w w:val="110"/>
          <w:rPrChange w:id="873" w:author="Patrick Tang" w:date="2021-06-25T17:28:00Z">
            <w:rPr>
              <w:rFonts w:ascii="Cambria" w:hAnsi="Cambria"/>
              <w:w w:val="110"/>
            </w:rPr>
          </w:rPrChange>
        </w:rPr>
        <w:t>±</w:t>
      </w:r>
      <w:r w:rsidRPr="00BE3340">
        <w:rPr>
          <w:spacing w:val="3"/>
          <w:w w:val="110"/>
          <w:rPrChange w:id="874" w:author="Patrick Tang" w:date="2021-06-25T17:28:00Z">
            <w:rPr>
              <w:rFonts w:ascii="Cambria" w:hAnsi="Cambria"/>
              <w:spacing w:val="3"/>
              <w:w w:val="110"/>
            </w:rPr>
          </w:rPrChange>
        </w:rPr>
        <w:t xml:space="preserve"> </w:t>
      </w:r>
      <w:r w:rsidRPr="00BE3340">
        <w:rPr>
          <w:rPrChange w:id="875" w:author="Patrick Tang" w:date="2021-06-25T17:28:00Z">
            <w:rPr>
              <w:rFonts w:ascii="Garamond" w:hAnsi="Garamond"/>
            </w:rPr>
          </w:rPrChange>
        </w:rPr>
        <w:t>5%</w:t>
      </w:r>
      <w:r w:rsidRPr="00BE3340">
        <w:rPr>
          <w:spacing w:val="11"/>
          <w:rPrChange w:id="876" w:author="Patrick Tang" w:date="2021-06-25T17:28:00Z">
            <w:rPr>
              <w:rFonts w:ascii="Garamond" w:hAnsi="Garamond"/>
              <w:spacing w:val="11"/>
            </w:rPr>
          </w:rPrChange>
        </w:rPr>
        <w:t xml:space="preserve"> </w:t>
      </w:r>
      <w:r w:rsidRPr="00BE3340">
        <w:t>for</w:t>
      </w:r>
      <w:r w:rsidRPr="00BE3340">
        <w:rPr>
          <w:spacing w:val="10"/>
        </w:rPr>
        <w:t xml:space="preserve"> </w:t>
      </w:r>
      <w:proofErr w:type="gramStart"/>
      <w:r w:rsidRPr="00A97774">
        <w:t>28</w:t>
      </w:r>
      <w:proofErr w:type="gramEnd"/>
    </w:p>
    <w:p w14:paraId="49A57223" w14:textId="77777777" w:rsidR="00B40315" w:rsidRPr="00BE3340" w:rsidRDefault="00B40315">
      <w:pPr>
        <w:spacing w:line="270" w:lineRule="exact"/>
        <w:jc w:val="both"/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space="720"/>
        </w:sectPr>
      </w:pPr>
    </w:p>
    <w:p w14:paraId="6B188C98" w14:textId="77777777" w:rsidR="00B40315" w:rsidRPr="00BE3340" w:rsidRDefault="002B1B5E">
      <w:pPr>
        <w:pStyle w:val="BodyText"/>
        <w:tabs>
          <w:tab w:val="left" w:pos="1865"/>
          <w:tab w:val="left" w:pos="8006"/>
        </w:tabs>
        <w:spacing w:before="80"/>
        <w:ind w:left="1578"/>
      </w:pPr>
      <w:r w:rsidRPr="00BE3340">
        <w:rPr>
          <w:w w:val="99"/>
          <w:u w:val="single"/>
        </w:rPr>
        <w:lastRenderedPageBreak/>
        <w:t xml:space="preserve"> </w:t>
      </w:r>
      <w:r w:rsidRPr="00BE3340">
        <w:rPr>
          <w:u w:val="single"/>
        </w:rPr>
        <w:tab/>
      </w:r>
      <w:r w:rsidRPr="00BE3340">
        <w:rPr>
          <w:spacing w:val="-4"/>
          <w:u w:val="single"/>
        </w:rPr>
        <w:t xml:space="preserve">Table </w:t>
      </w:r>
      <w:r w:rsidRPr="00BE3340">
        <w:rPr>
          <w:u w:val="single"/>
        </w:rPr>
        <w:t>1: Physical and chemical properties of cementitious</w:t>
      </w:r>
      <w:r w:rsidRPr="00BE3340">
        <w:rPr>
          <w:spacing w:val="-36"/>
          <w:u w:val="single"/>
        </w:rPr>
        <w:t xml:space="preserve"> </w:t>
      </w:r>
      <w:r w:rsidRPr="00BE3340">
        <w:rPr>
          <w:u w:val="single"/>
        </w:rPr>
        <w:t>materials</w:t>
      </w:r>
      <w:r w:rsidRPr="00BE3340">
        <w:rPr>
          <w:u w:val="single"/>
        </w:rPr>
        <w:tab/>
      </w:r>
    </w:p>
    <w:p w14:paraId="27D681EE" w14:textId="77777777" w:rsidR="00B40315" w:rsidRPr="00BE3340" w:rsidRDefault="00B40315">
      <w:pPr>
        <w:pStyle w:val="BodyText"/>
        <w:spacing w:before="5"/>
        <w:rPr>
          <w:sz w:val="7"/>
        </w:rPr>
      </w:pPr>
    </w:p>
    <w:tbl>
      <w:tblPr>
        <w:tblW w:w="0" w:type="auto"/>
        <w:tblInd w:w="8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7"/>
        <w:gridCol w:w="1457"/>
        <w:gridCol w:w="1730"/>
        <w:gridCol w:w="633"/>
        <w:gridCol w:w="661"/>
        <w:gridCol w:w="689"/>
        <w:gridCol w:w="865"/>
        <w:gridCol w:w="929"/>
      </w:tblGrid>
      <w:tr w:rsidR="00B40315" w:rsidRPr="00BE3340" w14:paraId="0909D929" w14:textId="77777777">
        <w:trPr>
          <w:trHeight w:val="318"/>
        </w:trPr>
        <w:tc>
          <w:tcPr>
            <w:tcW w:w="4044" w:type="dxa"/>
            <w:gridSpan w:val="3"/>
          </w:tcPr>
          <w:p w14:paraId="6B4351B6" w14:textId="77777777" w:rsidR="00B40315" w:rsidRPr="00BE3340" w:rsidRDefault="002B1B5E">
            <w:pPr>
              <w:pStyle w:val="TableParagraph"/>
              <w:spacing w:line="249" w:lineRule="exact"/>
              <w:ind w:left="817"/>
              <w:jc w:val="left"/>
            </w:pPr>
            <w:r w:rsidRPr="00BE3340">
              <w:rPr>
                <w:i/>
              </w:rPr>
              <w:t xml:space="preserve">Chemical composition </w:t>
            </w:r>
            <w:r w:rsidRPr="00BE3340">
              <w:t>(%)</w:t>
            </w:r>
          </w:p>
        </w:tc>
        <w:tc>
          <w:tcPr>
            <w:tcW w:w="633" w:type="dxa"/>
            <w:tcBorders>
              <w:bottom w:val="single" w:sz="6" w:space="0" w:color="000000"/>
            </w:tcBorders>
          </w:tcPr>
          <w:p w14:paraId="10A2B38C" w14:textId="77777777" w:rsidR="00B40315" w:rsidRPr="00BE3340" w:rsidRDefault="002B1B5E">
            <w:pPr>
              <w:pStyle w:val="TableParagraph"/>
              <w:spacing w:line="249" w:lineRule="exact"/>
              <w:ind w:left="89"/>
              <w:jc w:val="left"/>
            </w:pPr>
            <w:r w:rsidRPr="00BE3340">
              <w:t>GPC</w:t>
            </w:r>
          </w:p>
        </w:tc>
        <w:tc>
          <w:tcPr>
            <w:tcW w:w="661" w:type="dxa"/>
            <w:tcBorders>
              <w:bottom w:val="single" w:sz="6" w:space="0" w:color="000000"/>
            </w:tcBorders>
          </w:tcPr>
          <w:p w14:paraId="4CCEC239" w14:textId="77777777" w:rsidR="00B40315" w:rsidRPr="00BE3340" w:rsidRDefault="002B1B5E">
            <w:pPr>
              <w:pStyle w:val="TableParagraph"/>
              <w:spacing w:line="249" w:lineRule="exact"/>
              <w:ind w:left="98" w:right="28"/>
            </w:pPr>
            <w:r w:rsidRPr="00BE3340">
              <w:t>FA</w:t>
            </w:r>
          </w:p>
        </w:tc>
        <w:tc>
          <w:tcPr>
            <w:tcW w:w="689" w:type="dxa"/>
            <w:tcBorders>
              <w:bottom w:val="single" w:sz="6" w:space="0" w:color="000000"/>
            </w:tcBorders>
          </w:tcPr>
          <w:p w14:paraId="32FDDFAC" w14:textId="77777777" w:rsidR="00B40315" w:rsidRPr="00BE3340" w:rsidRDefault="002B1B5E">
            <w:pPr>
              <w:pStyle w:val="TableParagraph"/>
              <w:spacing w:line="249" w:lineRule="exact"/>
              <w:ind w:left="167" w:right="96"/>
            </w:pPr>
            <w:r w:rsidRPr="00BE3340">
              <w:t>LP</w:t>
            </w:r>
          </w:p>
        </w:tc>
        <w:tc>
          <w:tcPr>
            <w:tcW w:w="1794" w:type="dxa"/>
            <w:gridSpan w:val="2"/>
          </w:tcPr>
          <w:p w14:paraId="507A9097" w14:textId="77777777" w:rsidR="00B40315" w:rsidRPr="00BE3340" w:rsidRDefault="002B1B5E">
            <w:pPr>
              <w:pStyle w:val="TableParagraph"/>
              <w:spacing w:line="249" w:lineRule="exact"/>
              <w:ind w:left="428"/>
              <w:jc w:val="left"/>
            </w:pPr>
            <w:r w:rsidRPr="00BE3340">
              <w:t>SF</w:t>
            </w:r>
          </w:p>
        </w:tc>
      </w:tr>
      <w:tr w:rsidR="00B40315" w:rsidRPr="00BE3340" w14:paraId="75508D9F" w14:textId="77777777">
        <w:trPr>
          <w:trHeight w:val="322"/>
        </w:trPr>
        <w:tc>
          <w:tcPr>
            <w:tcW w:w="4044" w:type="dxa"/>
            <w:gridSpan w:val="3"/>
          </w:tcPr>
          <w:p w14:paraId="59DCA760" w14:textId="77777777" w:rsidR="00B40315" w:rsidRPr="00BE3340" w:rsidRDefault="002B1B5E">
            <w:pPr>
              <w:pStyle w:val="TableParagraph"/>
              <w:spacing w:before="43"/>
              <w:ind w:left="817"/>
              <w:jc w:val="left"/>
            </w:pPr>
            <w:r w:rsidRPr="00BE3340">
              <w:t>Silica (SiO</w:t>
            </w:r>
            <w:r w:rsidRPr="00BE3340">
              <w:rPr>
                <w:vertAlign w:val="subscript"/>
              </w:rPr>
              <w:t>2</w:t>
            </w:r>
            <w:r w:rsidRPr="00BE3340">
              <w:t>)</w:t>
            </w:r>
          </w:p>
        </w:tc>
        <w:tc>
          <w:tcPr>
            <w:tcW w:w="633" w:type="dxa"/>
            <w:tcBorders>
              <w:top w:val="single" w:sz="6" w:space="0" w:color="000000"/>
            </w:tcBorders>
          </w:tcPr>
          <w:p w14:paraId="010DF189" w14:textId="77777777" w:rsidR="00B40315" w:rsidRPr="00BE3340" w:rsidRDefault="002B1B5E">
            <w:pPr>
              <w:pStyle w:val="TableParagraph"/>
              <w:spacing w:before="43"/>
              <w:ind w:left="111"/>
              <w:jc w:val="left"/>
            </w:pPr>
            <w:r w:rsidRPr="00BE3340">
              <w:t>19.8</w:t>
            </w:r>
          </w:p>
        </w:tc>
        <w:tc>
          <w:tcPr>
            <w:tcW w:w="661" w:type="dxa"/>
            <w:tcBorders>
              <w:top w:val="single" w:sz="6" w:space="0" w:color="000000"/>
            </w:tcBorders>
          </w:tcPr>
          <w:p w14:paraId="0EF7B837" w14:textId="77777777" w:rsidR="00B40315" w:rsidRPr="00BE3340" w:rsidRDefault="002B1B5E">
            <w:pPr>
              <w:pStyle w:val="TableParagraph"/>
              <w:spacing w:before="43"/>
              <w:ind w:left="98" w:right="28"/>
            </w:pPr>
            <w:r w:rsidRPr="00BE3340">
              <w:t>65.90</w:t>
            </w:r>
          </w:p>
        </w:tc>
        <w:tc>
          <w:tcPr>
            <w:tcW w:w="689" w:type="dxa"/>
            <w:tcBorders>
              <w:top w:val="single" w:sz="6" w:space="0" w:color="000000"/>
            </w:tcBorders>
          </w:tcPr>
          <w:p w14:paraId="5062C63C" w14:textId="77777777" w:rsidR="00B40315" w:rsidRPr="00BE3340" w:rsidRDefault="002B1B5E">
            <w:pPr>
              <w:pStyle w:val="TableParagraph"/>
              <w:spacing w:before="43"/>
              <w:ind w:left="167" w:right="96"/>
            </w:pPr>
            <w:r w:rsidRPr="00BE3340">
              <w:t>1.8</w:t>
            </w:r>
          </w:p>
        </w:tc>
        <w:tc>
          <w:tcPr>
            <w:tcW w:w="1794" w:type="dxa"/>
            <w:gridSpan w:val="2"/>
          </w:tcPr>
          <w:p w14:paraId="785BD03C" w14:textId="77777777" w:rsidR="00B40315" w:rsidRPr="00BE3340" w:rsidRDefault="002B1B5E">
            <w:pPr>
              <w:pStyle w:val="TableParagraph"/>
              <w:spacing w:before="43"/>
              <w:ind w:left="304"/>
              <w:jc w:val="left"/>
            </w:pPr>
            <w:r w:rsidRPr="00BE3340">
              <w:t>95.10</w:t>
            </w:r>
          </w:p>
        </w:tc>
      </w:tr>
      <w:tr w:rsidR="00B40315" w:rsidRPr="00BE3340" w14:paraId="0A1682A9" w14:textId="77777777">
        <w:trPr>
          <w:trHeight w:val="270"/>
        </w:trPr>
        <w:tc>
          <w:tcPr>
            <w:tcW w:w="4044" w:type="dxa"/>
            <w:gridSpan w:val="3"/>
          </w:tcPr>
          <w:p w14:paraId="2E560878" w14:textId="77777777" w:rsidR="00B40315" w:rsidRPr="00BE3340" w:rsidRDefault="002B1B5E">
            <w:pPr>
              <w:pStyle w:val="TableParagraph"/>
              <w:spacing w:line="245" w:lineRule="exact"/>
              <w:ind w:left="817"/>
              <w:jc w:val="left"/>
            </w:pPr>
            <w:r w:rsidRPr="00BE3340">
              <w:t>Alumina (Al</w:t>
            </w:r>
            <w:r w:rsidRPr="00BE3340">
              <w:rPr>
                <w:vertAlign w:val="subscript"/>
              </w:rPr>
              <w:t>2</w:t>
            </w:r>
            <w:r w:rsidRPr="00BE3340">
              <w:t>O</w:t>
            </w:r>
            <w:r w:rsidRPr="00BE3340">
              <w:rPr>
                <w:vertAlign w:val="subscript"/>
              </w:rPr>
              <w:t>3</w:t>
            </w:r>
            <w:r w:rsidRPr="00BE3340">
              <w:t>)</w:t>
            </w:r>
          </w:p>
        </w:tc>
        <w:tc>
          <w:tcPr>
            <w:tcW w:w="633" w:type="dxa"/>
          </w:tcPr>
          <w:p w14:paraId="358FB93D" w14:textId="77777777" w:rsidR="00B40315" w:rsidRPr="00BE3340" w:rsidRDefault="002B1B5E">
            <w:pPr>
              <w:pStyle w:val="TableParagraph"/>
              <w:spacing w:line="245" w:lineRule="exact"/>
              <w:ind w:left="165"/>
              <w:jc w:val="left"/>
            </w:pPr>
            <w:r w:rsidRPr="00BE3340">
              <w:t>5.3</w:t>
            </w:r>
          </w:p>
        </w:tc>
        <w:tc>
          <w:tcPr>
            <w:tcW w:w="661" w:type="dxa"/>
          </w:tcPr>
          <w:p w14:paraId="65C2243C" w14:textId="77777777" w:rsidR="00B40315" w:rsidRPr="00BE3340" w:rsidRDefault="002B1B5E">
            <w:pPr>
              <w:pStyle w:val="TableParagraph"/>
              <w:spacing w:line="245" w:lineRule="exact"/>
              <w:ind w:left="98" w:right="28"/>
            </w:pPr>
            <w:r w:rsidRPr="00BE3340">
              <w:t>24.0</w:t>
            </w:r>
          </w:p>
        </w:tc>
        <w:tc>
          <w:tcPr>
            <w:tcW w:w="689" w:type="dxa"/>
          </w:tcPr>
          <w:p w14:paraId="63F51226" w14:textId="77777777" w:rsidR="00B40315" w:rsidRPr="00BE3340" w:rsidRDefault="002B1B5E">
            <w:pPr>
              <w:pStyle w:val="TableParagraph"/>
              <w:spacing w:line="245" w:lineRule="exact"/>
              <w:ind w:left="167" w:right="96"/>
            </w:pPr>
            <w:r w:rsidRPr="00BE3340">
              <w:t>0.5</w:t>
            </w:r>
          </w:p>
        </w:tc>
        <w:tc>
          <w:tcPr>
            <w:tcW w:w="1794" w:type="dxa"/>
            <w:gridSpan w:val="2"/>
          </w:tcPr>
          <w:p w14:paraId="4BC61B6A" w14:textId="77777777" w:rsidR="00B40315" w:rsidRPr="00BE3340" w:rsidRDefault="002B1B5E">
            <w:pPr>
              <w:pStyle w:val="TableParagraph"/>
              <w:spacing w:line="245" w:lineRule="exact"/>
              <w:ind w:left="359"/>
              <w:jc w:val="left"/>
            </w:pPr>
            <w:r w:rsidRPr="00BE3340">
              <w:t>0.21</w:t>
            </w:r>
          </w:p>
        </w:tc>
      </w:tr>
      <w:tr w:rsidR="00B40315" w:rsidRPr="00BE3340" w14:paraId="0514E206" w14:textId="77777777">
        <w:trPr>
          <w:trHeight w:val="270"/>
        </w:trPr>
        <w:tc>
          <w:tcPr>
            <w:tcW w:w="4044" w:type="dxa"/>
            <w:gridSpan w:val="3"/>
          </w:tcPr>
          <w:p w14:paraId="1C9F3602" w14:textId="77777777" w:rsidR="00B40315" w:rsidRPr="00BE3340" w:rsidRDefault="002B1B5E">
            <w:pPr>
              <w:pStyle w:val="TableParagraph"/>
              <w:spacing w:line="245" w:lineRule="exact"/>
              <w:ind w:left="817"/>
              <w:jc w:val="left"/>
            </w:pPr>
            <w:r w:rsidRPr="00BE3340">
              <w:t>Iron oxide (Fe</w:t>
            </w:r>
            <w:r w:rsidRPr="00BE3340">
              <w:rPr>
                <w:vertAlign w:val="subscript"/>
              </w:rPr>
              <w:t>2</w:t>
            </w:r>
            <w:r w:rsidRPr="00BE3340">
              <w:t>O</w:t>
            </w:r>
            <w:r w:rsidRPr="00BE3340">
              <w:rPr>
                <w:vertAlign w:val="subscript"/>
              </w:rPr>
              <w:t>3</w:t>
            </w:r>
            <w:r w:rsidRPr="00BE3340">
              <w:t>)</w:t>
            </w:r>
          </w:p>
        </w:tc>
        <w:tc>
          <w:tcPr>
            <w:tcW w:w="633" w:type="dxa"/>
          </w:tcPr>
          <w:p w14:paraId="22E7AF70" w14:textId="77777777" w:rsidR="00B40315" w:rsidRPr="00BE3340" w:rsidRDefault="002B1B5E">
            <w:pPr>
              <w:pStyle w:val="TableParagraph"/>
              <w:spacing w:line="245" w:lineRule="exact"/>
              <w:ind w:left="165"/>
              <w:jc w:val="left"/>
            </w:pPr>
            <w:r w:rsidRPr="00BE3340">
              <w:t>3.0</w:t>
            </w:r>
          </w:p>
        </w:tc>
        <w:tc>
          <w:tcPr>
            <w:tcW w:w="661" w:type="dxa"/>
          </w:tcPr>
          <w:p w14:paraId="2D4224D2" w14:textId="77777777" w:rsidR="00B40315" w:rsidRPr="00BE3340" w:rsidRDefault="002B1B5E">
            <w:pPr>
              <w:pStyle w:val="TableParagraph"/>
              <w:spacing w:line="245" w:lineRule="exact"/>
              <w:ind w:left="98" w:right="28"/>
            </w:pPr>
            <w:r w:rsidRPr="00BE3340">
              <w:t>2.87</w:t>
            </w:r>
          </w:p>
        </w:tc>
        <w:tc>
          <w:tcPr>
            <w:tcW w:w="689" w:type="dxa"/>
          </w:tcPr>
          <w:p w14:paraId="5D8B4A8E" w14:textId="77777777" w:rsidR="00B40315" w:rsidRPr="00BE3340" w:rsidRDefault="002B1B5E">
            <w:pPr>
              <w:pStyle w:val="TableParagraph"/>
              <w:spacing w:line="245" w:lineRule="exact"/>
              <w:ind w:left="167" w:right="96"/>
            </w:pPr>
            <w:r w:rsidRPr="00BE3340">
              <w:t>0.6</w:t>
            </w:r>
          </w:p>
        </w:tc>
        <w:tc>
          <w:tcPr>
            <w:tcW w:w="1794" w:type="dxa"/>
            <w:gridSpan w:val="2"/>
          </w:tcPr>
          <w:p w14:paraId="43B80141" w14:textId="77777777" w:rsidR="00B40315" w:rsidRPr="00BE3340" w:rsidRDefault="002B1B5E">
            <w:pPr>
              <w:pStyle w:val="TableParagraph"/>
              <w:spacing w:line="245" w:lineRule="exact"/>
              <w:ind w:left="359"/>
              <w:jc w:val="left"/>
            </w:pPr>
            <w:r w:rsidRPr="00BE3340">
              <w:t>0.29</w:t>
            </w:r>
          </w:p>
        </w:tc>
      </w:tr>
      <w:tr w:rsidR="00B40315" w:rsidRPr="00BE3340" w14:paraId="385D5582" w14:textId="77777777">
        <w:trPr>
          <w:trHeight w:val="262"/>
        </w:trPr>
        <w:tc>
          <w:tcPr>
            <w:tcW w:w="4044" w:type="dxa"/>
            <w:gridSpan w:val="3"/>
          </w:tcPr>
          <w:p w14:paraId="0D2FB7A1" w14:textId="77777777" w:rsidR="00B40315" w:rsidRPr="00BE3340" w:rsidRDefault="002B1B5E">
            <w:pPr>
              <w:pStyle w:val="TableParagraph"/>
              <w:spacing w:line="243" w:lineRule="exact"/>
              <w:ind w:left="817"/>
              <w:jc w:val="left"/>
            </w:pPr>
            <w:r w:rsidRPr="00BE3340">
              <w:t>Calcium oxide (</w:t>
            </w:r>
            <w:proofErr w:type="spellStart"/>
            <w:r w:rsidRPr="00BE3340">
              <w:t>CaO</w:t>
            </w:r>
            <w:proofErr w:type="spellEnd"/>
            <w:r w:rsidRPr="00BE3340">
              <w:t>)</w:t>
            </w:r>
          </w:p>
        </w:tc>
        <w:tc>
          <w:tcPr>
            <w:tcW w:w="633" w:type="dxa"/>
          </w:tcPr>
          <w:p w14:paraId="7AA45ED8" w14:textId="77777777" w:rsidR="00B40315" w:rsidRPr="00BE3340" w:rsidRDefault="002B1B5E">
            <w:pPr>
              <w:pStyle w:val="TableParagraph"/>
              <w:spacing w:line="243" w:lineRule="exact"/>
              <w:ind w:left="111"/>
              <w:jc w:val="left"/>
            </w:pPr>
            <w:r w:rsidRPr="00BE3340">
              <w:t>64.2</w:t>
            </w:r>
          </w:p>
        </w:tc>
        <w:tc>
          <w:tcPr>
            <w:tcW w:w="661" w:type="dxa"/>
          </w:tcPr>
          <w:p w14:paraId="0ED78FFD" w14:textId="77777777" w:rsidR="00B40315" w:rsidRPr="00BE3340" w:rsidRDefault="002B1B5E">
            <w:pPr>
              <w:pStyle w:val="TableParagraph"/>
              <w:spacing w:line="243" w:lineRule="exact"/>
              <w:ind w:left="98" w:right="28"/>
            </w:pPr>
            <w:r w:rsidRPr="00BE3340">
              <w:t>1.59</w:t>
            </w:r>
          </w:p>
        </w:tc>
        <w:tc>
          <w:tcPr>
            <w:tcW w:w="689" w:type="dxa"/>
          </w:tcPr>
          <w:p w14:paraId="7EBB98C6" w14:textId="77777777" w:rsidR="00B40315" w:rsidRPr="00BE3340" w:rsidRDefault="002B1B5E">
            <w:pPr>
              <w:pStyle w:val="TableParagraph"/>
              <w:spacing w:line="243" w:lineRule="exact"/>
              <w:ind w:left="167" w:right="96"/>
            </w:pPr>
            <w:r w:rsidRPr="00BE3340">
              <w:t>72.0</w:t>
            </w:r>
          </w:p>
        </w:tc>
        <w:tc>
          <w:tcPr>
            <w:tcW w:w="1794" w:type="dxa"/>
            <w:gridSpan w:val="2"/>
          </w:tcPr>
          <w:p w14:paraId="7DE0E926" w14:textId="77777777" w:rsidR="00B40315" w:rsidRPr="00BE3340" w:rsidRDefault="002B1B5E">
            <w:pPr>
              <w:pStyle w:val="TableParagraph"/>
              <w:spacing w:line="243" w:lineRule="exact"/>
              <w:ind w:left="514"/>
              <w:jc w:val="left"/>
            </w:pPr>
            <w:r w:rsidRPr="00BE3340">
              <w:rPr>
                <w:w w:val="99"/>
              </w:rPr>
              <w:t>-</w:t>
            </w:r>
          </w:p>
        </w:tc>
      </w:tr>
      <w:tr w:rsidR="00B40315" w:rsidRPr="00BE3340" w14:paraId="010C07AB" w14:textId="77777777">
        <w:trPr>
          <w:trHeight w:val="270"/>
        </w:trPr>
        <w:tc>
          <w:tcPr>
            <w:tcW w:w="4044" w:type="dxa"/>
            <w:gridSpan w:val="3"/>
          </w:tcPr>
          <w:p w14:paraId="6FA63C0F" w14:textId="77777777" w:rsidR="00B40315" w:rsidRPr="00BE3340" w:rsidRDefault="002B1B5E">
            <w:pPr>
              <w:pStyle w:val="TableParagraph"/>
              <w:spacing w:line="251" w:lineRule="exact"/>
              <w:ind w:left="817"/>
              <w:jc w:val="left"/>
            </w:pPr>
            <w:r w:rsidRPr="00BE3340">
              <w:t>Magnesia (MgO)</w:t>
            </w:r>
          </w:p>
        </w:tc>
        <w:tc>
          <w:tcPr>
            <w:tcW w:w="633" w:type="dxa"/>
          </w:tcPr>
          <w:p w14:paraId="575AF180" w14:textId="77777777" w:rsidR="00B40315" w:rsidRPr="00BE3340" w:rsidRDefault="002B1B5E">
            <w:pPr>
              <w:pStyle w:val="TableParagraph"/>
              <w:spacing w:line="251" w:lineRule="exact"/>
              <w:ind w:left="165"/>
              <w:jc w:val="left"/>
            </w:pPr>
            <w:r w:rsidRPr="00BE3340">
              <w:t>1.3</w:t>
            </w:r>
          </w:p>
        </w:tc>
        <w:tc>
          <w:tcPr>
            <w:tcW w:w="661" w:type="dxa"/>
          </w:tcPr>
          <w:p w14:paraId="56EFA4A0" w14:textId="77777777" w:rsidR="00B40315" w:rsidRPr="00BE3340" w:rsidRDefault="002B1B5E">
            <w:pPr>
              <w:pStyle w:val="TableParagraph"/>
              <w:spacing w:line="251" w:lineRule="exact"/>
              <w:ind w:left="98" w:right="28"/>
            </w:pPr>
            <w:r w:rsidRPr="00BE3340">
              <w:t>0.42</w:t>
            </w:r>
          </w:p>
        </w:tc>
        <w:tc>
          <w:tcPr>
            <w:tcW w:w="689" w:type="dxa"/>
          </w:tcPr>
          <w:p w14:paraId="428B61E5" w14:textId="77777777" w:rsidR="00B40315" w:rsidRPr="00BE3340" w:rsidRDefault="002B1B5E">
            <w:pPr>
              <w:pStyle w:val="TableParagraph"/>
              <w:spacing w:line="251" w:lineRule="exact"/>
              <w:ind w:left="167" w:right="96"/>
            </w:pPr>
            <w:r w:rsidRPr="00BE3340">
              <w:t>1.0</w:t>
            </w:r>
          </w:p>
        </w:tc>
        <w:tc>
          <w:tcPr>
            <w:tcW w:w="1794" w:type="dxa"/>
            <w:gridSpan w:val="2"/>
          </w:tcPr>
          <w:p w14:paraId="78376AE0" w14:textId="77777777" w:rsidR="00B40315" w:rsidRPr="00BE3340" w:rsidRDefault="002B1B5E">
            <w:pPr>
              <w:pStyle w:val="TableParagraph"/>
              <w:spacing w:line="251" w:lineRule="exact"/>
              <w:ind w:left="514"/>
              <w:jc w:val="left"/>
            </w:pPr>
            <w:r w:rsidRPr="00BE3340">
              <w:rPr>
                <w:w w:val="99"/>
              </w:rPr>
              <w:t>-</w:t>
            </w:r>
          </w:p>
        </w:tc>
      </w:tr>
      <w:tr w:rsidR="00B40315" w:rsidRPr="00BE3340" w14:paraId="3885C82A" w14:textId="77777777">
        <w:trPr>
          <w:trHeight w:val="279"/>
        </w:trPr>
        <w:tc>
          <w:tcPr>
            <w:tcW w:w="4044" w:type="dxa"/>
            <w:gridSpan w:val="3"/>
          </w:tcPr>
          <w:p w14:paraId="458EDB00" w14:textId="77777777" w:rsidR="00B40315" w:rsidRPr="00BE3340" w:rsidRDefault="002B1B5E">
            <w:pPr>
              <w:pStyle w:val="TableParagraph"/>
              <w:ind w:left="817"/>
              <w:jc w:val="left"/>
            </w:pPr>
            <w:r w:rsidRPr="00BE3340">
              <w:rPr>
                <w:w w:val="105"/>
              </w:rPr>
              <w:t>R</w:t>
            </w:r>
            <w:r w:rsidRPr="00BE3340">
              <w:rPr>
                <w:w w:val="105"/>
                <w:vertAlign w:val="subscript"/>
              </w:rPr>
              <w:t>2</w:t>
            </w:r>
            <w:r w:rsidRPr="00BE3340">
              <w:rPr>
                <w:w w:val="105"/>
              </w:rPr>
              <w:t>O</w:t>
            </w:r>
          </w:p>
        </w:tc>
        <w:tc>
          <w:tcPr>
            <w:tcW w:w="633" w:type="dxa"/>
          </w:tcPr>
          <w:p w14:paraId="14746B77" w14:textId="77777777" w:rsidR="00B40315" w:rsidRPr="00BE3340" w:rsidRDefault="002B1B5E">
            <w:pPr>
              <w:pStyle w:val="TableParagraph"/>
              <w:ind w:left="165"/>
              <w:jc w:val="left"/>
            </w:pPr>
            <w:r w:rsidRPr="00BE3340">
              <w:t>0.6</w:t>
            </w:r>
          </w:p>
        </w:tc>
        <w:tc>
          <w:tcPr>
            <w:tcW w:w="661" w:type="dxa"/>
          </w:tcPr>
          <w:p w14:paraId="514B78B7" w14:textId="77777777" w:rsidR="00B40315" w:rsidRPr="00BE3340" w:rsidRDefault="002B1B5E">
            <w:pPr>
              <w:pStyle w:val="TableParagraph"/>
              <w:ind w:left="98" w:right="28"/>
            </w:pPr>
            <w:r w:rsidRPr="00BE3340">
              <w:t>1.93</w:t>
            </w:r>
          </w:p>
        </w:tc>
        <w:tc>
          <w:tcPr>
            <w:tcW w:w="689" w:type="dxa"/>
          </w:tcPr>
          <w:p w14:paraId="5762DF11" w14:textId="77777777" w:rsidR="00B40315" w:rsidRPr="00BE3340" w:rsidRDefault="002B1B5E">
            <w:pPr>
              <w:pStyle w:val="TableParagraph"/>
              <w:ind w:left="71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1794" w:type="dxa"/>
            <w:gridSpan w:val="2"/>
          </w:tcPr>
          <w:p w14:paraId="0714802C" w14:textId="77777777" w:rsidR="00B40315" w:rsidRPr="00BE3340" w:rsidRDefault="002B1B5E">
            <w:pPr>
              <w:pStyle w:val="TableParagraph"/>
              <w:ind w:left="514"/>
              <w:jc w:val="left"/>
            </w:pPr>
            <w:r w:rsidRPr="00BE3340">
              <w:rPr>
                <w:w w:val="99"/>
              </w:rPr>
              <w:t>-</w:t>
            </w:r>
          </w:p>
        </w:tc>
      </w:tr>
      <w:tr w:rsidR="00B40315" w:rsidRPr="00BE3340" w14:paraId="7E3D102C" w14:textId="77777777">
        <w:trPr>
          <w:trHeight w:val="270"/>
        </w:trPr>
        <w:tc>
          <w:tcPr>
            <w:tcW w:w="4044" w:type="dxa"/>
            <w:gridSpan w:val="3"/>
          </w:tcPr>
          <w:p w14:paraId="7F5CC53A" w14:textId="77777777" w:rsidR="00B40315" w:rsidRPr="00BE3340" w:rsidRDefault="002B1B5E">
            <w:pPr>
              <w:pStyle w:val="TableParagraph"/>
              <w:spacing w:line="245" w:lineRule="exact"/>
              <w:ind w:left="817"/>
              <w:jc w:val="left"/>
            </w:pPr>
            <w:r w:rsidRPr="00BE3340">
              <w:t>Sulfur trioxide (SO</w:t>
            </w:r>
            <w:r w:rsidRPr="00BE3340">
              <w:rPr>
                <w:vertAlign w:val="subscript"/>
              </w:rPr>
              <w:t>3</w:t>
            </w:r>
            <w:r w:rsidRPr="00BE3340">
              <w:t>)</w:t>
            </w:r>
          </w:p>
        </w:tc>
        <w:tc>
          <w:tcPr>
            <w:tcW w:w="633" w:type="dxa"/>
          </w:tcPr>
          <w:p w14:paraId="25073756" w14:textId="77777777" w:rsidR="00B40315" w:rsidRPr="00BE3340" w:rsidRDefault="002B1B5E">
            <w:pPr>
              <w:pStyle w:val="TableParagraph"/>
              <w:spacing w:line="245" w:lineRule="exact"/>
              <w:ind w:left="165"/>
              <w:jc w:val="left"/>
            </w:pPr>
            <w:r w:rsidRPr="00BE3340">
              <w:t>2.7</w:t>
            </w:r>
          </w:p>
        </w:tc>
        <w:tc>
          <w:tcPr>
            <w:tcW w:w="661" w:type="dxa"/>
          </w:tcPr>
          <w:p w14:paraId="20E29C0F" w14:textId="77777777" w:rsidR="00B40315" w:rsidRPr="00BE3340" w:rsidRDefault="002B1B5E">
            <w:pPr>
              <w:pStyle w:val="TableParagraph"/>
              <w:spacing w:line="245" w:lineRule="exact"/>
              <w:ind w:left="70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689" w:type="dxa"/>
          </w:tcPr>
          <w:p w14:paraId="3089BFAB" w14:textId="77777777" w:rsidR="00B40315" w:rsidRPr="00BE3340" w:rsidRDefault="002B1B5E">
            <w:pPr>
              <w:pStyle w:val="TableParagraph"/>
              <w:spacing w:line="245" w:lineRule="exact"/>
              <w:ind w:left="71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1794" w:type="dxa"/>
            <w:gridSpan w:val="2"/>
          </w:tcPr>
          <w:p w14:paraId="2F8AE341" w14:textId="77777777" w:rsidR="00B40315" w:rsidRPr="00BE3340" w:rsidRDefault="002B1B5E">
            <w:pPr>
              <w:pStyle w:val="TableParagraph"/>
              <w:spacing w:line="245" w:lineRule="exact"/>
              <w:ind w:left="514"/>
              <w:jc w:val="left"/>
            </w:pPr>
            <w:r w:rsidRPr="00BE3340">
              <w:rPr>
                <w:w w:val="99"/>
              </w:rPr>
              <w:t>-</w:t>
            </w:r>
          </w:p>
        </w:tc>
      </w:tr>
      <w:tr w:rsidR="00B40315" w:rsidRPr="00BE3340" w14:paraId="2349CC7F" w14:textId="77777777">
        <w:trPr>
          <w:trHeight w:val="270"/>
        </w:trPr>
        <w:tc>
          <w:tcPr>
            <w:tcW w:w="4044" w:type="dxa"/>
            <w:gridSpan w:val="3"/>
          </w:tcPr>
          <w:p w14:paraId="07A266D7" w14:textId="77777777" w:rsidR="00B40315" w:rsidRPr="00BE3340" w:rsidRDefault="002B1B5E">
            <w:pPr>
              <w:pStyle w:val="TableParagraph"/>
              <w:spacing w:line="245" w:lineRule="exact"/>
              <w:ind w:left="817"/>
              <w:jc w:val="left"/>
            </w:pPr>
            <w:r w:rsidRPr="00BE3340">
              <w:t>Titanium oxide (TiO</w:t>
            </w:r>
            <w:r w:rsidRPr="00BE3340">
              <w:rPr>
                <w:vertAlign w:val="subscript"/>
              </w:rPr>
              <w:t>2</w:t>
            </w:r>
            <w:r w:rsidRPr="00BE3340">
              <w:t>)</w:t>
            </w:r>
          </w:p>
        </w:tc>
        <w:tc>
          <w:tcPr>
            <w:tcW w:w="633" w:type="dxa"/>
          </w:tcPr>
          <w:p w14:paraId="7C500D82" w14:textId="77777777" w:rsidR="00B40315" w:rsidRPr="00BE3340" w:rsidRDefault="002B1B5E">
            <w:pPr>
              <w:pStyle w:val="TableParagraph"/>
              <w:spacing w:line="245" w:lineRule="exact"/>
              <w:ind w:left="111"/>
              <w:jc w:val="left"/>
            </w:pPr>
            <w:r w:rsidRPr="00BE3340">
              <w:t>0.28</w:t>
            </w:r>
          </w:p>
        </w:tc>
        <w:tc>
          <w:tcPr>
            <w:tcW w:w="661" w:type="dxa"/>
          </w:tcPr>
          <w:p w14:paraId="26233867" w14:textId="77777777" w:rsidR="00B40315" w:rsidRPr="00BE3340" w:rsidRDefault="002B1B5E">
            <w:pPr>
              <w:pStyle w:val="TableParagraph"/>
              <w:spacing w:line="245" w:lineRule="exact"/>
              <w:ind w:left="98" w:right="28"/>
            </w:pPr>
            <w:r w:rsidRPr="00BE3340">
              <w:t>0.91</w:t>
            </w:r>
          </w:p>
        </w:tc>
        <w:tc>
          <w:tcPr>
            <w:tcW w:w="689" w:type="dxa"/>
          </w:tcPr>
          <w:p w14:paraId="30378AC8" w14:textId="77777777" w:rsidR="00B40315" w:rsidRPr="00BE3340" w:rsidRDefault="002B1B5E">
            <w:pPr>
              <w:pStyle w:val="TableParagraph"/>
              <w:spacing w:line="245" w:lineRule="exact"/>
              <w:ind w:left="71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1794" w:type="dxa"/>
            <w:gridSpan w:val="2"/>
          </w:tcPr>
          <w:p w14:paraId="5DD3D972" w14:textId="77777777" w:rsidR="00B40315" w:rsidRPr="00BE3340" w:rsidRDefault="002B1B5E">
            <w:pPr>
              <w:pStyle w:val="TableParagraph"/>
              <w:spacing w:line="245" w:lineRule="exact"/>
              <w:ind w:left="514"/>
              <w:jc w:val="left"/>
            </w:pPr>
            <w:r w:rsidRPr="00BE3340">
              <w:rPr>
                <w:w w:val="99"/>
              </w:rPr>
              <w:t>-</w:t>
            </w:r>
          </w:p>
        </w:tc>
      </w:tr>
      <w:tr w:rsidR="00B40315" w:rsidRPr="00BE3340" w14:paraId="322B9396" w14:textId="77777777">
        <w:trPr>
          <w:trHeight w:val="270"/>
        </w:trPr>
        <w:tc>
          <w:tcPr>
            <w:tcW w:w="4044" w:type="dxa"/>
            <w:gridSpan w:val="3"/>
          </w:tcPr>
          <w:p w14:paraId="6136F50F" w14:textId="77777777" w:rsidR="00B40315" w:rsidRPr="00BE3340" w:rsidRDefault="002B1B5E">
            <w:pPr>
              <w:pStyle w:val="TableParagraph"/>
              <w:spacing w:line="245" w:lineRule="exact"/>
              <w:ind w:left="817"/>
              <w:jc w:val="left"/>
            </w:pPr>
            <w:r w:rsidRPr="00BE3340">
              <w:t>Manganic oxide (Mn</w:t>
            </w:r>
            <w:r w:rsidRPr="00BE3340">
              <w:rPr>
                <w:vertAlign w:val="subscript"/>
              </w:rPr>
              <w:t>2</w:t>
            </w:r>
            <w:r w:rsidRPr="00BE3340">
              <w:t>O</w:t>
            </w:r>
            <w:r w:rsidRPr="00BE3340">
              <w:rPr>
                <w:vertAlign w:val="subscript"/>
              </w:rPr>
              <w:t>3</w:t>
            </w:r>
            <w:r w:rsidRPr="00BE3340">
              <w:t>)</w:t>
            </w:r>
          </w:p>
        </w:tc>
        <w:tc>
          <w:tcPr>
            <w:tcW w:w="633" w:type="dxa"/>
          </w:tcPr>
          <w:p w14:paraId="146420E3" w14:textId="77777777" w:rsidR="00B40315" w:rsidRPr="00BE3340" w:rsidRDefault="002B1B5E">
            <w:pPr>
              <w:pStyle w:val="TableParagraph"/>
              <w:spacing w:line="245" w:lineRule="exact"/>
              <w:ind w:left="111"/>
              <w:jc w:val="left"/>
            </w:pPr>
            <w:r w:rsidRPr="00BE3340">
              <w:t>0.22</w:t>
            </w:r>
          </w:p>
        </w:tc>
        <w:tc>
          <w:tcPr>
            <w:tcW w:w="661" w:type="dxa"/>
          </w:tcPr>
          <w:p w14:paraId="604E4F2C" w14:textId="77777777" w:rsidR="00B40315" w:rsidRPr="00BE3340" w:rsidRDefault="002B1B5E">
            <w:pPr>
              <w:pStyle w:val="TableParagraph"/>
              <w:spacing w:line="245" w:lineRule="exact"/>
              <w:ind w:left="70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689" w:type="dxa"/>
          </w:tcPr>
          <w:p w14:paraId="3740395B" w14:textId="77777777" w:rsidR="00B40315" w:rsidRPr="00BE3340" w:rsidRDefault="002B1B5E">
            <w:pPr>
              <w:pStyle w:val="TableParagraph"/>
              <w:spacing w:line="245" w:lineRule="exact"/>
              <w:ind w:left="71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1794" w:type="dxa"/>
            <w:gridSpan w:val="2"/>
          </w:tcPr>
          <w:p w14:paraId="35E520E4" w14:textId="77777777" w:rsidR="00B40315" w:rsidRPr="00BE3340" w:rsidRDefault="002B1B5E">
            <w:pPr>
              <w:pStyle w:val="TableParagraph"/>
              <w:spacing w:line="245" w:lineRule="exact"/>
              <w:ind w:left="514"/>
              <w:jc w:val="left"/>
            </w:pPr>
            <w:r w:rsidRPr="00BE3340">
              <w:rPr>
                <w:w w:val="99"/>
              </w:rPr>
              <w:t>-</w:t>
            </w:r>
          </w:p>
        </w:tc>
      </w:tr>
      <w:tr w:rsidR="00B40315" w:rsidRPr="00BE3340" w14:paraId="3A3CE9BB" w14:textId="77777777">
        <w:trPr>
          <w:trHeight w:val="406"/>
        </w:trPr>
        <w:tc>
          <w:tcPr>
            <w:tcW w:w="4044" w:type="dxa"/>
            <w:gridSpan w:val="3"/>
          </w:tcPr>
          <w:p w14:paraId="4CC9A347" w14:textId="77777777" w:rsidR="00B40315" w:rsidRPr="00BE3340" w:rsidRDefault="002B1B5E">
            <w:pPr>
              <w:pStyle w:val="TableParagraph"/>
              <w:spacing w:line="245" w:lineRule="exact"/>
              <w:ind w:left="817"/>
              <w:jc w:val="left"/>
            </w:pPr>
            <w:r w:rsidRPr="00BE3340">
              <w:t>Zirconia (ZrO</w:t>
            </w:r>
            <w:r w:rsidRPr="00BE3340">
              <w:rPr>
                <w:vertAlign w:val="subscript"/>
              </w:rPr>
              <w:t>2</w:t>
            </w:r>
            <w:r w:rsidRPr="00BE3340">
              <w:t>) + Hafnium (HfO</w:t>
            </w:r>
            <w:r w:rsidRPr="00BE3340">
              <w:rPr>
                <w:vertAlign w:val="subscript"/>
              </w:rPr>
              <w:t>2</w:t>
            </w:r>
            <w:r w:rsidRPr="00BE3340">
              <w:t>)</w:t>
            </w:r>
          </w:p>
        </w:tc>
        <w:tc>
          <w:tcPr>
            <w:tcW w:w="633" w:type="dxa"/>
          </w:tcPr>
          <w:p w14:paraId="6E89C710" w14:textId="77777777" w:rsidR="00B40315" w:rsidRPr="00BE3340" w:rsidRDefault="002B1B5E">
            <w:pPr>
              <w:pStyle w:val="TableParagraph"/>
              <w:spacing w:line="245" w:lineRule="exact"/>
              <w:ind w:right="26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661" w:type="dxa"/>
          </w:tcPr>
          <w:p w14:paraId="36A69CB6" w14:textId="77777777" w:rsidR="00B40315" w:rsidRPr="00BE3340" w:rsidRDefault="002B1B5E">
            <w:pPr>
              <w:pStyle w:val="TableParagraph"/>
              <w:spacing w:line="245" w:lineRule="exact"/>
              <w:ind w:left="70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689" w:type="dxa"/>
          </w:tcPr>
          <w:p w14:paraId="30D6BB2C" w14:textId="77777777" w:rsidR="00B40315" w:rsidRPr="00BE3340" w:rsidRDefault="002B1B5E">
            <w:pPr>
              <w:pStyle w:val="TableParagraph"/>
              <w:spacing w:line="245" w:lineRule="exact"/>
              <w:ind w:left="71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1794" w:type="dxa"/>
            <w:gridSpan w:val="2"/>
          </w:tcPr>
          <w:p w14:paraId="38D764A5" w14:textId="77777777" w:rsidR="00B40315" w:rsidRPr="00BE3340" w:rsidRDefault="002B1B5E">
            <w:pPr>
              <w:pStyle w:val="TableParagraph"/>
              <w:spacing w:line="245" w:lineRule="exact"/>
              <w:ind w:left="359"/>
              <w:jc w:val="left"/>
            </w:pPr>
            <w:r w:rsidRPr="00BE3340">
              <w:t>3.46</w:t>
            </w:r>
          </w:p>
        </w:tc>
      </w:tr>
      <w:tr w:rsidR="00B40315" w:rsidRPr="00BE3340" w14:paraId="231BAECB" w14:textId="77777777">
        <w:trPr>
          <w:trHeight w:val="398"/>
        </w:trPr>
        <w:tc>
          <w:tcPr>
            <w:tcW w:w="4044" w:type="dxa"/>
            <w:gridSpan w:val="3"/>
          </w:tcPr>
          <w:p w14:paraId="4DDF71F7" w14:textId="77777777" w:rsidR="00B40315" w:rsidRPr="00BE3340" w:rsidRDefault="002B1B5E">
            <w:pPr>
              <w:pStyle w:val="TableParagraph"/>
              <w:spacing w:before="127" w:line="251" w:lineRule="exact"/>
              <w:ind w:left="817"/>
              <w:jc w:val="left"/>
            </w:pPr>
            <w:r w:rsidRPr="00BE3340">
              <w:t>Loss on ignition (%)</w:t>
            </w:r>
          </w:p>
        </w:tc>
        <w:tc>
          <w:tcPr>
            <w:tcW w:w="633" w:type="dxa"/>
          </w:tcPr>
          <w:p w14:paraId="1023F211" w14:textId="77777777" w:rsidR="00B40315" w:rsidRPr="00BE3340" w:rsidRDefault="002B1B5E">
            <w:pPr>
              <w:pStyle w:val="TableParagraph"/>
              <w:spacing w:before="127" w:line="251" w:lineRule="exact"/>
              <w:ind w:left="165"/>
              <w:jc w:val="left"/>
            </w:pPr>
            <w:r w:rsidRPr="00BE3340">
              <w:t>2.8</w:t>
            </w:r>
          </w:p>
        </w:tc>
        <w:tc>
          <w:tcPr>
            <w:tcW w:w="661" w:type="dxa"/>
          </w:tcPr>
          <w:p w14:paraId="4E0A27C7" w14:textId="77777777" w:rsidR="00B40315" w:rsidRPr="00BE3340" w:rsidRDefault="002B1B5E">
            <w:pPr>
              <w:pStyle w:val="TableParagraph"/>
              <w:spacing w:before="127" w:line="251" w:lineRule="exact"/>
              <w:ind w:left="98" w:right="28"/>
            </w:pPr>
            <w:r w:rsidRPr="00BE3340">
              <w:t>1.53</w:t>
            </w:r>
          </w:p>
        </w:tc>
        <w:tc>
          <w:tcPr>
            <w:tcW w:w="689" w:type="dxa"/>
          </w:tcPr>
          <w:p w14:paraId="76A4E092" w14:textId="77777777" w:rsidR="00B40315" w:rsidRPr="00BE3340" w:rsidRDefault="002B1B5E">
            <w:pPr>
              <w:pStyle w:val="TableParagraph"/>
              <w:spacing w:before="127" w:line="251" w:lineRule="exact"/>
              <w:ind w:left="167" w:right="96"/>
            </w:pPr>
            <w:r w:rsidRPr="00BE3340">
              <w:t>24.0</w:t>
            </w:r>
          </w:p>
        </w:tc>
        <w:tc>
          <w:tcPr>
            <w:tcW w:w="1794" w:type="dxa"/>
            <w:gridSpan w:val="2"/>
          </w:tcPr>
          <w:p w14:paraId="2E4834BB" w14:textId="77777777" w:rsidR="00B40315" w:rsidRPr="00BE3340" w:rsidRDefault="002B1B5E">
            <w:pPr>
              <w:pStyle w:val="TableParagraph"/>
              <w:spacing w:before="127" w:line="251" w:lineRule="exact"/>
              <w:ind w:left="413"/>
              <w:jc w:val="left"/>
            </w:pPr>
            <w:r w:rsidRPr="00BE3340">
              <w:t>1.4</w:t>
            </w:r>
          </w:p>
        </w:tc>
      </w:tr>
      <w:tr w:rsidR="00B40315" w:rsidRPr="00BE3340" w14:paraId="0B122B8A" w14:textId="77777777">
        <w:trPr>
          <w:trHeight w:val="270"/>
        </w:trPr>
        <w:tc>
          <w:tcPr>
            <w:tcW w:w="4044" w:type="dxa"/>
            <w:gridSpan w:val="3"/>
          </w:tcPr>
          <w:p w14:paraId="780D78CF" w14:textId="77777777" w:rsidR="00B40315" w:rsidRPr="00BE3340" w:rsidRDefault="002B1B5E">
            <w:pPr>
              <w:pStyle w:val="TableParagraph"/>
              <w:spacing w:line="251" w:lineRule="exact"/>
              <w:ind w:left="817"/>
              <w:jc w:val="left"/>
            </w:pPr>
            <w:r w:rsidRPr="00BE3340">
              <w:rPr>
                <w:w w:val="110"/>
              </w:rPr>
              <w:t>Density (</w:t>
            </w:r>
            <w:r w:rsidRPr="00BE3340">
              <w:rPr>
                <w:i/>
                <w:w w:val="110"/>
              </w:rPr>
              <w:t>g/cm</w:t>
            </w:r>
            <w:r w:rsidRPr="00BE3340">
              <w:rPr>
                <w:w w:val="110"/>
                <w:vertAlign w:val="superscript"/>
              </w:rPr>
              <w:t>3</w:t>
            </w:r>
            <w:r w:rsidRPr="00BE3340">
              <w:rPr>
                <w:w w:val="110"/>
              </w:rPr>
              <w:t>)</w:t>
            </w:r>
          </w:p>
        </w:tc>
        <w:tc>
          <w:tcPr>
            <w:tcW w:w="633" w:type="dxa"/>
          </w:tcPr>
          <w:p w14:paraId="37E09FF3" w14:textId="77777777" w:rsidR="00B40315" w:rsidRPr="00BE3340" w:rsidRDefault="002B1B5E">
            <w:pPr>
              <w:pStyle w:val="TableParagraph"/>
              <w:spacing w:line="251" w:lineRule="exact"/>
              <w:ind w:left="111"/>
              <w:jc w:val="left"/>
            </w:pPr>
            <w:r w:rsidRPr="00BE3340">
              <w:t>3.08</w:t>
            </w:r>
          </w:p>
        </w:tc>
        <w:tc>
          <w:tcPr>
            <w:tcW w:w="661" w:type="dxa"/>
          </w:tcPr>
          <w:p w14:paraId="3F6505C5" w14:textId="77777777" w:rsidR="00B40315" w:rsidRPr="00BE3340" w:rsidRDefault="002B1B5E">
            <w:pPr>
              <w:pStyle w:val="TableParagraph"/>
              <w:spacing w:line="251" w:lineRule="exact"/>
              <w:ind w:left="98" w:right="28"/>
            </w:pPr>
            <w:r w:rsidRPr="00BE3340">
              <w:t>2.43</w:t>
            </w:r>
          </w:p>
        </w:tc>
        <w:tc>
          <w:tcPr>
            <w:tcW w:w="689" w:type="dxa"/>
          </w:tcPr>
          <w:p w14:paraId="219B1DE6" w14:textId="77777777" w:rsidR="00B40315" w:rsidRPr="00BE3340" w:rsidRDefault="002B1B5E">
            <w:pPr>
              <w:pStyle w:val="TableParagraph"/>
              <w:spacing w:line="251" w:lineRule="exact"/>
              <w:ind w:left="167" w:right="96"/>
            </w:pPr>
            <w:r w:rsidRPr="00BE3340">
              <w:t>2.25</w:t>
            </w:r>
          </w:p>
        </w:tc>
        <w:tc>
          <w:tcPr>
            <w:tcW w:w="1794" w:type="dxa"/>
            <w:gridSpan w:val="2"/>
          </w:tcPr>
          <w:p w14:paraId="56D6D765" w14:textId="77777777" w:rsidR="00B40315" w:rsidRPr="00BE3340" w:rsidRDefault="002B1B5E">
            <w:pPr>
              <w:pStyle w:val="TableParagraph"/>
              <w:spacing w:line="251" w:lineRule="exact"/>
              <w:ind w:left="359"/>
              <w:jc w:val="left"/>
            </w:pPr>
            <w:r w:rsidRPr="00BE3340">
              <w:t>2.26</w:t>
            </w:r>
          </w:p>
        </w:tc>
      </w:tr>
      <w:tr w:rsidR="00B40315" w:rsidRPr="00BE3340" w14:paraId="6C023DC4" w14:textId="77777777">
        <w:trPr>
          <w:trHeight w:val="415"/>
        </w:trPr>
        <w:tc>
          <w:tcPr>
            <w:tcW w:w="4044" w:type="dxa"/>
            <w:gridSpan w:val="3"/>
          </w:tcPr>
          <w:p w14:paraId="531D0B8C" w14:textId="77777777" w:rsidR="00B40315" w:rsidRPr="00BE3340" w:rsidRDefault="002B1B5E">
            <w:pPr>
              <w:pStyle w:val="TableParagraph"/>
              <w:ind w:left="817"/>
              <w:jc w:val="left"/>
            </w:pPr>
            <w:r w:rsidRPr="00BE3340">
              <w:rPr>
                <w:w w:val="105"/>
              </w:rPr>
              <w:t>Specific surface area (</w:t>
            </w:r>
            <w:r w:rsidRPr="00BE3340">
              <w:rPr>
                <w:i/>
                <w:w w:val="105"/>
              </w:rPr>
              <w:t>m</w:t>
            </w:r>
            <w:r w:rsidRPr="00BE3340">
              <w:rPr>
                <w:w w:val="105"/>
                <w:vertAlign w:val="superscript"/>
              </w:rPr>
              <w:t>2</w:t>
            </w:r>
            <w:r w:rsidRPr="00BE3340">
              <w:rPr>
                <w:i/>
                <w:w w:val="105"/>
              </w:rPr>
              <w:t>/kg</w:t>
            </w:r>
            <w:r w:rsidRPr="00BE3340">
              <w:rPr>
                <w:w w:val="105"/>
              </w:rPr>
              <w:t>)</w:t>
            </w:r>
          </w:p>
        </w:tc>
        <w:tc>
          <w:tcPr>
            <w:tcW w:w="633" w:type="dxa"/>
          </w:tcPr>
          <w:p w14:paraId="1C50DF77" w14:textId="77777777" w:rsidR="00B40315" w:rsidRPr="00BE3340" w:rsidRDefault="002B1B5E">
            <w:pPr>
              <w:pStyle w:val="TableParagraph"/>
              <w:ind w:right="27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661" w:type="dxa"/>
          </w:tcPr>
          <w:p w14:paraId="65999765" w14:textId="77777777" w:rsidR="00B40315" w:rsidRPr="00BE3340" w:rsidRDefault="002B1B5E">
            <w:pPr>
              <w:pStyle w:val="TableParagraph"/>
              <w:ind w:left="98" w:right="28"/>
            </w:pPr>
            <w:r w:rsidRPr="00BE3340">
              <w:t>655</w:t>
            </w:r>
          </w:p>
        </w:tc>
        <w:tc>
          <w:tcPr>
            <w:tcW w:w="689" w:type="dxa"/>
          </w:tcPr>
          <w:p w14:paraId="5051DC40" w14:textId="77777777" w:rsidR="00B40315" w:rsidRPr="00BE3340" w:rsidRDefault="002B1B5E">
            <w:pPr>
              <w:pStyle w:val="TableParagraph"/>
              <w:ind w:left="167" w:right="96"/>
            </w:pPr>
            <w:r w:rsidRPr="00BE3340">
              <w:t>460</w:t>
            </w:r>
          </w:p>
        </w:tc>
        <w:tc>
          <w:tcPr>
            <w:tcW w:w="1794" w:type="dxa"/>
            <w:gridSpan w:val="2"/>
          </w:tcPr>
          <w:p w14:paraId="6F7B65EE" w14:textId="77777777" w:rsidR="00B40315" w:rsidRPr="00BE3340" w:rsidRDefault="002B1B5E">
            <w:pPr>
              <w:pStyle w:val="TableParagraph"/>
              <w:spacing w:line="264" w:lineRule="exact"/>
              <w:ind w:left="121"/>
              <w:jc w:val="left"/>
            </w:pPr>
            <w:r w:rsidRPr="00BE3340">
              <w:rPr>
                <w:w w:val="115"/>
                <w:rPrChange w:id="877" w:author="Patrick Tang" w:date="2021-06-25T17:28:00Z">
                  <w:rPr>
                    <w:rFonts w:ascii="Garamond" w:hAnsi="Garamond"/>
                    <w:w w:val="115"/>
                  </w:rPr>
                </w:rPrChange>
              </w:rPr>
              <w:t>1</w:t>
            </w:r>
            <w:r w:rsidRPr="00BE3340">
              <w:rPr>
                <w:i/>
                <w:w w:val="115"/>
              </w:rPr>
              <w:t>.</w:t>
            </w:r>
            <w:r w:rsidRPr="00BE3340">
              <w:rPr>
                <w:w w:val="115"/>
                <w:rPrChange w:id="878" w:author="Patrick Tang" w:date="2021-06-25T17:28:00Z">
                  <w:rPr>
                    <w:rFonts w:ascii="Garamond" w:hAnsi="Garamond"/>
                    <w:w w:val="115"/>
                  </w:rPr>
                </w:rPrChange>
              </w:rPr>
              <w:t xml:space="preserve">5 </w:t>
            </w:r>
            <w:r w:rsidRPr="00BE3340">
              <w:rPr>
                <w:w w:val="115"/>
                <w:rPrChange w:id="879" w:author="Patrick Tang" w:date="2021-06-25T17:28:00Z">
                  <w:rPr>
                    <w:rFonts w:ascii="Cambria" w:hAnsi="Cambria"/>
                    <w:w w:val="115"/>
                  </w:rPr>
                </w:rPrChange>
              </w:rPr>
              <w:t xml:space="preserve">× </w:t>
            </w:r>
            <w:r w:rsidRPr="00BE3340">
              <w:rPr>
                <w:w w:val="115"/>
                <w:rPrChange w:id="880" w:author="Patrick Tang" w:date="2021-06-25T17:28:00Z">
                  <w:rPr>
                    <w:rFonts w:ascii="Garamond" w:hAnsi="Garamond"/>
                    <w:w w:val="115"/>
                  </w:rPr>
                </w:rPrChange>
              </w:rPr>
              <w:t>10</w:t>
            </w:r>
            <w:r w:rsidRPr="00BE3340">
              <w:rPr>
                <w:w w:val="115"/>
                <w:vertAlign w:val="superscript"/>
              </w:rPr>
              <w:t>4</w:t>
            </w:r>
          </w:p>
        </w:tc>
      </w:tr>
      <w:tr w:rsidR="00B40315" w:rsidRPr="00BE3340" w14:paraId="2B05B4E4" w14:textId="77777777">
        <w:trPr>
          <w:trHeight w:val="575"/>
        </w:trPr>
        <w:tc>
          <w:tcPr>
            <w:tcW w:w="7821" w:type="dxa"/>
            <w:gridSpan w:val="8"/>
          </w:tcPr>
          <w:p w14:paraId="2D086E08" w14:textId="77777777" w:rsidR="00B40315" w:rsidRPr="00BE3340" w:rsidRDefault="00B40315">
            <w:pPr>
              <w:pStyle w:val="TableParagraph"/>
              <w:spacing w:before="9"/>
              <w:jc w:val="left"/>
              <w:rPr>
                <w:sz w:val="26"/>
              </w:rPr>
            </w:pPr>
          </w:p>
          <w:p w14:paraId="3771FD0D" w14:textId="77777777" w:rsidR="00B40315" w:rsidRPr="00BE3340" w:rsidRDefault="002B1B5E">
            <w:pPr>
              <w:pStyle w:val="TableParagraph"/>
              <w:tabs>
                <w:tab w:val="left" w:pos="2762"/>
                <w:tab w:val="left" w:pos="7823"/>
              </w:tabs>
              <w:spacing w:line="247" w:lineRule="exact"/>
              <w:ind w:right="-15"/>
              <w:jc w:val="left"/>
            </w:pPr>
            <w:r w:rsidRPr="00BE3340">
              <w:rPr>
                <w:w w:val="99"/>
                <w:u w:val="single"/>
              </w:rPr>
              <w:t xml:space="preserve"> </w:t>
            </w:r>
            <w:r w:rsidRPr="00BE3340">
              <w:rPr>
                <w:u w:val="single"/>
              </w:rPr>
              <w:tab/>
            </w:r>
            <w:r w:rsidRPr="00BE3340">
              <w:rPr>
                <w:spacing w:val="-4"/>
                <w:u w:val="single"/>
              </w:rPr>
              <w:t xml:space="preserve">Table </w:t>
            </w:r>
            <w:r w:rsidRPr="00BE3340">
              <w:rPr>
                <w:u w:val="single"/>
              </w:rPr>
              <w:t>2: Properties of</w:t>
            </w:r>
            <w:r w:rsidRPr="00BE3340">
              <w:rPr>
                <w:spacing w:val="-3"/>
                <w:u w:val="single"/>
              </w:rPr>
              <w:t xml:space="preserve"> </w:t>
            </w:r>
            <w:r w:rsidRPr="00BE3340">
              <w:rPr>
                <w:spacing w:val="-10"/>
                <w:u w:val="single"/>
              </w:rPr>
              <w:t>PVA</w:t>
            </w:r>
            <w:r w:rsidRPr="00BE3340">
              <w:rPr>
                <w:spacing w:val="-10"/>
                <w:u w:val="single"/>
              </w:rPr>
              <w:tab/>
            </w:r>
          </w:p>
        </w:tc>
      </w:tr>
      <w:tr w:rsidR="00B40315" w:rsidRPr="00BE3340" w14:paraId="356F41B1" w14:textId="77777777">
        <w:trPr>
          <w:trHeight w:val="339"/>
        </w:trPr>
        <w:tc>
          <w:tcPr>
            <w:tcW w:w="857" w:type="dxa"/>
          </w:tcPr>
          <w:p w14:paraId="14F94827" w14:textId="77777777" w:rsidR="00B40315" w:rsidRPr="00BE3340" w:rsidRDefault="002B1B5E">
            <w:pPr>
              <w:pStyle w:val="TableParagraph"/>
              <w:spacing w:before="68" w:line="251" w:lineRule="exact"/>
              <w:ind w:left="96" w:right="96"/>
            </w:pPr>
            <w:r w:rsidRPr="00BE3340">
              <w:t>Length</w:t>
            </w:r>
          </w:p>
        </w:tc>
        <w:tc>
          <w:tcPr>
            <w:tcW w:w="1457" w:type="dxa"/>
          </w:tcPr>
          <w:p w14:paraId="3A51B1EC" w14:textId="77777777" w:rsidR="00B40315" w:rsidRPr="00BE3340" w:rsidRDefault="002B1B5E">
            <w:pPr>
              <w:pStyle w:val="TableParagraph"/>
              <w:spacing w:before="68" w:line="251" w:lineRule="exact"/>
              <w:ind w:left="94" w:right="94"/>
            </w:pPr>
            <w:r w:rsidRPr="00BE3340">
              <w:t>Length/</w:t>
            </w:r>
          </w:p>
        </w:tc>
        <w:tc>
          <w:tcPr>
            <w:tcW w:w="1730" w:type="dxa"/>
          </w:tcPr>
          <w:p w14:paraId="6B237596" w14:textId="77777777" w:rsidR="00B40315" w:rsidRPr="00BE3340" w:rsidRDefault="002B1B5E">
            <w:pPr>
              <w:pStyle w:val="TableParagraph"/>
              <w:spacing w:before="68" w:line="251" w:lineRule="exact"/>
              <w:ind w:left="75" w:right="44"/>
            </w:pPr>
            <w:r w:rsidRPr="00BE3340">
              <w:t>Young’s modulus</w:t>
            </w:r>
          </w:p>
        </w:tc>
        <w:tc>
          <w:tcPr>
            <w:tcW w:w="1294" w:type="dxa"/>
            <w:gridSpan w:val="2"/>
          </w:tcPr>
          <w:p w14:paraId="4A62E6F0" w14:textId="77777777" w:rsidR="00B40315" w:rsidRPr="00BE3340" w:rsidRDefault="002B1B5E">
            <w:pPr>
              <w:pStyle w:val="TableParagraph"/>
              <w:spacing w:before="68" w:line="251" w:lineRule="exact"/>
              <w:ind w:left="150"/>
              <w:jc w:val="left"/>
            </w:pPr>
            <w:r w:rsidRPr="00BE3340">
              <w:t>Elongation</w:t>
            </w:r>
          </w:p>
        </w:tc>
        <w:tc>
          <w:tcPr>
            <w:tcW w:w="1554" w:type="dxa"/>
            <w:gridSpan w:val="2"/>
          </w:tcPr>
          <w:p w14:paraId="4F42714F" w14:textId="77777777" w:rsidR="00B40315" w:rsidRPr="00BE3340" w:rsidRDefault="002B1B5E">
            <w:pPr>
              <w:pStyle w:val="TableParagraph"/>
              <w:spacing w:before="68" w:line="251" w:lineRule="exact"/>
              <w:ind w:left="51"/>
              <w:jc w:val="left"/>
            </w:pPr>
            <w:r w:rsidRPr="00BE3340">
              <w:t>Tensile strength</w:t>
            </w:r>
          </w:p>
        </w:tc>
        <w:tc>
          <w:tcPr>
            <w:tcW w:w="929" w:type="dxa"/>
          </w:tcPr>
          <w:p w14:paraId="4301C1A9" w14:textId="77777777" w:rsidR="00B40315" w:rsidRPr="00BE3340" w:rsidRDefault="002B1B5E">
            <w:pPr>
              <w:pStyle w:val="TableParagraph"/>
              <w:spacing w:before="68" w:line="251" w:lineRule="exact"/>
              <w:ind w:left="98" w:right="93"/>
            </w:pPr>
            <w:r w:rsidRPr="00BE3340">
              <w:t>Density</w:t>
            </w:r>
          </w:p>
        </w:tc>
      </w:tr>
      <w:tr w:rsidR="00B40315" w:rsidRPr="00BE3340" w14:paraId="60FEC718" w14:textId="77777777">
        <w:trPr>
          <w:trHeight w:val="322"/>
        </w:trPr>
        <w:tc>
          <w:tcPr>
            <w:tcW w:w="857" w:type="dxa"/>
            <w:tcBorders>
              <w:bottom w:val="single" w:sz="6" w:space="0" w:color="000000"/>
            </w:tcBorders>
          </w:tcPr>
          <w:p w14:paraId="08380037" w14:textId="77777777" w:rsidR="00B40315" w:rsidRPr="00BE3340" w:rsidRDefault="002B1B5E">
            <w:pPr>
              <w:pStyle w:val="TableParagraph"/>
              <w:ind w:left="96" w:right="96"/>
            </w:pPr>
            <w:r w:rsidRPr="00BE3340">
              <w:t>(mm)</w:t>
            </w:r>
          </w:p>
        </w:tc>
        <w:tc>
          <w:tcPr>
            <w:tcW w:w="1457" w:type="dxa"/>
            <w:tcBorders>
              <w:bottom w:val="single" w:sz="6" w:space="0" w:color="000000"/>
            </w:tcBorders>
          </w:tcPr>
          <w:p w14:paraId="676CFA72" w14:textId="77777777" w:rsidR="00B40315" w:rsidRPr="00BE3340" w:rsidRDefault="002B1B5E">
            <w:pPr>
              <w:pStyle w:val="TableParagraph"/>
              <w:ind w:left="94" w:right="94"/>
            </w:pPr>
            <w:r w:rsidRPr="00BE3340">
              <w:t>diameter ratio</w:t>
            </w:r>
          </w:p>
        </w:tc>
        <w:tc>
          <w:tcPr>
            <w:tcW w:w="1730" w:type="dxa"/>
            <w:tcBorders>
              <w:bottom w:val="single" w:sz="6" w:space="0" w:color="000000"/>
            </w:tcBorders>
          </w:tcPr>
          <w:p w14:paraId="5AD0D7A8" w14:textId="77777777" w:rsidR="00B40315" w:rsidRPr="00BE3340" w:rsidRDefault="002B1B5E">
            <w:pPr>
              <w:pStyle w:val="TableParagraph"/>
              <w:ind w:left="75" w:right="44"/>
            </w:pPr>
            <w:r w:rsidRPr="00BE3340">
              <w:t>(MPa)</w:t>
            </w:r>
          </w:p>
        </w:tc>
        <w:tc>
          <w:tcPr>
            <w:tcW w:w="1294" w:type="dxa"/>
            <w:gridSpan w:val="2"/>
            <w:tcBorders>
              <w:bottom w:val="single" w:sz="6" w:space="0" w:color="000000"/>
            </w:tcBorders>
          </w:tcPr>
          <w:p w14:paraId="18EE259F" w14:textId="77777777" w:rsidR="00B40315" w:rsidRPr="00BE3340" w:rsidRDefault="002B1B5E">
            <w:pPr>
              <w:pStyle w:val="TableParagraph"/>
              <w:ind w:left="445" w:right="479"/>
            </w:pPr>
            <w:r w:rsidRPr="00BE3340">
              <w:t>(%)</w:t>
            </w:r>
          </w:p>
        </w:tc>
        <w:tc>
          <w:tcPr>
            <w:tcW w:w="1554" w:type="dxa"/>
            <w:gridSpan w:val="2"/>
            <w:tcBorders>
              <w:bottom w:val="single" w:sz="6" w:space="0" w:color="000000"/>
            </w:tcBorders>
          </w:tcPr>
          <w:p w14:paraId="0325F339" w14:textId="77777777" w:rsidR="00B40315" w:rsidRPr="00BE3340" w:rsidRDefault="002B1B5E">
            <w:pPr>
              <w:pStyle w:val="TableParagraph"/>
              <w:ind w:left="467"/>
              <w:jc w:val="left"/>
            </w:pPr>
            <w:r w:rsidRPr="00BE3340">
              <w:t>(MPa)</w:t>
            </w:r>
          </w:p>
        </w:tc>
        <w:tc>
          <w:tcPr>
            <w:tcW w:w="929" w:type="dxa"/>
            <w:tcBorders>
              <w:bottom w:val="single" w:sz="6" w:space="0" w:color="000000"/>
            </w:tcBorders>
          </w:tcPr>
          <w:p w14:paraId="61F0767F" w14:textId="77777777" w:rsidR="00B40315" w:rsidRPr="00BE3340" w:rsidRDefault="002B1B5E">
            <w:pPr>
              <w:pStyle w:val="TableParagraph"/>
              <w:ind w:left="98" w:right="93"/>
            </w:pPr>
            <w:r w:rsidRPr="00BE3340">
              <w:t>(g/cm3)</w:t>
            </w:r>
          </w:p>
        </w:tc>
      </w:tr>
      <w:tr w:rsidR="00B40315" w:rsidRPr="00BE3340" w14:paraId="67C7AE06" w14:textId="77777777">
        <w:trPr>
          <w:trHeight w:val="366"/>
        </w:trPr>
        <w:tc>
          <w:tcPr>
            <w:tcW w:w="857" w:type="dxa"/>
            <w:tcBorders>
              <w:top w:val="single" w:sz="6" w:space="0" w:color="000000"/>
              <w:bottom w:val="single" w:sz="8" w:space="0" w:color="000000"/>
            </w:tcBorders>
          </w:tcPr>
          <w:p w14:paraId="2928D636" w14:textId="77777777" w:rsidR="00B40315" w:rsidRPr="00BE3340" w:rsidRDefault="002B1B5E">
            <w:pPr>
              <w:pStyle w:val="TableParagraph"/>
              <w:spacing w:before="43"/>
            </w:pPr>
            <w:r w:rsidRPr="00BE3340">
              <w:rPr>
                <w:w w:val="99"/>
              </w:rPr>
              <w:t>8</w:t>
            </w:r>
          </w:p>
        </w:tc>
        <w:tc>
          <w:tcPr>
            <w:tcW w:w="1457" w:type="dxa"/>
            <w:tcBorders>
              <w:top w:val="single" w:sz="6" w:space="0" w:color="000000"/>
              <w:bottom w:val="single" w:sz="8" w:space="0" w:color="000000"/>
            </w:tcBorders>
          </w:tcPr>
          <w:p w14:paraId="1EAE9E13" w14:textId="77777777" w:rsidR="00B40315" w:rsidRPr="00BE3340" w:rsidRDefault="002B1B5E">
            <w:pPr>
              <w:pStyle w:val="TableParagraph"/>
              <w:spacing w:before="43"/>
              <w:ind w:left="94" w:right="94"/>
            </w:pPr>
            <w:r w:rsidRPr="00BE3340">
              <w:t>200</w:t>
            </w:r>
          </w:p>
        </w:tc>
        <w:tc>
          <w:tcPr>
            <w:tcW w:w="1730" w:type="dxa"/>
            <w:tcBorders>
              <w:top w:val="single" w:sz="6" w:space="0" w:color="000000"/>
              <w:bottom w:val="single" w:sz="8" w:space="0" w:color="000000"/>
            </w:tcBorders>
          </w:tcPr>
          <w:p w14:paraId="2BF30B2E" w14:textId="77777777" w:rsidR="00B40315" w:rsidRPr="00BE3340" w:rsidRDefault="002B1B5E">
            <w:pPr>
              <w:pStyle w:val="TableParagraph"/>
              <w:spacing w:before="43"/>
              <w:ind w:left="74" w:right="44"/>
            </w:pPr>
            <w:r w:rsidRPr="00BE3340">
              <w:t>42000</w:t>
            </w:r>
          </w:p>
        </w:tc>
        <w:tc>
          <w:tcPr>
            <w:tcW w:w="1294" w:type="dxa"/>
            <w:gridSpan w:val="2"/>
            <w:tcBorders>
              <w:top w:val="single" w:sz="6" w:space="0" w:color="000000"/>
              <w:bottom w:val="single" w:sz="8" w:space="0" w:color="000000"/>
            </w:tcBorders>
          </w:tcPr>
          <w:p w14:paraId="2600BA1B" w14:textId="77777777" w:rsidR="00B40315" w:rsidRPr="00BE3340" w:rsidRDefault="002B1B5E">
            <w:pPr>
              <w:pStyle w:val="TableParagraph"/>
              <w:spacing w:before="43"/>
              <w:ind w:right="34"/>
            </w:pPr>
            <w:r w:rsidRPr="00BE3340">
              <w:rPr>
                <w:w w:val="99"/>
              </w:rPr>
              <w:t>7</w:t>
            </w:r>
          </w:p>
        </w:tc>
        <w:tc>
          <w:tcPr>
            <w:tcW w:w="1554" w:type="dxa"/>
            <w:gridSpan w:val="2"/>
            <w:tcBorders>
              <w:top w:val="single" w:sz="6" w:space="0" w:color="000000"/>
              <w:bottom w:val="single" w:sz="8" w:space="0" w:color="000000"/>
            </w:tcBorders>
          </w:tcPr>
          <w:p w14:paraId="04F061D9" w14:textId="77777777" w:rsidR="00B40315" w:rsidRPr="00BE3340" w:rsidRDefault="002B1B5E">
            <w:pPr>
              <w:pStyle w:val="TableParagraph"/>
              <w:spacing w:before="43"/>
              <w:ind w:left="505" w:right="568"/>
            </w:pPr>
            <w:r w:rsidRPr="00BE3340">
              <w:t>1600</w:t>
            </w:r>
          </w:p>
        </w:tc>
        <w:tc>
          <w:tcPr>
            <w:tcW w:w="929" w:type="dxa"/>
            <w:tcBorders>
              <w:top w:val="single" w:sz="6" w:space="0" w:color="000000"/>
              <w:bottom w:val="single" w:sz="8" w:space="0" w:color="000000"/>
            </w:tcBorders>
          </w:tcPr>
          <w:p w14:paraId="14E6729D" w14:textId="77777777" w:rsidR="00B40315" w:rsidRPr="00BE3340" w:rsidRDefault="002B1B5E">
            <w:pPr>
              <w:pStyle w:val="TableParagraph"/>
              <w:spacing w:before="43"/>
              <w:ind w:left="98" w:right="93"/>
            </w:pPr>
            <w:r w:rsidRPr="00BE3340">
              <w:t>1.3</w:t>
            </w:r>
          </w:p>
        </w:tc>
      </w:tr>
    </w:tbl>
    <w:p w14:paraId="726C16D6" w14:textId="77777777" w:rsidR="00B40315" w:rsidRPr="00BE3340" w:rsidRDefault="00B40315">
      <w:pPr>
        <w:pStyle w:val="BodyText"/>
        <w:spacing w:before="5"/>
        <w:rPr>
          <w:sz w:val="32"/>
        </w:rPr>
      </w:pPr>
    </w:p>
    <w:p w14:paraId="37B4F6D8" w14:textId="77777777" w:rsidR="00B40315" w:rsidRPr="00453F0F" w:rsidRDefault="008E6C9D">
      <w:pPr>
        <w:pStyle w:val="BodyText"/>
        <w:tabs>
          <w:tab w:val="left" w:pos="2861"/>
          <w:tab w:val="left" w:pos="10001"/>
        </w:tabs>
        <w:ind w:left="117"/>
      </w:pPr>
      <w:r>
        <w:pict w14:anchorId="2D574A0A">
          <v:line id="_x0000_s1454" style="position:absolute;left:0;text-align:left;z-index:-251706880;mso-position-horizontal-relative:page" from="143.95pt,-105.05pt" to="465.35pt,-105.05pt" strokeweight=".30797mm">
            <w10:wrap anchorx="page"/>
          </v:line>
        </w:pict>
      </w:r>
      <w:r w:rsidR="002B1B5E" w:rsidRPr="00BE3340">
        <w:rPr>
          <w:w w:val="99"/>
          <w:u w:val="single"/>
        </w:rPr>
        <w:t xml:space="preserve"> </w:t>
      </w:r>
      <w:r w:rsidR="002B1B5E" w:rsidRPr="00BE3340">
        <w:rPr>
          <w:u w:val="single"/>
        </w:rPr>
        <w:tab/>
      </w:r>
      <w:r w:rsidR="002B1B5E" w:rsidRPr="00A97774">
        <w:rPr>
          <w:spacing w:val="-4"/>
          <w:u w:val="single"/>
        </w:rPr>
        <w:t xml:space="preserve">Table </w:t>
      </w:r>
      <w:r w:rsidR="002B1B5E" w:rsidRPr="00A97774">
        <w:rPr>
          <w:u w:val="single"/>
        </w:rPr>
        <w:t>3: Mix proportion of all ECC</w:t>
      </w:r>
      <w:r w:rsidR="002B1B5E" w:rsidRPr="00A97774">
        <w:rPr>
          <w:spacing w:val="-17"/>
          <w:u w:val="single"/>
        </w:rPr>
        <w:t xml:space="preserve"> </w:t>
      </w:r>
      <w:r w:rsidR="002B1B5E" w:rsidRPr="00A97774">
        <w:rPr>
          <w:u w:val="single"/>
        </w:rPr>
        <w:t>mixtures</w:t>
      </w:r>
      <w:r w:rsidR="002B1B5E" w:rsidRPr="00A97774">
        <w:rPr>
          <w:u w:val="single"/>
        </w:rPr>
        <w:tab/>
      </w:r>
    </w:p>
    <w:p w14:paraId="346E93E9" w14:textId="77777777" w:rsidR="00B40315" w:rsidRPr="00453F0F" w:rsidRDefault="00B40315">
      <w:pPr>
        <w:pStyle w:val="BodyText"/>
        <w:spacing w:before="6"/>
        <w:rPr>
          <w:sz w:val="7"/>
        </w:rPr>
      </w:pPr>
    </w:p>
    <w:tbl>
      <w:tblPr>
        <w:tblW w:w="0" w:type="auto"/>
        <w:tblInd w:w="1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155"/>
        <w:gridCol w:w="839"/>
        <w:gridCol w:w="839"/>
        <w:gridCol w:w="996"/>
        <w:gridCol w:w="839"/>
        <w:gridCol w:w="966"/>
        <w:gridCol w:w="839"/>
        <w:gridCol w:w="839"/>
        <w:gridCol w:w="881"/>
      </w:tblGrid>
      <w:tr w:rsidR="00B40315" w:rsidRPr="00BE3340" w14:paraId="03F052AE" w14:textId="77777777">
        <w:trPr>
          <w:trHeight w:val="318"/>
        </w:trPr>
        <w:tc>
          <w:tcPr>
            <w:tcW w:w="1690" w:type="dxa"/>
            <w:tcBorders>
              <w:bottom w:val="single" w:sz="6" w:space="0" w:color="000000"/>
            </w:tcBorders>
          </w:tcPr>
          <w:p w14:paraId="112D2A83" w14:textId="77777777" w:rsidR="00B40315" w:rsidRPr="00FA1A45" w:rsidRDefault="002B1B5E">
            <w:pPr>
              <w:pStyle w:val="TableParagraph"/>
              <w:spacing w:line="249" w:lineRule="exact"/>
              <w:ind w:left="119"/>
              <w:jc w:val="left"/>
            </w:pPr>
            <w:r w:rsidRPr="002B568D">
              <w:t>Mix</w:t>
            </w:r>
          </w:p>
        </w:tc>
        <w:tc>
          <w:tcPr>
            <w:tcW w:w="1155" w:type="dxa"/>
            <w:tcBorders>
              <w:bottom w:val="single" w:sz="6" w:space="0" w:color="000000"/>
            </w:tcBorders>
          </w:tcPr>
          <w:p w14:paraId="0CC4A767" w14:textId="77777777" w:rsidR="00B40315" w:rsidRPr="00BE3340" w:rsidRDefault="002B1B5E">
            <w:pPr>
              <w:pStyle w:val="TableParagraph"/>
              <w:spacing w:line="249" w:lineRule="exact"/>
              <w:ind w:left="87" w:right="87"/>
            </w:pPr>
            <w:r w:rsidRPr="00AF7ECF">
              <w:t>Water/CM</w:t>
            </w:r>
          </w:p>
        </w:tc>
        <w:tc>
          <w:tcPr>
            <w:tcW w:w="839" w:type="dxa"/>
            <w:tcBorders>
              <w:bottom w:val="single" w:sz="6" w:space="0" w:color="000000"/>
            </w:tcBorders>
          </w:tcPr>
          <w:p w14:paraId="6F56DCA7" w14:textId="77777777" w:rsidR="00B40315" w:rsidRPr="00BE3340" w:rsidRDefault="002B1B5E">
            <w:pPr>
              <w:pStyle w:val="TableParagraph"/>
              <w:spacing w:line="249" w:lineRule="exact"/>
              <w:ind w:left="96" w:right="96"/>
            </w:pPr>
            <w:r w:rsidRPr="00BE3340">
              <w:t>Sand</w:t>
            </w:r>
          </w:p>
        </w:tc>
        <w:tc>
          <w:tcPr>
            <w:tcW w:w="839" w:type="dxa"/>
            <w:tcBorders>
              <w:bottom w:val="single" w:sz="6" w:space="0" w:color="000000"/>
            </w:tcBorders>
          </w:tcPr>
          <w:p w14:paraId="725BE262" w14:textId="77777777" w:rsidR="00B40315" w:rsidRPr="00BE3340" w:rsidRDefault="002B1B5E">
            <w:pPr>
              <w:pStyle w:val="TableParagraph"/>
              <w:spacing w:line="249" w:lineRule="exact"/>
              <w:ind w:left="161"/>
              <w:jc w:val="left"/>
            </w:pPr>
            <w:r w:rsidRPr="00BE3340">
              <w:t>Water</w:t>
            </w:r>
          </w:p>
        </w:tc>
        <w:tc>
          <w:tcPr>
            <w:tcW w:w="996" w:type="dxa"/>
            <w:tcBorders>
              <w:bottom w:val="single" w:sz="6" w:space="0" w:color="000000"/>
            </w:tcBorders>
          </w:tcPr>
          <w:p w14:paraId="4A08C336" w14:textId="77777777" w:rsidR="00B40315" w:rsidRPr="00BE3340" w:rsidRDefault="002B1B5E">
            <w:pPr>
              <w:pStyle w:val="TableParagraph"/>
              <w:spacing w:line="249" w:lineRule="exact"/>
              <w:ind w:left="90" w:right="90"/>
            </w:pPr>
            <w:proofErr w:type="spellStart"/>
            <w:r w:rsidRPr="00BE3340">
              <w:t>fibre</w:t>
            </w:r>
            <w:proofErr w:type="spellEnd"/>
            <w:r w:rsidRPr="00BE3340">
              <w:t xml:space="preserve"> (V)</w:t>
            </w:r>
          </w:p>
        </w:tc>
        <w:tc>
          <w:tcPr>
            <w:tcW w:w="839" w:type="dxa"/>
            <w:tcBorders>
              <w:bottom w:val="single" w:sz="6" w:space="0" w:color="000000"/>
            </w:tcBorders>
          </w:tcPr>
          <w:p w14:paraId="4D35C0F7" w14:textId="77777777" w:rsidR="00B40315" w:rsidRPr="00BE3340" w:rsidRDefault="002B1B5E">
            <w:pPr>
              <w:pStyle w:val="TableParagraph"/>
              <w:spacing w:line="249" w:lineRule="exact"/>
              <w:ind w:left="96" w:right="96"/>
            </w:pPr>
            <w:r w:rsidRPr="00BE3340">
              <w:t>GPC</w:t>
            </w:r>
          </w:p>
        </w:tc>
        <w:tc>
          <w:tcPr>
            <w:tcW w:w="966" w:type="dxa"/>
            <w:tcBorders>
              <w:bottom w:val="single" w:sz="6" w:space="0" w:color="000000"/>
            </w:tcBorders>
          </w:tcPr>
          <w:p w14:paraId="22388F1C" w14:textId="77777777" w:rsidR="00B40315" w:rsidRPr="00BE3340" w:rsidRDefault="002B1B5E">
            <w:pPr>
              <w:pStyle w:val="TableParagraph"/>
              <w:spacing w:line="249" w:lineRule="exact"/>
              <w:ind w:left="142" w:right="142"/>
            </w:pPr>
            <w:r w:rsidRPr="00BE3340">
              <w:t>Fly ash</w:t>
            </w:r>
          </w:p>
        </w:tc>
        <w:tc>
          <w:tcPr>
            <w:tcW w:w="839" w:type="dxa"/>
            <w:tcBorders>
              <w:bottom w:val="single" w:sz="6" w:space="0" w:color="000000"/>
            </w:tcBorders>
          </w:tcPr>
          <w:p w14:paraId="6ED6F4AB" w14:textId="77777777" w:rsidR="00B40315" w:rsidRPr="00BE3340" w:rsidRDefault="002B1B5E">
            <w:pPr>
              <w:pStyle w:val="TableParagraph"/>
              <w:spacing w:line="249" w:lineRule="exact"/>
              <w:ind w:left="97" w:right="96"/>
            </w:pPr>
            <w:r w:rsidRPr="00BE3340">
              <w:t>SF</w:t>
            </w:r>
          </w:p>
        </w:tc>
        <w:tc>
          <w:tcPr>
            <w:tcW w:w="839" w:type="dxa"/>
            <w:tcBorders>
              <w:bottom w:val="single" w:sz="6" w:space="0" w:color="000000"/>
            </w:tcBorders>
          </w:tcPr>
          <w:p w14:paraId="4775399C" w14:textId="77777777" w:rsidR="00B40315" w:rsidRPr="00BE3340" w:rsidRDefault="002B1B5E">
            <w:pPr>
              <w:pStyle w:val="TableParagraph"/>
              <w:spacing w:line="249" w:lineRule="exact"/>
              <w:ind w:left="97" w:right="96"/>
            </w:pPr>
            <w:r w:rsidRPr="00BE3340">
              <w:t>LP</w:t>
            </w:r>
          </w:p>
        </w:tc>
        <w:tc>
          <w:tcPr>
            <w:tcW w:w="881" w:type="dxa"/>
            <w:tcBorders>
              <w:bottom w:val="single" w:sz="6" w:space="0" w:color="000000"/>
            </w:tcBorders>
          </w:tcPr>
          <w:p w14:paraId="772FE851" w14:textId="77777777" w:rsidR="00B40315" w:rsidRPr="00BE3340" w:rsidRDefault="002B1B5E">
            <w:pPr>
              <w:pStyle w:val="TableParagraph"/>
              <w:spacing w:line="249" w:lineRule="exact"/>
              <w:ind w:left="91" w:right="89"/>
            </w:pPr>
            <w:r w:rsidRPr="00BE3340">
              <w:t>HRWR</w:t>
            </w:r>
          </w:p>
        </w:tc>
      </w:tr>
      <w:tr w:rsidR="00B40315" w:rsidRPr="00BE3340" w14:paraId="1A65BD8C" w14:textId="77777777">
        <w:trPr>
          <w:trHeight w:val="314"/>
        </w:trPr>
        <w:tc>
          <w:tcPr>
            <w:tcW w:w="1690" w:type="dxa"/>
            <w:tcBorders>
              <w:top w:val="single" w:sz="6" w:space="0" w:color="000000"/>
            </w:tcBorders>
          </w:tcPr>
          <w:p w14:paraId="35A09C60" w14:textId="77777777" w:rsidR="00B40315" w:rsidRPr="00BE3340" w:rsidRDefault="002B1B5E">
            <w:pPr>
              <w:pStyle w:val="TableParagraph"/>
              <w:spacing w:before="43" w:line="251" w:lineRule="exact"/>
              <w:ind w:left="119"/>
              <w:jc w:val="left"/>
            </w:pPr>
            <w:r w:rsidRPr="00BE3340">
              <w:t>FA70</w:t>
            </w:r>
          </w:p>
        </w:tc>
        <w:tc>
          <w:tcPr>
            <w:tcW w:w="1155" w:type="dxa"/>
            <w:tcBorders>
              <w:top w:val="single" w:sz="6" w:space="0" w:color="000000"/>
            </w:tcBorders>
          </w:tcPr>
          <w:p w14:paraId="6D9BED6F" w14:textId="77777777" w:rsidR="00B40315" w:rsidRPr="00BE3340" w:rsidRDefault="002B1B5E">
            <w:pPr>
              <w:pStyle w:val="TableParagraph"/>
              <w:spacing w:before="43" w:line="251" w:lineRule="exact"/>
              <w:ind w:left="87" w:right="87"/>
            </w:pPr>
            <w:r w:rsidRPr="00BE3340">
              <w:t>0.29</w:t>
            </w:r>
          </w:p>
        </w:tc>
        <w:tc>
          <w:tcPr>
            <w:tcW w:w="839" w:type="dxa"/>
            <w:tcBorders>
              <w:top w:val="single" w:sz="6" w:space="0" w:color="000000"/>
            </w:tcBorders>
          </w:tcPr>
          <w:p w14:paraId="11F09E02" w14:textId="77777777" w:rsidR="00B40315" w:rsidRPr="00BE3340" w:rsidRDefault="002B1B5E">
            <w:pPr>
              <w:pStyle w:val="TableParagraph"/>
              <w:spacing w:before="43" w:line="251" w:lineRule="exact"/>
              <w:ind w:left="96" w:right="96"/>
            </w:pPr>
            <w:r w:rsidRPr="00BE3340">
              <w:t>419.67</w:t>
            </w:r>
          </w:p>
        </w:tc>
        <w:tc>
          <w:tcPr>
            <w:tcW w:w="839" w:type="dxa"/>
            <w:tcBorders>
              <w:top w:val="single" w:sz="6" w:space="0" w:color="000000"/>
            </w:tcBorders>
          </w:tcPr>
          <w:p w14:paraId="56EA6EBE" w14:textId="77777777" w:rsidR="00B40315" w:rsidRPr="00BE3340" w:rsidRDefault="002B1B5E">
            <w:pPr>
              <w:pStyle w:val="TableParagraph"/>
              <w:spacing w:before="43" w:line="251" w:lineRule="exact"/>
              <w:ind w:left="119"/>
              <w:jc w:val="left"/>
            </w:pPr>
            <w:r w:rsidRPr="00BE3340">
              <w:t>338.07</w:t>
            </w:r>
          </w:p>
        </w:tc>
        <w:tc>
          <w:tcPr>
            <w:tcW w:w="996" w:type="dxa"/>
            <w:tcBorders>
              <w:top w:val="single" w:sz="6" w:space="0" w:color="000000"/>
            </w:tcBorders>
          </w:tcPr>
          <w:p w14:paraId="7AA75BD1" w14:textId="77777777" w:rsidR="00B40315" w:rsidRPr="00BE3340" w:rsidRDefault="002B1B5E">
            <w:pPr>
              <w:pStyle w:val="TableParagraph"/>
              <w:spacing w:before="43" w:line="251" w:lineRule="exact"/>
              <w:ind w:left="90" w:right="90"/>
            </w:pPr>
            <w:r w:rsidRPr="00BE3340">
              <w:t>26</w:t>
            </w:r>
          </w:p>
        </w:tc>
        <w:tc>
          <w:tcPr>
            <w:tcW w:w="839" w:type="dxa"/>
            <w:tcBorders>
              <w:top w:val="single" w:sz="6" w:space="0" w:color="000000"/>
            </w:tcBorders>
          </w:tcPr>
          <w:p w14:paraId="017A573E" w14:textId="77777777" w:rsidR="00B40315" w:rsidRPr="00BE3340" w:rsidRDefault="002B1B5E">
            <w:pPr>
              <w:pStyle w:val="TableParagraph"/>
              <w:spacing w:before="43" w:line="251" w:lineRule="exact"/>
              <w:ind w:left="96" w:right="96"/>
            </w:pPr>
            <w:r w:rsidRPr="00BE3340">
              <w:t>349.73</w:t>
            </w:r>
          </w:p>
        </w:tc>
        <w:tc>
          <w:tcPr>
            <w:tcW w:w="966" w:type="dxa"/>
            <w:tcBorders>
              <w:top w:val="single" w:sz="6" w:space="0" w:color="000000"/>
            </w:tcBorders>
          </w:tcPr>
          <w:p w14:paraId="4D7191CE" w14:textId="77777777" w:rsidR="00B40315" w:rsidRPr="00BE3340" w:rsidRDefault="002B1B5E">
            <w:pPr>
              <w:pStyle w:val="TableParagraph"/>
              <w:spacing w:before="43" w:line="251" w:lineRule="exact"/>
              <w:ind w:left="142" w:right="141"/>
            </w:pPr>
            <w:r w:rsidRPr="00BE3340">
              <w:t>816.03</w:t>
            </w:r>
          </w:p>
        </w:tc>
        <w:tc>
          <w:tcPr>
            <w:tcW w:w="839" w:type="dxa"/>
            <w:tcBorders>
              <w:top w:val="single" w:sz="6" w:space="0" w:color="000000"/>
            </w:tcBorders>
          </w:tcPr>
          <w:p w14:paraId="18F37317" w14:textId="77777777" w:rsidR="00B40315" w:rsidRPr="00BE3340" w:rsidRDefault="002B1B5E">
            <w:pPr>
              <w:pStyle w:val="TableParagraph"/>
              <w:spacing w:before="43" w:line="251" w:lineRule="exact"/>
              <w:ind w:left="97" w:right="96"/>
            </w:pPr>
            <w:r w:rsidRPr="00BE3340">
              <w:t>0.00</w:t>
            </w:r>
          </w:p>
        </w:tc>
        <w:tc>
          <w:tcPr>
            <w:tcW w:w="839" w:type="dxa"/>
            <w:tcBorders>
              <w:top w:val="single" w:sz="6" w:space="0" w:color="000000"/>
            </w:tcBorders>
          </w:tcPr>
          <w:p w14:paraId="4E9303D5" w14:textId="77777777" w:rsidR="00B40315" w:rsidRPr="00BE3340" w:rsidRDefault="002B1B5E">
            <w:pPr>
              <w:pStyle w:val="TableParagraph"/>
              <w:spacing w:before="43" w:line="251" w:lineRule="exact"/>
              <w:ind w:left="1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881" w:type="dxa"/>
            <w:tcBorders>
              <w:top w:val="single" w:sz="6" w:space="0" w:color="000000"/>
            </w:tcBorders>
          </w:tcPr>
          <w:p w14:paraId="7906F158" w14:textId="77777777" w:rsidR="00B40315" w:rsidRPr="00BE3340" w:rsidRDefault="002B1B5E">
            <w:pPr>
              <w:pStyle w:val="TableParagraph"/>
              <w:spacing w:before="43" w:line="251" w:lineRule="exact"/>
              <w:ind w:left="91" w:right="89"/>
            </w:pPr>
            <w:r w:rsidRPr="00BE3340">
              <w:t>5.13</w:t>
            </w:r>
          </w:p>
        </w:tc>
      </w:tr>
      <w:tr w:rsidR="00B40315" w:rsidRPr="00BE3340" w14:paraId="65C4FDAB" w14:textId="77777777">
        <w:trPr>
          <w:trHeight w:val="270"/>
        </w:trPr>
        <w:tc>
          <w:tcPr>
            <w:tcW w:w="1690" w:type="dxa"/>
          </w:tcPr>
          <w:p w14:paraId="4C257202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FA65-SF5</w:t>
            </w:r>
          </w:p>
        </w:tc>
        <w:tc>
          <w:tcPr>
            <w:tcW w:w="1155" w:type="dxa"/>
          </w:tcPr>
          <w:p w14:paraId="5393A1E0" w14:textId="77777777" w:rsidR="00B40315" w:rsidRPr="00BE3340" w:rsidRDefault="002B1B5E">
            <w:pPr>
              <w:pStyle w:val="TableParagraph"/>
              <w:spacing w:line="251" w:lineRule="exact"/>
              <w:ind w:left="87" w:right="87"/>
            </w:pPr>
            <w:r w:rsidRPr="00BE3340">
              <w:t>0.29</w:t>
            </w:r>
          </w:p>
        </w:tc>
        <w:tc>
          <w:tcPr>
            <w:tcW w:w="839" w:type="dxa"/>
          </w:tcPr>
          <w:p w14:paraId="61B5DE79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419.67</w:t>
            </w:r>
          </w:p>
        </w:tc>
        <w:tc>
          <w:tcPr>
            <w:tcW w:w="839" w:type="dxa"/>
          </w:tcPr>
          <w:p w14:paraId="1924A878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338.07</w:t>
            </w:r>
          </w:p>
        </w:tc>
        <w:tc>
          <w:tcPr>
            <w:tcW w:w="996" w:type="dxa"/>
          </w:tcPr>
          <w:p w14:paraId="2E5FB546" w14:textId="77777777" w:rsidR="00B40315" w:rsidRPr="00BE3340" w:rsidRDefault="002B1B5E">
            <w:pPr>
              <w:pStyle w:val="TableParagraph"/>
              <w:spacing w:line="251" w:lineRule="exact"/>
              <w:ind w:left="90" w:right="90"/>
            </w:pPr>
            <w:r w:rsidRPr="00BE3340">
              <w:t>26</w:t>
            </w:r>
          </w:p>
        </w:tc>
        <w:tc>
          <w:tcPr>
            <w:tcW w:w="839" w:type="dxa"/>
          </w:tcPr>
          <w:p w14:paraId="28BA0251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349.73</w:t>
            </w:r>
          </w:p>
        </w:tc>
        <w:tc>
          <w:tcPr>
            <w:tcW w:w="966" w:type="dxa"/>
          </w:tcPr>
          <w:p w14:paraId="02F7A6A3" w14:textId="77777777" w:rsidR="00B40315" w:rsidRPr="00BE3340" w:rsidRDefault="002B1B5E">
            <w:pPr>
              <w:pStyle w:val="TableParagraph"/>
              <w:spacing w:line="251" w:lineRule="exact"/>
              <w:ind w:left="142" w:right="141"/>
            </w:pPr>
            <w:r w:rsidRPr="00BE3340">
              <w:t>757.74</w:t>
            </w:r>
          </w:p>
        </w:tc>
        <w:tc>
          <w:tcPr>
            <w:tcW w:w="839" w:type="dxa"/>
          </w:tcPr>
          <w:p w14:paraId="71C05A15" w14:textId="77777777" w:rsidR="00B40315" w:rsidRPr="00BE3340" w:rsidRDefault="002B1B5E">
            <w:pPr>
              <w:pStyle w:val="TableParagraph"/>
              <w:spacing w:line="251" w:lineRule="exact"/>
              <w:ind w:left="97" w:right="96"/>
            </w:pPr>
            <w:r w:rsidRPr="00BE3340">
              <w:t>58.29</w:t>
            </w:r>
          </w:p>
        </w:tc>
        <w:tc>
          <w:tcPr>
            <w:tcW w:w="839" w:type="dxa"/>
          </w:tcPr>
          <w:p w14:paraId="7B4CD189" w14:textId="77777777" w:rsidR="00B40315" w:rsidRPr="00BE3340" w:rsidRDefault="002B1B5E">
            <w:pPr>
              <w:pStyle w:val="TableParagraph"/>
              <w:spacing w:line="251" w:lineRule="exact"/>
              <w:ind w:left="1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881" w:type="dxa"/>
          </w:tcPr>
          <w:p w14:paraId="4D0F79EB" w14:textId="77777777" w:rsidR="00B40315" w:rsidRPr="00BE3340" w:rsidRDefault="002B1B5E">
            <w:pPr>
              <w:pStyle w:val="TableParagraph"/>
              <w:spacing w:line="251" w:lineRule="exact"/>
              <w:ind w:left="91" w:right="89"/>
            </w:pPr>
            <w:r w:rsidRPr="00BE3340">
              <w:t>5.13</w:t>
            </w:r>
          </w:p>
        </w:tc>
      </w:tr>
      <w:tr w:rsidR="00B40315" w:rsidRPr="00BE3340" w14:paraId="49075F4A" w14:textId="77777777">
        <w:trPr>
          <w:trHeight w:val="270"/>
        </w:trPr>
        <w:tc>
          <w:tcPr>
            <w:tcW w:w="1690" w:type="dxa"/>
          </w:tcPr>
          <w:p w14:paraId="51446608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FA60-SF10</w:t>
            </w:r>
          </w:p>
        </w:tc>
        <w:tc>
          <w:tcPr>
            <w:tcW w:w="1155" w:type="dxa"/>
          </w:tcPr>
          <w:p w14:paraId="480B23BD" w14:textId="77777777" w:rsidR="00B40315" w:rsidRPr="00BE3340" w:rsidRDefault="002B1B5E">
            <w:pPr>
              <w:pStyle w:val="TableParagraph"/>
              <w:spacing w:line="251" w:lineRule="exact"/>
              <w:ind w:left="87" w:right="87"/>
            </w:pPr>
            <w:r w:rsidRPr="00BE3340">
              <w:t>0.29</w:t>
            </w:r>
          </w:p>
        </w:tc>
        <w:tc>
          <w:tcPr>
            <w:tcW w:w="839" w:type="dxa"/>
          </w:tcPr>
          <w:p w14:paraId="6E66D389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419.67</w:t>
            </w:r>
          </w:p>
        </w:tc>
        <w:tc>
          <w:tcPr>
            <w:tcW w:w="839" w:type="dxa"/>
          </w:tcPr>
          <w:p w14:paraId="79CE32B7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338.07</w:t>
            </w:r>
          </w:p>
        </w:tc>
        <w:tc>
          <w:tcPr>
            <w:tcW w:w="996" w:type="dxa"/>
          </w:tcPr>
          <w:p w14:paraId="767C91BC" w14:textId="77777777" w:rsidR="00B40315" w:rsidRPr="00BE3340" w:rsidRDefault="002B1B5E">
            <w:pPr>
              <w:pStyle w:val="TableParagraph"/>
              <w:spacing w:line="251" w:lineRule="exact"/>
              <w:ind w:left="90" w:right="90"/>
            </w:pPr>
            <w:r w:rsidRPr="00BE3340">
              <w:t>26</w:t>
            </w:r>
          </w:p>
        </w:tc>
        <w:tc>
          <w:tcPr>
            <w:tcW w:w="839" w:type="dxa"/>
          </w:tcPr>
          <w:p w14:paraId="23EFD1DC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349.73</w:t>
            </w:r>
          </w:p>
        </w:tc>
        <w:tc>
          <w:tcPr>
            <w:tcW w:w="966" w:type="dxa"/>
          </w:tcPr>
          <w:p w14:paraId="4252A270" w14:textId="77777777" w:rsidR="00B40315" w:rsidRPr="00BE3340" w:rsidRDefault="002B1B5E">
            <w:pPr>
              <w:pStyle w:val="TableParagraph"/>
              <w:spacing w:line="251" w:lineRule="exact"/>
              <w:ind w:left="142" w:right="141"/>
            </w:pPr>
            <w:r w:rsidRPr="00BE3340">
              <w:t>699.45</w:t>
            </w:r>
          </w:p>
        </w:tc>
        <w:tc>
          <w:tcPr>
            <w:tcW w:w="839" w:type="dxa"/>
          </w:tcPr>
          <w:p w14:paraId="772E8165" w14:textId="77777777" w:rsidR="00B40315" w:rsidRPr="00BE3340" w:rsidRDefault="002B1B5E">
            <w:pPr>
              <w:pStyle w:val="TableParagraph"/>
              <w:spacing w:line="251" w:lineRule="exact"/>
              <w:ind w:left="97" w:right="96"/>
            </w:pPr>
            <w:r w:rsidRPr="00BE3340">
              <w:t>116.58</w:t>
            </w:r>
          </w:p>
        </w:tc>
        <w:tc>
          <w:tcPr>
            <w:tcW w:w="839" w:type="dxa"/>
          </w:tcPr>
          <w:p w14:paraId="4E26F04F" w14:textId="77777777" w:rsidR="00B40315" w:rsidRPr="00BE3340" w:rsidRDefault="002B1B5E">
            <w:pPr>
              <w:pStyle w:val="TableParagraph"/>
              <w:spacing w:line="251" w:lineRule="exact"/>
              <w:ind w:left="1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881" w:type="dxa"/>
          </w:tcPr>
          <w:p w14:paraId="46DDE0D6" w14:textId="77777777" w:rsidR="00B40315" w:rsidRPr="00BE3340" w:rsidRDefault="002B1B5E">
            <w:pPr>
              <w:pStyle w:val="TableParagraph"/>
              <w:spacing w:line="251" w:lineRule="exact"/>
              <w:ind w:left="91" w:right="89"/>
            </w:pPr>
            <w:r w:rsidRPr="00BE3340">
              <w:t>5.13</w:t>
            </w:r>
          </w:p>
        </w:tc>
      </w:tr>
      <w:tr w:rsidR="00B40315" w:rsidRPr="00BE3340" w14:paraId="76A5C953" w14:textId="77777777">
        <w:trPr>
          <w:trHeight w:val="270"/>
        </w:trPr>
        <w:tc>
          <w:tcPr>
            <w:tcW w:w="1690" w:type="dxa"/>
          </w:tcPr>
          <w:p w14:paraId="3ADF62CA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FA55-SF15</w:t>
            </w:r>
          </w:p>
        </w:tc>
        <w:tc>
          <w:tcPr>
            <w:tcW w:w="1155" w:type="dxa"/>
          </w:tcPr>
          <w:p w14:paraId="26DDAF1C" w14:textId="77777777" w:rsidR="00B40315" w:rsidRPr="00BE3340" w:rsidRDefault="002B1B5E">
            <w:pPr>
              <w:pStyle w:val="TableParagraph"/>
              <w:spacing w:line="251" w:lineRule="exact"/>
              <w:ind w:left="87" w:right="87"/>
            </w:pPr>
            <w:r w:rsidRPr="00BE3340">
              <w:t>0.29</w:t>
            </w:r>
          </w:p>
        </w:tc>
        <w:tc>
          <w:tcPr>
            <w:tcW w:w="839" w:type="dxa"/>
          </w:tcPr>
          <w:p w14:paraId="219382D7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419.67</w:t>
            </w:r>
          </w:p>
        </w:tc>
        <w:tc>
          <w:tcPr>
            <w:tcW w:w="839" w:type="dxa"/>
          </w:tcPr>
          <w:p w14:paraId="330F3864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338.07</w:t>
            </w:r>
          </w:p>
        </w:tc>
        <w:tc>
          <w:tcPr>
            <w:tcW w:w="996" w:type="dxa"/>
          </w:tcPr>
          <w:p w14:paraId="69F31656" w14:textId="77777777" w:rsidR="00B40315" w:rsidRPr="00BE3340" w:rsidRDefault="002B1B5E">
            <w:pPr>
              <w:pStyle w:val="TableParagraph"/>
              <w:spacing w:line="251" w:lineRule="exact"/>
              <w:ind w:left="90" w:right="90"/>
            </w:pPr>
            <w:r w:rsidRPr="00BE3340">
              <w:t>26</w:t>
            </w:r>
          </w:p>
        </w:tc>
        <w:tc>
          <w:tcPr>
            <w:tcW w:w="839" w:type="dxa"/>
          </w:tcPr>
          <w:p w14:paraId="2DACE26C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349.73</w:t>
            </w:r>
          </w:p>
        </w:tc>
        <w:tc>
          <w:tcPr>
            <w:tcW w:w="966" w:type="dxa"/>
          </w:tcPr>
          <w:p w14:paraId="5C770267" w14:textId="77777777" w:rsidR="00B40315" w:rsidRPr="00BE3340" w:rsidRDefault="002B1B5E">
            <w:pPr>
              <w:pStyle w:val="TableParagraph"/>
              <w:spacing w:line="251" w:lineRule="exact"/>
              <w:ind w:left="142" w:right="141"/>
            </w:pPr>
            <w:r w:rsidRPr="00BE3340">
              <w:t>641.16</w:t>
            </w:r>
          </w:p>
        </w:tc>
        <w:tc>
          <w:tcPr>
            <w:tcW w:w="839" w:type="dxa"/>
          </w:tcPr>
          <w:p w14:paraId="5CA419F5" w14:textId="77777777" w:rsidR="00B40315" w:rsidRPr="00BE3340" w:rsidRDefault="002B1B5E">
            <w:pPr>
              <w:pStyle w:val="TableParagraph"/>
              <w:spacing w:line="251" w:lineRule="exact"/>
              <w:ind w:left="97" w:right="96"/>
            </w:pPr>
            <w:r w:rsidRPr="00BE3340">
              <w:t>174.86</w:t>
            </w:r>
          </w:p>
        </w:tc>
        <w:tc>
          <w:tcPr>
            <w:tcW w:w="839" w:type="dxa"/>
          </w:tcPr>
          <w:p w14:paraId="1E84C577" w14:textId="77777777" w:rsidR="00B40315" w:rsidRPr="00BE3340" w:rsidRDefault="002B1B5E">
            <w:pPr>
              <w:pStyle w:val="TableParagraph"/>
              <w:spacing w:line="251" w:lineRule="exact"/>
              <w:ind w:left="1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881" w:type="dxa"/>
          </w:tcPr>
          <w:p w14:paraId="66982A90" w14:textId="77777777" w:rsidR="00B40315" w:rsidRPr="00BE3340" w:rsidRDefault="002B1B5E">
            <w:pPr>
              <w:pStyle w:val="TableParagraph"/>
              <w:spacing w:line="251" w:lineRule="exact"/>
              <w:ind w:left="91" w:right="89"/>
            </w:pPr>
            <w:r w:rsidRPr="00BE3340">
              <w:t>5.13</w:t>
            </w:r>
          </w:p>
        </w:tc>
      </w:tr>
      <w:tr w:rsidR="00B40315" w:rsidRPr="00BE3340" w14:paraId="099D149B" w14:textId="77777777">
        <w:trPr>
          <w:trHeight w:val="270"/>
        </w:trPr>
        <w:tc>
          <w:tcPr>
            <w:tcW w:w="1690" w:type="dxa"/>
          </w:tcPr>
          <w:p w14:paraId="51296E63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FA65-LP5</w:t>
            </w:r>
          </w:p>
        </w:tc>
        <w:tc>
          <w:tcPr>
            <w:tcW w:w="1155" w:type="dxa"/>
          </w:tcPr>
          <w:p w14:paraId="3D7CA1E8" w14:textId="77777777" w:rsidR="00B40315" w:rsidRPr="00BE3340" w:rsidRDefault="002B1B5E">
            <w:pPr>
              <w:pStyle w:val="TableParagraph"/>
              <w:spacing w:line="251" w:lineRule="exact"/>
              <w:ind w:left="87" w:right="87"/>
            </w:pPr>
            <w:r w:rsidRPr="00BE3340">
              <w:t>0.29</w:t>
            </w:r>
          </w:p>
        </w:tc>
        <w:tc>
          <w:tcPr>
            <w:tcW w:w="839" w:type="dxa"/>
          </w:tcPr>
          <w:p w14:paraId="715C283B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419.67</w:t>
            </w:r>
          </w:p>
        </w:tc>
        <w:tc>
          <w:tcPr>
            <w:tcW w:w="839" w:type="dxa"/>
          </w:tcPr>
          <w:p w14:paraId="77804F4C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338.07</w:t>
            </w:r>
          </w:p>
        </w:tc>
        <w:tc>
          <w:tcPr>
            <w:tcW w:w="996" w:type="dxa"/>
          </w:tcPr>
          <w:p w14:paraId="106F1E28" w14:textId="77777777" w:rsidR="00B40315" w:rsidRPr="00BE3340" w:rsidRDefault="002B1B5E">
            <w:pPr>
              <w:pStyle w:val="TableParagraph"/>
              <w:spacing w:line="251" w:lineRule="exact"/>
              <w:ind w:left="90" w:right="90"/>
            </w:pPr>
            <w:r w:rsidRPr="00BE3340">
              <w:t>26</w:t>
            </w:r>
          </w:p>
        </w:tc>
        <w:tc>
          <w:tcPr>
            <w:tcW w:w="839" w:type="dxa"/>
          </w:tcPr>
          <w:p w14:paraId="11E4AEA3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349.73</w:t>
            </w:r>
          </w:p>
        </w:tc>
        <w:tc>
          <w:tcPr>
            <w:tcW w:w="966" w:type="dxa"/>
          </w:tcPr>
          <w:p w14:paraId="0D0C6F58" w14:textId="77777777" w:rsidR="00B40315" w:rsidRPr="00BE3340" w:rsidRDefault="002B1B5E">
            <w:pPr>
              <w:pStyle w:val="TableParagraph"/>
              <w:spacing w:line="251" w:lineRule="exact"/>
              <w:ind w:left="142" w:right="141"/>
            </w:pPr>
            <w:r w:rsidRPr="00BE3340">
              <w:t>757.74</w:t>
            </w:r>
          </w:p>
        </w:tc>
        <w:tc>
          <w:tcPr>
            <w:tcW w:w="839" w:type="dxa"/>
          </w:tcPr>
          <w:p w14:paraId="31184B6D" w14:textId="77777777" w:rsidR="00B40315" w:rsidRPr="00BE3340" w:rsidRDefault="002B1B5E">
            <w:pPr>
              <w:pStyle w:val="TableParagraph"/>
              <w:spacing w:line="251" w:lineRule="exact"/>
              <w:ind w:left="1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839" w:type="dxa"/>
          </w:tcPr>
          <w:p w14:paraId="0C1260E1" w14:textId="77777777" w:rsidR="00B40315" w:rsidRPr="00BE3340" w:rsidRDefault="002B1B5E">
            <w:pPr>
              <w:pStyle w:val="TableParagraph"/>
              <w:spacing w:line="251" w:lineRule="exact"/>
              <w:ind w:left="97" w:right="96"/>
            </w:pPr>
            <w:r w:rsidRPr="00BE3340">
              <w:t>58.29</w:t>
            </w:r>
          </w:p>
        </w:tc>
        <w:tc>
          <w:tcPr>
            <w:tcW w:w="881" w:type="dxa"/>
          </w:tcPr>
          <w:p w14:paraId="381B47C5" w14:textId="77777777" w:rsidR="00B40315" w:rsidRPr="00BE3340" w:rsidRDefault="002B1B5E">
            <w:pPr>
              <w:pStyle w:val="TableParagraph"/>
              <w:spacing w:line="251" w:lineRule="exact"/>
              <w:ind w:left="91" w:right="89"/>
            </w:pPr>
            <w:r w:rsidRPr="00BE3340">
              <w:t>5.13</w:t>
            </w:r>
          </w:p>
        </w:tc>
      </w:tr>
      <w:tr w:rsidR="00B40315" w:rsidRPr="00BE3340" w14:paraId="5F8B3FF6" w14:textId="77777777">
        <w:trPr>
          <w:trHeight w:val="270"/>
        </w:trPr>
        <w:tc>
          <w:tcPr>
            <w:tcW w:w="1690" w:type="dxa"/>
          </w:tcPr>
          <w:p w14:paraId="6A2C2F16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FA60-LP10</w:t>
            </w:r>
          </w:p>
        </w:tc>
        <w:tc>
          <w:tcPr>
            <w:tcW w:w="1155" w:type="dxa"/>
          </w:tcPr>
          <w:p w14:paraId="3C174259" w14:textId="77777777" w:rsidR="00B40315" w:rsidRPr="00BE3340" w:rsidRDefault="002B1B5E">
            <w:pPr>
              <w:pStyle w:val="TableParagraph"/>
              <w:spacing w:line="251" w:lineRule="exact"/>
              <w:ind w:left="87" w:right="87"/>
            </w:pPr>
            <w:r w:rsidRPr="00BE3340">
              <w:t>0.29</w:t>
            </w:r>
          </w:p>
        </w:tc>
        <w:tc>
          <w:tcPr>
            <w:tcW w:w="839" w:type="dxa"/>
          </w:tcPr>
          <w:p w14:paraId="635924A0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419.67</w:t>
            </w:r>
          </w:p>
        </w:tc>
        <w:tc>
          <w:tcPr>
            <w:tcW w:w="839" w:type="dxa"/>
          </w:tcPr>
          <w:p w14:paraId="6DDEF539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338.07</w:t>
            </w:r>
          </w:p>
        </w:tc>
        <w:tc>
          <w:tcPr>
            <w:tcW w:w="996" w:type="dxa"/>
          </w:tcPr>
          <w:p w14:paraId="1D728984" w14:textId="77777777" w:rsidR="00B40315" w:rsidRPr="00BE3340" w:rsidRDefault="002B1B5E">
            <w:pPr>
              <w:pStyle w:val="TableParagraph"/>
              <w:spacing w:line="251" w:lineRule="exact"/>
              <w:ind w:left="90" w:right="90"/>
            </w:pPr>
            <w:r w:rsidRPr="00BE3340">
              <w:t>26</w:t>
            </w:r>
          </w:p>
        </w:tc>
        <w:tc>
          <w:tcPr>
            <w:tcW w:w="839" w:type="dxa"/>
          </w:tcPr>
          <w:p w14:paraId="4E123F87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349.73</w:t>
            </w:r>
          </w:p>
        </w:tc>
        <w:tc>
          <w:tcPr>
            <w:tcW w:w="966" w:type="dxa"/>
          </w:tcPr>
          <w:p w14:paraId="2D1C0F30" w14:textId="77777777" w:rsidR="00B40315" w:rsidRPr="00BE3340" w:rsidRDefault="002B1B5E">
            <w:pPr>
              <w:pStyle w:val="TableParagraph"/>
              <w:spacing w:line="251" w:lineRule="exact"/>
              <w:ind w:left="142" w:right="141"/>
            </w:pPr>
            <w:r w:rsidRPr="00BE3340">
              <w:t>699.45</w:t>
            </w:r>
          </w:p>
        </w:tc>
        <w:tc>
          <w:tcPr>
            <w:tcW w:w="839" w:type="dxa"/>
          </w:tcPr>
          <w:p w14:paraId="287F628E" w14:textId="77777777" w:rsidR="00B40315" w:rsidRPr="00BE3340" w:rsidRDefault="002B1B5E">
            <w:pPr>
              <w:pStyle w:val="TableParagraph"/>
              <w:spacing w:line="251" w:lineRule="exact"/>
              <w:ind w:left="1"/>
            </w:pPr>
            <w:r w:rsidRPr="00BE3340">
              <w:rPr>
                <w:w w:val="99"/>
              </w:rPr>
              <w:t>-</w:t>
            </w:r>
          </w:p>
        </w:tc>
        <w:tc>
          <w:tcPr>
            <w:tcW w:w="839" w:type="dxa"/>
          </w:tcPr>
          <w:p w14:paraId="39F4AB51" w14:textId="77777777" w:rsidR="00B40315" w:rsidRPr="00BE3340" w:rsidRDefault="002B1B5E">
            <w:pPr>
              <w:pStyle w:val="TableParagraph"/>
              <w:spacing w:line="251" w:lineRule="exact"/>
              <w:ind w:left="97" w:right="96"/>
            </w:pPr>
            <w:r w:rsidRPr="00BE3340">
              <w:t>116.58</w:t>
            </w:r>
          </w:p>
        </w:tc>
        <w:tc>
          <w:tcPr>
            <w:tcW w:w="881" w:type="dxa"/>
          </w:tcPr>
          <w:p w14:paraId="7A5D1212" w14:textId="77777777" w:rsidR="00B40315" w:rsidRPr="00BE3340" w:rsidRDefault="002B1B5E">
            <w:pPr>
              <w:pStyle w:val="TableParagraph"/>
              <w:spacing w:line="251" w:lineRule="exact"/>
              <w:ind w:left="91" w:right="89"/>
            </w:pPr>
            <w:r w:rsidRPr="00BE3340">
              <w:t>5.13</w:t>
            </w:r>
          </w:p>
        </w:tc>
      </w:tr>
      <w:tr w:rsidR="00B40315" w:rsidRPr="00BE3340" w14:paraId="78C4BB0F" w14:textId="77777777">
        <w:trPr>
          <w:trHeight w:val="270"/>
        </w:trPr>
        <w:tc>
          <w:tcPr>
            <w:tcW w:w="1690" w:type="dxa"/>
          </w:tcPr>
          <w:p w14:paraId="7C21B148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FA55-LP15</w:t>
            </w:r>
          </w:p>
        </w:tc>
        <w:tc>
          <w:tcPr>
            <w:tcW w:w="1155" w:type="dxa"/>
          </w:tcPr>
          <w:p w14:paraId="339B0D18" w14:textId="77777777" w:rsidR="00B40315" w:rsidRPr="00BE3340" w:rsidRDefault="002B1B5E">
            <w:pPr>
              <w:pStyle w:val="TableParagraph"/>
              <w:spacing w:line="251" w:lineRule="exact"/>
              <w:ind w:left="87" w:right="87"/>
            </w:pPr>
            <w:r w:rsidRPr="00BE3340">
              <w:t>0.29</w:t>
            </w:r>
          </w:p>
        </w:tc>
        <w:tc>
          <w:tcPr>
            <w:tcW w:w="839" w:type="dxa"/>
          </w:tcPr>
          <w:p w14:paraId="5E5227F6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419.67</w:t>
            </w:r>
          </w:p>
        </w:tc>
        <w:tc>
          <w:tcPr>
            <w:tcW w:w="839" w:type="dxa"/>
          </w:tcPr>
          <w:p w14:paraId="10D3E4D5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338.07</w:t>
            </w:r>
          </w:p>
        </w:tc>
        <w:tc>
          <w:tcPr>
            <w:tcW w:w="996" w:type="dxa"/>
          </w:tcPr>
          <w:p w14:paraId="2BFE7867" w14:textId="77777777" w:rsidR="00B40315" w:rsidRPr="00BE3340" w:rsidRDefault="002B1B5E">
            <w:pPr>
              <w:pStyle w:val="TableParagraph"/>
              <w:spacing w:line="251" w:lineRule="exact"/>
              <w:ind w:left="90" w:right="90"/>
            </w:pPr>
            <w:r w:rsidRPr="00BE3340">
              <w:t>26</w:t>
            </w:r>
          </w:p>
        </w:tc>
        <w:tc>
          <w:tcPr>
            <w:tcW w:w="839" w:type="dxa"/>
          </w:tcPr>
          <w:p w14:paraId="5C5DC3A9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349.73</w:t>
            </w:r>
          </w:p>
        </w:tc>
        <w:tc>
          <w:tcPr>
            <w:tcW w:w="966" w:type="dxa"/>
          </w:tcPr>
          <w:p w14:paraId="142805BC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641.16 -</w:t>
            </w:r>
          </w:p>
        </w:tc>
        <w:tc>
          <w:tcPr>
            <w:tcW w:w="839" w:type="dxa"/>
          </w:tcPr>
          <w:p w14:paraId="5E70C0E1" w14:textId="77777777" w:rsidR="00B40315" w:rsidRPr="00BE3340" w:rsidRDefault="002B1B5E">
            <w:pPr>
              <w:pStyle w:val="TableParagraph"/>
              <w:spacing w:line="251" w:lineRule="exact"/>
              <w:ind w:left="97" w:right="96"/>
            </w:pPr>
            <w:r w:rsidRPr="00BE3340">
              <w:t>174.86</w:t>
            </w:r>
          </w:p>
        </w:tc>
        <w:tc>
          <w:tcPr>
            <w:tcW w:w="839" w:type="dxa"/>
          </w:tcPr>
          <w:p w14:paraId="26A471CC" w14:textId="77777777" w:rsidR="00B40315" w:rsidRPr="00BE3340" w:rsidRDefault="002B1B5E">
            <w:pPr>
              <w:pStyle w:val="TableParagraph"/>
              <w:spacing w:line="251" w:lineRule="exact"/>
              <w:ind w:left="97" w:right="96"/>
            </w:pPr>
            <w:r w:rsidRPr="00BE3340">
              <w:t>5.13</w:t>
            </w:r>
          </w:p>
        </w:tc>
        <w:tc>
          <w:tcPr>
            <w:tcW w:w="881" w:type="dxa"/>
          </w:tcPr>
          <w:p w14:paraId="0DAE74D5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</w:tr>
      <w:tr w:rsidR="00B40315" w:rsidRPr="00BE3340" w14:paraId="65CFB1E4" w14:textId="77777777">
        <w:trPr>
          <w:trHeight w:val="270"/>
        </w:trPr>
        <w:tc>
          <w:tcPr>
            <w:tcW w:w="1690" w:type="dxa"/>
          </w:tcPr>
          <w:p w14:paraId="2E492AAF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FA55-SF5-LP10</w:t>
            </w:r>
          </w:p>
        </w:tc>
        <w:tc>
          <w:tcPr>
            <w:tcW w:w="1155" w:type="dxa"/>
          </w:tcPr>
          <w:p w14:paraId="47F73558" w14:textId="77777777" w:rsidR="00B40315" w:rsidRPr="00BE3340" w:rsidRDefault="002B1B5E">
            <w:pPr>
              <w:pStyle w:val="TableParagraph"/>
              <w:spacing w:line="251" w:lineRule="exact"/>
              <w:ind w:left="87" w:right="87"/>
            </w:pPr>
            <w:r w:rsidRPr="00BE3340">
              <w:t>0.29</w:t>
            </w:r>
          </w:p>
        </w:tc>
        <w:tc>
          <w:tcPr>
            <w:tcW w:w="839" w:type="dxa"/>
          </w:tcPr>
          <w:p w14:paraId="71C64C87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419.67</w:t>
            </w:r>
          </w:p>
        </w:tc>
        <w:tc>
          <w:tcPr>
            <w:tcW w:w="839" w:type="dxa"/>
          </w:tcPr>
          <w:p w14:paraId="5F72D5E5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338.07</w:t>
            </w:r>
          </w:p>
        </w:tc>
        <w:tc>
          <w:tcPr>
            <w:tcW w:w="996" w:type="dxa"/>
          </w:tcPr>
          <w:p w14:paraId="53849FF6" w14:textId="77777777" w:rsidR="00B40315" w:rsidRPr="00BE3340" w:rsidRDefault="002B1B5E">
            <w:pPr>
              <w:pStyle w:val="TableParagraph"/>
              <w:spacing w:line="251" w:lineRule="exact"/>
              <w:ind w:left="90" w:right="90"/>
            </w:pPr>
            <w:r w:rsidRPr="00BE3340">
              <w:t>26</w:t>
            </w:r>
          </w:p>
        </w:tc>
        <w:tc>
          <w:tcPr>
            <w:tcW w:w="839" w:type="dxa"/>
          </w:tcPr>
          <w:p w14:paraId="21F97E2E" w14:textId="77777777" w:rsidR="00B40315" w:rsidRPr="00BE3340" w:rsidRDefault="002B1B5E">
            <w:pPr>
              <w:pStyle w:val="TableParagraph"/>
              <w:spacing w:line="251" w:lineRule="exact"/>
              <w:ind w:left="96" w:right="96"/>
            </w:pPr>
            <w:r w:rsidRPr="00BE3340">
              <w:t>349.73</w:t>
            </w:r>
          </w:p>
        </w:tc>
        <w:tc>
          <w:tcPr>
            <w:tcW w:w="966" w:type="dxa"/>
          </w:tcPr>
          <w:p w14:paraId="7B6A6E11" w14:textId="77777777" w:rsidR="00B40315" w:rsidRPr="00BE3340" w:rsidRDefault="002B1B5E">
            <w:pPr>
              <w:pStyle w:val="TableParagraph"/>
              <w:spacing w:line="251" w:lineRule="exact"/>
              <w:ind w:left="142" w:right="141"/>
            </w:pPr>
            <w:r w:rsidRPr="00BE3340">
              <w:t>641.16</w:t>
            </w:r>
          </w:p>
        </w:tc>
        <w:tc>
          <w:tcPr>
            <w:tcW w:w="839" w:type="dxa"/>
          </w:tcPr>
          <w:p w14:paraId="3D0D8DB1" w14:textId="77777777" w:rsidR="00B40315" w:rsidRPr="00BE3340" w:rsidRDefault="002B1B5E">
            <w:pPr>
              <w:pStyle w:val="TableParagraph"/>
              <w:spacing w:line="251" w:lineRule="exact"/>
              <w:ind w:left="97" w:right="96"/>
            </w:pPr>
            <w:r w:rsidRPr="00BE3340">
              <w:t>58.29</w:t>
            </w:r>
          </w:p>
        </w:tc>
        <w:tc>
          <w:tcPr>
            <w:tcW w:w="839" w:type="dxa"/>
          </w:tcPr>
          <w:p w14:paraId="4C01A188" w14:textId="77777777" w:rsidR="00B40315" w:rsidRPr="00BE3340" w:rsidRDefault="002B1B5E">
            <w:pPr>
              <w:pStyle w:val="TableParagraph"/>
              <w:spacing w:line="251" w:lineRule="exact"/>
              <w:ind w:left="97" w:right="96"/>
            </w:pPr>
            <w:r w:rsidRPr="00BE3340">
              <w:t>116.58</w:t>
            </w:r>
          </w:p>
        </w:tc>
        <w:tc>
          <w:tcPr>
            <w:tcW w:w="881" w:type="dxa"/>
          </w:tcPr>
          <w:p w14:paraId="759EBD43" w14:textId="77777777" w:rsidR="00B40315" w:rsidRPr="00BE3340" w:rsidRDefault="002B1B5E">
            <w:pPr>
              <w:pStyle w:val="TableParagraph"/>
              <w:spacing w:line="251" w:lineRule="exact"/>
              <w:ind w:left="91" w:right="89"/>
            </w:pPr>
            <w:r w:rsidRPr="00BE3340">
              <w:t>5.13</w:t>
            </w:r>
          </w:p>
        </w:tc>
      </w:tr>
      <w:tr w:rsidR="00B40315" w:rsidRPr="00BE3340" w14:paraId="0089FB01" w14:textId="77777777">
        <w:trPr>
          <w:trHeight w:val="323"/>
        </w:trPr>
        <w:tc>
          <w:tcPr>
            <w:tcW w:w="1690" w:type="dxa"/>
            <w:tcBorders>
              <w:bottom w:val="single" w:sz="8" w:space="0" w:color="000000"/>
            </w:tcBorders>
          </w:tcPr>
          <w:p w14:paraId="6BE87016" w14:textId="77777777" w:rsidR="00B40315" w:rsidRPr="00BE3340" w:rsidRDefault="002B1B5E">
            <w:pPr>
              <w:pStyle w:val="TableParagraph"/>
              <w:ind w:left="119"/>
              <w:jc w:val="left"/>
            </w:pPr>
            <w:r w:rsidRPr="00BE3340">
              <w:t>FA55-SF10-LP5</w:t>
            </w:r>
          </w:p>
        </w:tc>
        <w:tc>
          <w:tcPr>
            <w:tcW w:w="1155" w:type="dxa"/>
            <w:tcBorders>
              <w:bottom w:val="single" w:sz="8" w:space="0" w:color="000000"/>
            </w:tcBorders>
          </w:tcPr>
          <w:p w14:paraId="4F20EA49" w14:textId="77777777" w:rsidR="00B40315" w:rsidRPr="00BE3340" w:rsidRDefault="002B1B5E">
            <w:pPr>
              <w:pStyle w:val="TableParagraph"/>
              <w:ind w:left="87" w:right="87"/>
            </w:pPr>
            <w:r w:rsidRPr="00BE3340">
              <w:t>0.29</w:t>
            </w:r>
          </w:p>
        </w:tc>
        <w:tc>
          <w:tcPr>
            <w:tcW w:w="839" w:type="dxa"/>
            <w:tcBorders>
              <w:bottom w:val="single" w:sz="8" w:space="0" w:color="000000"/>
            </w:tcBorders>
          </w:tcPr>
          <w:p w14:paraId="3CC8DABF" w14:textId="77777777" w:rsidR="00B40315" w:rsidRPr="00BE3340" w:rsidRDefault="002B1B5E">
            <w:pPr>
              <w:pStyle w:val="TableParagraph"/>
              <w:ind w:left="96" w:right="96"/>
            </w:pPr>
            <w:r w:rsidRPr="00BE3340">
              <w:t>419.67</w:t>
            </w:r>
          </w:p>
        </w:tc>
        <w:tc>
          <w:tcPr>
            <w:tcW w:w="839" w:type="dxa"/>
            <w:tcBorders>
              <w:bottom w:val="single" w:sz="8" w:space="0" w:color="000000"/>
            </w:tcBorders>
          </w:tcPr>
          <w:p w14:paraId="007C9E44" w14:textId="77777777" w:rsidR="00B40315" w:rsidRPr="00BE3340" w:rsidRDefault="002B1B5E">
            <w:pPr>
              <w:pStyle w:val="TableParagraph"/>
              <w:ind w:left="119"/>
              <w:jc w:val="left"/>
            </w:pPr>
            <w:r w:rsidRPr="00BE3340">
              <w:t>338.07</w:t>
            </w:r>
          </w:p>
        </w:tc>
        <w:tc>
          <w:tcPr>
            <w:tcW w:w="996" w:type="dxa"/>
            <w:tcBorders>
              <w:bottom w:val="single" w:sz="8" w:space="0" w:color="000000"/>
            </w:tcBorders>
          </w:tcPr>
          <w:p w14:paraId="47D0581E" w14:textId="77777777" w:rsidR="00B40315" w:rsidRPr="00BE3340" w:rsidRDefault="002B1B5E">
            <w:pPr>
              <w:pStyle w:val="TableParagraph"/>
              <w:ind w:left="90" w:right="90"/>
            </w:pPr>
            <w:r w:rsidRPr="00BE3340">
              <w:t>26</w:t>
            </w:r>
          </w:p>
        </w:tc>
        <w:tc>
          <w:tcPr>
            <w:tcW w:w="839" w:type="dxa"/>
            <w:tcBorders>
              <w:bottom w:val="single" w:sz="8" w:space="0" w:color="000000"/>
            </w:tcBorders>
          </w:tcPr>
          <w:p w14:paraId="1ED14055" w14:textId="77777777" w:rsidR="00B40315" w:rsidRPr="00BE3340" w:rsidRDefault="002B1B5E">
            <w:pPr>
              <w:pStyle w:val="TableParagraph"/>
              <w:ind w:left="96" w:right="96"/>
            </w:pPr>
            <w:r w:rsidRPr="00BE3340">
              <w:t>349.73</w:t>
            </w:r>
          </w:p>
        </w:tc>
        <w:tc>
          <w:tcPr>
            <w:tcW w:w="966" w:type="dxa"/>
            <w:tcBorders>
              <w:bottom w:val="single" w:sz="8" w:space="0" w:color="000000"/>
            </w:tcBorders>
          </w:tcPr>
          <w:p w14:paraId="5C9DBC1E" w14:textId="77777777" w:rsidR="00B40315" w:rsidRPr="00BE3340" w:rsidRDefault="002B1B5E">
            <w:pPr>
              <w:pStyle w:val="TableParagraph"/>
              <w:ind w:left="142" w:right="141"/>
            </w:pPr>
            <w:r w:rsidRPr="00BE3340">
              <w:t>641.16</w:t>
            </w:r>
          </w:p>
        </w:tc>
        <w:tc>
          <w:tcPr>
            <w:tcW w:w="839" w:type="dxa"/>
            <w:tcBorders>
              <w:bottom w:val="single" w:sz="8" w:space="0" w:color="000000"/>
            </w:tcBorders>
          </w:tcPr>
          <w:p w14:paraId="2A46B06E" w14:textId="77777777" w:rsidR="00B40315" w:rsidRPr="00BE3340" w:rsidRDefault="002B1B5E">
            <w:pPr>
              <w:pStyle w:val="TableParagraph"/>
              <w:ind w:left="97" w:right="96"/>
            </w:pPr>
            <w:r w:rsidRPr="00BE3340">
              <w:t>116.58</w:t>
            </w:r>
          </w:p>
        </w:tc>
        <w:tc>
          <w:tcPr>
            <w:tcW w:w="839" w:type="dxa"/>
            <w:tcBorders>
              <w:bottom w:val="single" w:sz="8" w:space="0" w:color="000000"/>
            </w:tcBorders>
          </w:tcPr>
          <w:p w14:paraId="74EB2427" w14:textId="77777777" w:rsidR="00B40315" w:rsidRPr="00BE3340" w:rsidRDefault="002B1B5E">
            <w:pPr>
              <w:pStyle w:val="TableParagraph"/>
              <w:ind w:left="97" w:right="96"/>
            </w:pPr>
            <w:r w:rsidRPr="00BE3340">
              <w:t>58.29</w:t>
            </w:r>
          </w:p>
        </w:tc>
        <w:tc>
          <w:tcPr>
            <w:tcW w:w="881" w:type="dxa"/>
            <w:tcBorders>
              <w:bottom w:val="single" w:sz="8" w:space="0" w:color="000000"/>
            </w:tcBorders>
          </w:tcPr>
          <w:p w14:paraId="7BD6F535" w14:textId="77777777" w:rsidR="00B40315" w:rsidRPr="00BE3340" w:rsidRDefault="002B1B5E">
            <w:pPr>
              <w:pStyle w:val="TableParagraph"/>
              <w:ind w:left="91" w:right="89"/>
            </w:pPr>
            <w:r w:rsidRPr="00BE3340">
              <w:t>5.13</w:t>
            </w:r>
          </w:p>
        </w:tc>
      </w:tr>
    </w:tbl>
    <w:p w14:paraId="486EF582" w14:textId="77777777" w:rsidR="00B40315" w:rsidRPr="00BE3340" w:rsidRDefault="00B40315">
      <w:pPr>
        <w:pStyle w:val="BodyText"/>
        <w:spacing w:before="9"/>
        <w:rPr>
          <w:sz w:val="36"/>
        </w:rPr>
      </w:pPr>
    </w:p>
    <w:p w14:paraId="63CD5325" w14:textId="79A39BAD" w:rsidR="00B40315" w:rsidRPr="00A97774" w:rsidRDefault="008E6C9D">
      <w:pPr>
        <w:pStyle w:val="BodyText"/>
        <w:spacing w:before="1" w:line="247" w:lineRule="auto"/>
        <w:ind w:left="117" w:right="595"/>
        <w:jc w:val="both"/>
      </w:pPr>
      <w:r>
        <w:pict w14:anchorId="08C036E8">
          <v:shape id="_x0000_s1453" type="#_x0000_t202" style="position:absolute;left:0;text-align:left;margin-left:416.8pt;margin-top:1.85pt;width:8.5pt;height:18.95pt;z-index:-251705856;mso-position-horizontal-relative:page" filled="f" stroked="f">
            <v:textbox inset="0,0,0,0">
              <w:txbxContent>
                <w:p w14:paraId="11952A8C" w14:textId="77777777" w:rsidR="002E35F5" w:rsidRDefault="002E35F5">
                  <w:pPr>
                    <w:pStyle w:val="BodyText"/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anchorx="page"/>
          </v:shape>
        </w:pict>
      </w:r>
      <w:r w:rsidR="002B1B5E" w:rsidRPr="00BE3340">
        <w:t xml:space="preserve">days. </w:t>
      </w:r>
      <w:del w:id="881" w:author="Patrick Tang" w:date="2021-06-28T17:07:00Z">
        <w:r w:rsidR="002B1B5E" w:rsidRPr="00BE3340" w:rsidDel="0061482A">
          <w:delText>Finally</w:delText>
        </w:r>
      </w:del>
      <w:ins w:id="882" w:author="Patrick Tang" w:date="2021-06-28T17:07:00Z">
        <w:r w:rsidR="0061482A">
          <w:t>To prepare splitting tensile test</w:t>
        </w:r>
      </w:ins>
      <w:ins w:id="883" w:author="Patrick Tang" w:date="2021-06-28T17:08:00Z">
        <w:r w:rsidR="0061482A">
          <w:t xml:space="preserve"> samples</w:t>
        </w:r>
      </w:ins>
      <w:ins w:id="884" w:author="Patrick Tang" w:date="2021-06-28T17:07:00Z">
        <w:r w:rsidR="0061482A">
          <w:t>,</w:t>
        </w:r>
      </w:ins>
      <w:del w:id="885" w:author="Patrick Tang" w:date="2021-06-28T17:07:00Z">
        <w:r w:rsidR="002B1B5E" w:rsidRPr="00BE3340" w:rsidDel="0061482A">
          <w:delText>,</w:delText>
        </w:r>
      </w:del>
      <w:r w:rsidR="002B1B5E" w:rsidRPr="00BE3340">
        <w:t xml:space="preserve"> </w:t>
      </w:r>
      <w:ins w:id="886" w:author="Patrick Tang" w:date="2021-06-28T17:07:00Z">
        <w:r w:rsidR="0061482A">
          <w:t xml:space="preserve">the </w:t>
        </w:r>
      </w:ins>
      <w:r w:rsidR="002B1B5E" w:rsidRPr="00BE3340">
        <w:t>cylinder</w:t>
      </w:r>
      <w:ins w:id="887" w:author="Patrick Tang" w:date="2021-06-28T17:07:00Z">
        <w:r w:rsidR="0061482A">
          <w:t xml:space="preserve"> specimen</w:t>
        </w:r>
      </w:ins>
      <w:r w:rsidR="002B1B5E" w:rsidRPr="00BE3340">
        <w:t>s were cut into specimens with</w:t>
      </w:r>
      <w:ins w:id="888" w:author="Patrick Tang" w:date="2021-06-28T17:07:00Z">
        <w:r w:rsidR="0061482A">
          <w:t xml:space="preserve"> a</w:t>
        </w:r>
      </w:ins>
      <w:r w:rsidR="002B1B5E" w:rsidRPr="00BE3340">
        <w:t xml:space="preserve"> </w:t>
      </w:r>
      <w:del w:id="889" w:author="Patrick Tang" w:date="2021-06-28T17:11:00Z">
        <w:r w:rsidR="002B1B5E" w:rsidRPr="00BE3340" w:rsidDel="00CD24D5">
          <w:delText xml:space="preserve">dimension </w:delText>
        </w:r>
      </w:del>
      <w:ins w:id="890" w:author="Patrick Tang" w:date="2021-06-28T17:11:00Z">
        <w:r w:rsidR="00CD24D5" w:rsidRPr="00BE3340">
          <w:t>di</w:t>
        </w:r>
        <w:r w:rsidR="00CD24D5">
          <w:t xml:space="preserve">ameter </w:t>
        </w:r>
      </w:ins>
      <w:r w:rsidR="002B1B5E" w:rsidRPr="00BE3340">
        <w:t xml:space="preserve">of </w:t>
      </w:r>
      <w:del w:id="891" w:author="Patrick Tang" w:date="2021-06-28T17:11:00Z">
        <w:r w:rsidR="002B1B5E" w:rsidRPr="00BE3340" w:rsidDel="00CD24D5">
          <w:rPr>
            <w:rPrChange w:id="892" w:author="Patrick Tang" w:date="2021-06-25T17:28:00Z">
              <w:rPr>
                <w:rFonts w:ascii="Garamond" w:hAnsi="Garamond"/>
              </w:rPr>
            </w:rPrChange>
          </w:rPr>
          <w:delText>Ø</w:delText>
        </w:r>
      </w:del>
      <w:ins w:id="893" w:author="Patrick Tang" w:date="2021-06-28T17:09:00Z">
        <w:r w:rsidR="00CD24D5">
          <w:t>10</w:t>
        </w:r>
      </w:ins>
      <w:del w:id="894" w:author="Patrick Tang" w:date="2021-06-28T17:09:00Z">
        <w:r w:rsidR="002B1B5E" w:rsidRPr="00BE3340" w:rsidDel="00CD24D5">
          <w:rPr>
            <w:rPrChange w:id="895" w:author="Patrick Tang" w:date="2021-06-25T17:28:00Z">
              <w:rPr>
                <w:rFonts w:ascii="Garamond" w:hAnsi="Garamond"/>
              </w:rPr>
            </w:rPrChange>
          </w:rPr>
          <w:delText>5</w:delText>
        </w:r>
      </w:del>
      <w:r w:rsidR="002B1B5E" w:rsidRPr="00BE3340">
        <w:rPr>
          <w:rPrChange w:id="896" w:author="Patrick Tang" w:date="2021-06-25T17:28:00Z">
            <w:rPr>
              <w:rFonts w:ascii="Garamond" w:hAnsi="Garamond"/>
            </w:rPr>
          </w:rPrChange>
        </w:rPr>
        <w:t>0</w:t>
      </w:r>
      <w:r w:rsidR="002B1B5E" w:rsidRPr="00BE3340">
        <w:rPr>
          <w:i/>
        </w:rPr>
        <w:t xml:space="preserve">mm </w:t>
      </w:r>
      <w:ins w:id="897" w:author="Patrick Tang" w:date="2021-06-28T17:11:00Z">
        <w:r w:rsidR="00CD24D5" w:rsidRPr="00CD24D5">
          <w:rPr>
            <w:rPrChange w:id="898" w:author="Patrick Tang" w:date="2021-06-28T17:12:00Z">
              <w:rPr>
                <w:i/>
              </w:rPr>
            </w:rPrChange>
          </w:rPr>
          <w:t>and</w:t>
        </w:r>
      </w:ins>
      <w:ins w:id="899" w:author="Patrick Tang" w:date="2021-06-28T17:12:00Z">
        <w:r w:rsidR="00CD24D5">
          <w:t xml:space="preserve"> a thickness of</w:t>
        </w:r>
      </w:ins>
      <w:ins w:id="900" w:author="Patrick Tang" w:date="2021-06-28T17:11:00Z">
        <w:r w:rsidR="00CD24D5">
          <w:rPr>
            <w:i/>
          </w:rPr>
          <w:t xml:space="preserve"> </w:t>
        </w:r>
      </w:ins>
      <w:ins w:id="901" w:author="Patrick Tang" w:date="2021-06-28T17:10:00Z">
        <w:r w:rsidR="00CD24D5">
          <w:t>5</w:t>
        </w:r>
      </w:ins>
      <w:del w:id="902" w:author="Patrick Tang" w:date="2021-06-28T17:10:00Z">
        <w:r w:rsidR="002B1B5E" w:rsidRPr="00BE3340" w:rsidDel="00CD24D5">
          <w:rPr>
            <w:rPrChange w:id="903" w:author="Patrick Tang" w:date="2021-06-25T17:28:00Z">
              <w:rPr>
                <w:rFonts w:ascii="Garamond" w:hAnsi="Garamond"/>
              </w:rPr>
            </w:rPrChange>
          </w:rPr>
          <w:delText>10</w:delText>
        </w:r>
      </w:del>
      <w:r w:rsidR="002B1B5E" w:rsidRPr="00BE3340">
        <w:rPr>
          <w:rPrChange w:id="904" w:author="Patrick Tang" w:date="2021-06-25T17:28:00Z">
            <w:rPr>
              <w:rFonts w:ascii="Garamond" w:hAnsi="Garamond"/>
            </w:rPr>
          </w:rPrChange>
        </w:rPr>
        <w:t>0</w:t>
      </w:r>
      <w:r w:rsidR="002B1B5E" w:rsidRPr="00BE3340">
        <w:rPr>
          <w:i/>
        </w:rPr>
        <w:t xml:space="preserve">mm </w:t>
      </w:r>
      <w:r w:rsidR="002B1B5E" w:rsidRPr="00BE3340">
        <w:t xml:space="preserve">using a diamond </w:t>
      </w:r>
      <w:del w:id="905" w:author="Patrick Tang" w:date="2021-06-28T17:07:00Z">
        <w:r w:rsidR="002B1B5E" w:rsidRPr="00BE3340" w:rsidDel="0061482A">
          <w:delText xml:space="preserve"> </w:delText>
        </w:r>
      </w:del>
      <w:r w:rsidR="002B1B5E" w:rsidRPr="00BE3340">
        <w:t>blade</w:t>
      </w:r>
      <w:r w:rsidR="002B1B5E" w:rsidRPr="00A97774">
        <w:rPr>
          <w:spacing w:val="-2"/>
        </w:rPr>
        <w:t xml:space="preserve"> </w:t>
      </w:r>
      <w:r w:rsidR="002B1B5E" w:rsidRPr="00A97774">
        <w:rPr>
          <w:spacing w:val="-5"/>
        </w:rPr>
        <w:t>saw.</w:t>
      </w:r>
    </w:p>
    <w:p w14:paraId="56FB8C5B" w14:textId="3460E135" w:rsidR="00B40315" w:rsidRPr="00BE3340" w:rsidRDefault="002B1B5E">
      <w:pPr>
        <w:pStyle w:val="BodyText"/>
        <w:spacing w:before="10" w:line="254" w:lineRule="auto"/>
        <w:ind w:left="117" w:right="595" w:firstLine="338"/>
        <w:jc w:val="both"/>
      </w:pPr>
      <w:r w:rsidRPr="00A97774">
        <w:t xml:space="preserve">A newly developed splitting tensile test apparatus was used to generate micro-cracks </w:t>
      </w:r>
      <w:commentRangeStart w:id="906"/>
      <w:r w:rsidRPr="00A97774">
        <w:t>and control the influence on crack diffe</w:t>
      </w:r>
      <w:r w:rsidRPr="00453F0F">
        <w:t>rences</w:t>
      </w:r>
      <w:commentRangeEnd w:id="906"/>
      <w:r w:rsidR="00CD24D5">
        <w:rPr>
          <w:rStyle w:val="CommentReference"/>
        </w:rPr>
        <w:commentReference w:id="906"/>
      </w:r>
      <w:r w:rsidRPr="00A97774">
        <w:t xml:space="preserve">, </w:t>
      </w:r>
      <w:del w:id="907" w:author="Patrick Tang" w:date="2021-06-28T17:14:00Z">
        <w:r w:rsidRPr="00A97774" w:rsidDel="00CD24D5">
          <w:delText>which was</w:delText>
        </w:r>
      </w:del>
      <w:ins w:id="908" w:author="Patrick Tang" w:date="2021-06-28T17:14:00Z">
        <w:r w:rsidR="00CD24D5">
          <w:t>as</w:t>
        </w:r>
      </w:ins>
      <w:r w:rsidRPr="00A97774">
        <w:t xml:space="preserve"> shown in Figure 2 (a). It consisted of a </w:t>
      </w:r>
      <w:commentRangeStart w:id="909"/>
      <w:r w:rsidRPr="00A97774">
        <w:t xml:space="preserve">steel frame, top </w:t>
      </w:r>
      <w:r w:rsidRPr="00A97774">
        <w:rPr>
          <w:spacing w:val="-4"/>
        </w:rPr>
        <w:t xml:space="preserve">member, </w:t>
      </w:r>
      <w:r w:rsidRPr="00A97774">
        <w:t>bottom member, prestressed loading steel plates (</w:t>
      </w:r>
      <w:r w:rsidRPr="00BE3340">
        <w:rPr>
          <w:rPrChange w:id="910" w:author="Patrick Tang" w:date="2021-06-25T17:28:00Z">
            <w:rPr>
              <w:rFonts w:ascii="Garamond"/>
            </w:rPr>
          </w:rPrChange>
        </w:rPr>
        <w:t>5</w:t>
      </w:r>
      <w:r w:rsidRPr="00BE3340">
        <w:rPr>
          <w:i/>
        </w:rPr>
        <w:t xml:space="preserve">mm </w:t>
      </w:r>
      <w:r w:rsidRPr="00BE3340">
        <w:t xml:space="preserve">thick) on both sides with loading nuts and </w:t>
      </w:r>
      <w:r w:rsidRPr="00A97774">
        <w:rPr>
          <w:spacing w:val="-4"/>
        </w:rPr>
        <w:t xml:space="preserve">wire </w:t>
      </w:r>
      <w:r w:rsidRPr="00A97774">
        <w:t>springs.</w:t>
      </w:r>
      <w:r w:rsidRPr="00A97774">
        <w:rPr>
          <w:spacing w:val="6"/>
        </w:rPr>
        <w:t xml:space="preserve"> </w:t>
      </w:r>
      <w:commentRangeEnd w:id="909"/>
      <w:r w:rsidR="00CD24D5">
        <w:rPr>
          <w:rStyle w:val="CommentReference"/>
        </w:rPr>
        <w:commentReference w:id="909"/>
      </w:r>
      <w:r w:rsidRPr="00A97774">
        <w:t>Both</w:t>
      </w:r>
      <w:r w:rsidRPr="00A97774">
        <w:rPr>
          <w:spacing w:val="-7"/>
        </w:rPr>
        <w:t xml:space="preserve"> </w:t>
      </w:r>
      <w:r w:rsidRPr="00A97774">
        <w:t>steel</w:t>
      </w:r>
      <w:r w:rsidRPr="00A97774">
        <w:rPr>
          <w:spacing w:val="-7"/>
        </w:rPr>
        <w:t xml:space="preserve"> </w:t>
      </w:r>
      <w:r w:rsidRPr="00453F0F">
        <w:t>plates</w:t>
      </w:r>
      <w:r w:rsidRPr="00453F0F">
        <w:rPr>
          <w:spacing w:val="-7"/>
        </w:rPr>
        <w:t xml:space="preserve"> </w:t>
      </w:r>
      <w:r w:rsidRPr="007F427F">
        <w:t>were</w:t>
      </w:r>
      <w:r w:rsidRPr="002B568D">
        <w:rPr>
          <w:spacing w:val="-7"/>
        </w:rPr>
        <w:t xml:space="preserve"> </w:t>
      </w:r>
      <w:r w:rsidRPr="00FA1A45">
        <w:t>connected</w:t>
      </w:r>
      <w:r w:rsidRPr="00FA1A45">
        <w:rPr>
          <w:spacing w:val="-7"/>
        </w:rPr>
        <w:t xml:space="preserve"> </w:t>
      </w:r>
      <w:r w:rsidRPr="00AF7ECF">
        <w:t>to</w:t>
      </w:r>
      <w:r w:rsidRPr="00BE3340">
        <w:rPr>
          <w:spacing w:val="-6"/>
        </w:rPr>
        <w:t xml:space="preserve"> </w:t>
      </w:r>
      <w:r w:rsidRPr="00BE3340">
        <w:t>the</w:t>
      </w:r>
      <w:r w:rsidRPr="00BE3340">
        <w:rPr>
          <w:spacing w:val="-7"/>
        </w:rPr>
        <w:t xml:space="preserve"> </w:t>
      </w:r>
      <w:r w:rsidRPr="00BE3340">
        <w:t>steel</w:t>
      </w:r>
      <w:r w:rsidRPr="00BE3340">
        <w:rPr>
          <w:spacing w:val="-7"/>
        </w:rPr>
        <w:t xml:space="preserve"> </w:t>
      </w:r>
      <w:r w:rsidRPr="00BE3340">
        <w:t>frame</w:t>
      </w:r>
      <w:r w:rsidRPr="00BE3340">
        <w:rPr>
          <w:spacing w:val="-7"/>
        </w:rPr>
        <w:t xml:space="preserve"> </w:t>
      </w:r>
      <w:r w:rsidRPr="00BE3340">
        <w:t>by</w:t>
      </w:r>
      <w:r w:rsidRPr="00BE3340">
        <w:rPr>
          <w:spacing w:val="-7"/>
        </w:rPr>
        <w:t xml:space="preserve"> </w:t>
      </w:r>
      <w:r w:rsidRPr="00BE3340">
        <w:t>nuts</w:t>
      </w:r>
      <w:r w:rsidRPr="00BE3340">
        <w:rPr>
          <w:spacing w:val="-7"/>
        </w:rPr>
        <w:t xml:space="preserve"> </w:t>
      </w:r>
      <w:r w:rsidRPr="00BE3340">
        <w:t>and</w:t>
      </w:r>
      <w:r w:rsidRPr="00BE3340">
        <w:rPr>
          <w:spacing w:val="-7"/>
        </w:rPr>
        <w:t xml:space="preserve"> </w:t>
      </w:r>
      <w:r w:rsidRPr="00BE3340">
        <w:t>wire</w:t>
      </w:r>
      <w:r w:rsidRPr="00BE3340">
        <w:rPr>
          <w:spacing w:val="-6"/>
        </w:rPr>
        <w:t xml:space="preserve"> </w:t>
      </w:r>
      <w:r w:rsidRPr="00BE3340">
        <w:t>springs.</w:t>
      </w:r>
      <w:r w:rsidRPr="00BE3340">
        <w:rPr>
          <w:spacing w:val="6"/>
        </w:rPr>
        <w:t xml:space="preserve"> </w:t>
      </w:r>
      <w:del w:id="911" w:author="Patrick Tang" w:date="2021-06-28T17:16:00Z">
        <w:r w:rsidRPr="00BE3340" w:rsidDel="00CD24D5">
          <w:delText>While</w:delText>
        </w:r>
        <w:r w:rsidRPr="00BE3340" w:rsidDel="00CD24D5">
          <w:rPr>
            <w:spacing w:val="-7"/>
          </w:rPr>
          <w:delText xml:space="preserve"> </w:delText>
        </w:r>
        <w:r w:rsidRPr="00BE3340" w:rsidDel="00CD24D5">
          <w:delText>a</w:delText>
        </w:r>
        <w:r w:rsidRPr="00BE3340" w:rsidDel="00CD24D5">
          <w:rPr>
            <w:spacing w:val="-7"/>
          </w:rPr>
          <w:delText xml:space="preserve"> </w:delText>
        </w:r>
      </w:del>
      <w:ins w:id="912" w:author="Patrick Tang" w:date="2021-06-28T17:16:00Z">
        <w:r w:rsidR="00CD24D5">
          <w:t>The</w:t>
        </w:r>
        <w:r w:rsidR="00CD24D5" w:rsidRPr="00A97774">
          <w:rPr>
            <w:spacing w:val="-7"/>
          </w:rPr>
          <w:t xml:space="preserve"> </w:t>
        </w:r>
      </w:ins>
      <w:r w:rsidRPr="00A97774">
        <w:t>specimen</w:t>
      </w:r>
      <w:r w:rsidRPr="00A97774">
        <w:rPr>
          <w:spacing w:val="-7"/>
        </w:rPr>
        <w:t xml:space="preserve"> </w:t>
      </w:r>
      <w:r w:rsidRPr="00A97774">
        <w:t>was placed</w:t>
      </w:r>
      <w:r w:rsidRPr="00453F0F">
        <w:rPr>
          <w:spacing w:val="-5"/>
        </w:rPr>
        <w:t xml:space="preserve"> </w:t>
      </w:r>
      <w:r w:rsidRPr="00453F0F">
        <w:t>inside</w:t>
      </w:r>
      <w:r w:rsidRPr="007F427F">
        <w:rPr>
          <w:spacing w:val="-4"/>
        </w:rPr>
        <w:t xml:space="preserve"> </w:t>
      </w:r>
      <w:r w:rsidRPr="002B568D">
        <w:t>the</w:t>
      </w:r>
      <w:r w:rsidRPr="00FA1A45">
        <w:rPr>
          <w:spacing w:val="-5"/>
        </w:rPr>
        <w:t xml:space="preserve"> </w:t>
      </w:r>
      <w:r w:rsidRPr="00FA1A45">
        <w:t>steel</w:t>
      </w:r>
      <w:r w:rsidRPr="00AF7ECF">
        <w:rPr>
          <w:spacing w:val="-4"/>
        </w:rPr>
        <w:t xml:space="preserve"> </w:t>
      </w:r>
      <w:r w:rsidRPr="00BE3340">
        <w:t>frame</w:t>
      </w:r>
      <w:ins w:id="913" w:author="Patrick Tang" w:date="2021-06-28T17:16:00Z">
        <w:r w:rsidR="00CD24D5">
          <w:t xml:space="preserve"> and</w:t>
        </w:r>
      </w:ins>
      <w:del w:id="914" w:author="Patrick Tang" w:date="2021-06-28T17:16:00Z">
        <w:r w:rsidRPr="00A97774" w:rsidDel="00CD24D5">
          <w:delText>,</w:delText>
        </w:r>
      </w:del>
      <w:r w:rsidRPr="00A97774">
        <w:rPr>
          <w:spacing w:val="-4"/>
        </w:rPr>
        <w:t xml:space="preserve"> </w:t>
      </w:r>
      <w:del w:id="915" w:author="Patrick Tang" w:date="2021-06-28T17:16:00Z">
        <w:r w:rsidRPr="00A97774" w:rsidDel="00CD24D5">
          <w:delText>it</w:delText>
        </w:r>
        <w:r w:rsidRPr="00A97774" w:rsidDel="00CD24D5">
          <w:rPr>
            <w:spacing w:val="-5"/>
          </w:rPr>
          <w:delText xml:space="preserve"> </w:delText>
        </w:r>
      </w:del>
      <w:ins w:id="916" w:author="Patrick Tang" w:date="2021-06-28T17:16:00Z">
        <w:r w:rsidR="00CD24D5">
          <w:t>then</w:t>
        </w:r>
        <w:r w:rsidR="00CD24D5" w:rsidRPr="00A97774">
          <w:rPr>
            <w:spacing w:val="-5"/>
          </w:rPr>
          <w:t xml:space="preserve"> </w:t>
        </w:r>
      </w:ins>
      <w:del w:id="917" w:author="Patrick Tang" w:date="2021-06-28T17:16:00Z">
        <w:r w:rsidRPr="00A97774" w:rsidDel="00CD24D5">
          <w:delText>was</w:delText>
        </w:r>
        <w:r w:rsidRPr="00A97774" w:rsidDel="00CD24D5">
          <w:rPr>
            <w:spacing w:val="-4"/>
          </w:rPr>
          <w:delText xml:space="preserve"> </w:delText>
        </w:r>
      </w:del>
      <w:r w:rsidRPr="00A97774">
        <w:t>pre-stressed</w:t>
      </w:r>
      <w:r w:rsidRPr="00453F0F">
        <w:rPr>
          <w:spacing w:val="-4"/>
        </w:rPr>
        <w:t xml:space="preserve"> </w:t>
      </w:r>
      <w:r w:rsidRPr="00453F0F">
        <w:t>by</w:t>
      </w:r>
      <w:r w:rsidRPr="007F427F">
        <w:rPr>
          <w:spacing w:val="-5"/>
        </w:rPr>
        <w:t xml:space="preserve"> </w:t>
      </w:r>
      <w:r w:rsidRPr="002B568D">
        <w:t>the</w:t>
      </w:r>
      <w:r w:rsidRPr="00FA1A45">
        <w:rPr>
          <w:spacing w:val="-4"/>
        </w:rPr>
        <w:t xml:space="preserve"> </w:t>
      </w:r>
      <w:r w:rsidRPr="00FA1A45">
        <w:t>steel</w:t>
      </w:r>
      <w:r w:rsidRPr="00AF7ECF">
        <w:rPr>
          <w:spacing w:val="-4"/>
        </w:rPr>
        <w:t xml:space="preserve"> </w:t>
      </w:r>
      <w:r w:rsidRPr="00BE3340">
        <w:t>plates</w:t>
      </w:r>
      <w:r w:rsidRPr="00BE3340">
        <w:rPr>
          <w:spacing w:val="-5"/>
        </w:rPr>
        <w:t xml:space="preserve"> </w:t>
      </w:r>
      <w:r w:rsidRPr="00BE3340">
        <w:t>from</w:t>
      </w:r>
      <w:r w:rsidRPr="00BE3340">
        <w:rPr>
          <w:spacing w:val="-4"/>
        </w:rPr>
        <w:t xml:space="preserve"> </w:t>
      </w:r>
      <w:r w:rsidRPr="00BE3340">
        <w:t>both</w:t>
      </w:r>
      <w:r w:rsidRPr="00BE3340">
        <w:rPr>
          <w:spacing w:val="-5"/>
        </w:rPr>
        <w:t xml:space="preserve"> </w:t>
      </w:r>
      <w:r w:rsidRPr="00BE3340">
        <w:t>sides</w:t>
      </w:r>
      <w:r w:rsidRPr="00BE3340">
        <w:rPr>
          <w:spacing w:val="-4"/>
        </w:rPr>
        <w:t xml:space="preserve"> </w:t>
      </w:r>
      <w:r w:rsidRPr="00BE3340">
        <w:t>limiting</w:t>
      </w:r>
      <w:r w:rsidRPr="00BE3340">
        <w:rPr>
          <w:spacing w:val="-4"/>
        </w:rPr>
        <w:t xml:space="preserve"> </w:t>
      </w:r>
      <w:r w:rsidRPr="00BE3340">
        <w:t>the</w:t>
      </w:r>
      <w:r w:rsidRPr="00BE3340">
        <w:rPr>
          <w:spacing w:val="-5"/>
        </w:rPr>
        <w:t xml:space="preserve"> </w:t>
      </w:r>
      <w:r w:rsidRPr="00BE3340">
        <w:t>propagation and size of crack and preventing excessive crack</w:t>
      </w:r>
      <w:r w:rsidRPr="00BE3340">
        <w:rPr>
          <w:spacing w:val="-14"/>
        </w:rPr>
        <w:t xml:space="preserve"> </w:t>
      </w:r>
      <w:r w:rsidRPr="00BE3340">
        <w:t>growth.</w:t>
      </w:r>
    </w:p>
    <w:p w14:paraId="0B4457B4" w14:textId="710E4823" w:rsidR="00B40315" w:rsidRPr="00A97774" w:rsidRDefault="002B1B5E">
      <w:pPr>
        <w:pStyle w:val="BodyText"/>
        <w:spacing w:before="7" w:line="247" w:lineRule="auto"/>
        <w:ind w:left="117" w:right="595" w:firstLine="338"/>
        <w:jc w:val="both"/>
      </w:pPr>
      <w:r w:rsidRPr="00BE3340">
        <w:t>Micro-cracks</w:t>
      </w:r>
      <w:r w:rsidRPr="00BE3340">
        <w:rPr>
          <w:spacing w:val="-12"/>
        </w:rPr>
        <w:t xml:space="preserve"> </w:t>
      </w:r>
      <w:r w:rsidRPr="00BE3340">
        <w:t>less</w:t>
      </w:r>
      <w:r w:rsidRPr="00BE3340">
        <w:rPr>
          <w:spacing w:val="-11"/>
        </w:rPr>
        <w:t xml:space="preserve"> </w:t>
      </w:r>
      <w:r w:rsidRPr="00BE3340">
        <w:t>than</w:t>
      </w:r>
      <w:r w:rsidRPr="00BE3340">
        <w:rPr>
          <w:spacing w:val="-11"/>
        </w:rPr>
        <w:t xml:space="preserve"> </w:t>
      </w:r>
      <w:r w:rsidRPr="00BE3340">
        <w:rPr>
          <w:rPrChange w:id="918" w:author="Patrick Tang" w:date="2021-06-25T17:28:00Z">
            <w:rPr>
              <w:rFonts w:ascii="Garamond" w:hAnsi="Garamond"/>
            </w:rPr>
          </w:rPrChange>
        </w:rPr>
        <w:t>150</w:t>
      </w:r>
      <w:r w:rsidRPr="00BE3340">
        <w:rPr>
          <w:i/>
        </w:rPr>
        <w:t>µm</w:t>
      </w:r>
      <w:r w:rsidRPr="00BE3340">
        <w:rPr>
          <w:i/>
          <w:spacing w:val="-12"/>
        </w:rPr>
        <w:t xml:space="preserve"> </w:t>
      </w:r>
      <w:r w:rsidRPr="00A97774">
        <w:t>were</w:t>
      </w:r>
      <w:r w:rsidRPr="00A97774">
        <w:rPr>
          <w:spacing w:val="-11"/>
        </w:rPr>
        <w:t xml:space="preserve"> </w:t>
      </w:r>
      <w:r w:rsidRPr="00A97774">
        <w:t>first</w:t>
      </w:r>
      <w:r w:rsidRPr="00A97774">
        <w:rPr>
          <w:spacing w:val="-12"/>
        </w:rPr>
        <w:t xml:space="preserve"> </w:t>
      </w:r>
      <w:r w:rsidRPr="00453F0F">
        <w:t>produced</w:t>
      </w:r>
      <w:r w:rsidRPr="00453F0F">
        <w:rPr>
          <w:spacing w:val="-11"/>
        </w:rPr>
        <w:t xml:space="preserve"> </w:t>
      </w:r>
      <w:r w:rsidRPr="007F427F">
        <w:t>by</w:t>
      </w:r>
      <w:r w:rsidRPr="002B568D">
        <w:rPr>
          <w:spacing w:val="-11"/>
        </w:rPr>
        <w:t xml:space="preserve"> </w:t>
      </w:r>
      <w:r w:rsidRPr="00FA1A45">
        <w:t>pre-loa</w:t>
      </w:r>
      <w:del w:id="919" w:author="Patrick Tang" w:date="2021-06-28T17:18:00Z">
        <w:r w:rsidRPr="00FA1A45" w:rsidDel="00CD24D5">
          <w:delText>e</w:delText>
        </w:r>
      </w:del>
      <w:r w:rsidRPr="00AF7ECF">
        <w:t>ding</w:t>
      </w:r>
      <w:r w:rsidRPr="00BE3340">
        <w:rPr>
          <w:spacing w:val="-12"/>
        </w:rPr>
        <w:t xml:space="preserve"> </w:t>
      </w:r>
      <w:ins w:id="920" w:author="Patrick Tang" w:date="2021-06-28T17:18:00Z">
        <w:r w:rsidR="00CD24D5">
          <w:rPr>
            <w:spacing w:val="-12"/>
          </w:rPr>
          <w:t xml:space="preserve">the ECC samples </w:t>
        </w:r>
      </w:ins>
      <w:r w:rsidRPr="00A97774">
        <w:t>up</w:t>
      </w:r>
      <w:r w:rsidRPr="00A97774">
        <w:rPr>
          <w:spacing w:val="-11"/>
        </w:rPr>
        <w:t xml:space="preserve"> </w:t>
      </w:r>
      <w:r w:rsidRPr="00A97774">
        <w:t>to</w:t>
      </w:r>
      <w:r w:rsidRPr="00A97774">
        <w:rPr>
          <w:spacing w:val="-11"/>
        </w:rPr>
        <w:t xml:space="preserve"> </w:t>
      </w:r>
      <w:r w:rsidRPr="00453F0F">
        <w:t>70%</w:t>
      </w:r>
      <w:r w:rsidRPr="00453F0F">
        <w:rPr>
          <w:spacing w:val="-12"/>
        </w:rPr>
        <w:t xml:space="preserve"> </w:t>
      </w:r>
      <w:r w:rsidRPr="007F427F">
        <w:t>of</w:t>
      </w:r>
      <w:r w:rsidRPr="002B568D">
        <w:rPr>
          <w:spacing w:val="-11"/>
        </w:rPr>
        <w:t xml:space="preserve"> </w:t>
      </w:r>
      <w:r w:rsidRPr="00FA1A45">
        <w:t>their</w:t>
      </w:r>
      <w:r w:rsidRPr="00FA1A45">
        <w:rPr>
          <w:spacing w:val="-11"/>
        </w:rPr>
        <w:t xml:space="preserve"> </w:t>
      </w:r>
      <w:r w:rsidRPr="00AF7ECF">
        <w:t>maximum</w:t>
      </w:r>
      <w:r w:rsidRPr="00BE3340">
        <w:rPr>
          <w:spacing w:val="-12"/>
        </w:rPr>
        <w:t xml:space="preserve"> </w:t>
      </w:r>
      <w:r w:rsidRPr="00BE3340">
        <w:t>splitting strength.</w:t>
      </w:r>
      <w:r w:rsidRPr="00BE3340">
        <w:rPr>
          <w:spacing w:val="43"/>
        </w:rPr>
        <w:t xml:space="preserve"> </w:t>
      </w:r>
      <w:del w:id="921" w:author="Patrick Tang" w:date="2021-06-28T17:18:00Z">
        <w:r w:rsidRPr="00BE3340" w:rsidDel="00CD24D5">
          <w:rPr>
            <w:spacing w:val="-9"/>
          </w:rPr>
          <w:delText>We</w:delText>
        </w:r>
        <w:r w:rsidRPr="00BE3340" w:rsidDel="00CD24D5">
          <w:rPr>
            <w:spacing w:val="25"/>
          </w:rPr>
          <w:delText xml:space="preserve"> </w:delText>
        </w:r>
        <w:r w:rsidRPr="00BE3340" w:rsidDel="00CD24D5">
          <w:delText>used</w:delText>
        </w:r>
        <w:r w:rsidRPr="00BE3340" w:rsidDel="00CD24D5">
          <w:rPr>
            <w:spacing w:val="26"/>
          </w:rPr>
          <w:delText xml:space="preserve"> </w:delText>
        </w:r>
        <w:r w:rsidRPr="00BE3340" w:rsidDel="00CD24D5">
          <w:delText>a</w:delText>
        </w:r>
      </w:del>
      <w:ins w:id="922" w:author="Patrick Tang" w:date="2021-06-28T17:18:00Z">
        <w:r w:rsidR="00CD24D5">
          <w:rPr>
            <w:spacing w:val="-9"/>
          </w:rPr>
          <w:t>A</w:t>
        </w:r>
      </w:ins>
      <w:r w:rsidRPr="00A97774">
        <w:rPr>
          <w:spacing w:val="27"/>
        </w:rPr>
        <w:t xml:space="preserve"> </w:t>
      </w:r>
      <w:r w:rsidRPr="00A97774">
        <w:t>digital</w:t>
      </w:r>
      <w:r w:rsidRPr="00A97774">
        <w:rPr>
          <w:spacing w:val="25"/>
        </w:rPr>
        <w:t xml:space="preserve"> </w:t>
      </w:r>
      <w:r w:rsidRPr="00A97774">
        <w:t>microscope</w:t>
      </w:r>
      <w:r w:rsidRPr="00453F0F">
        <w:rPr>
          <w:spacing w:val="26"/>
        </w:rPr>
        <w:t xml:space="preserve"> </w:t>
      </w:r>
      <w:ins w:id="923" w:author="Patrick Tang" w:date="2021-06-28T17:18:00Z">
        <w:r w:rsidR="00CD24D5">
          <w:rPr>
            <w:spacing w:val="26"/>
          </w:rPr>
          <w:t xml:space="preserve">was used </w:t>
        </w:r>
      </w:ins>
      <w:r w:rsidRPr="00A97774">
        <w:t>to</w:t>
      </w:r>
      <w:r w:rsidRPr="00A97774">
        <w:rPr>
          <w:spacing w:val="27"/>
        </w:rPr>
        <w:t xml:space="preserve"> </w:t>
      </w:r>
      <w:del w:id="924" w:author="Patrick Tang" w:date="2021-06-28T17:19:00Z">
        <w:r w:rsidRPr="00A97774" w:rsidDel="00CD24D5">
          <w:delText>observe</w:delText>
        </w:r>
        <w:r w:rsidRPr="00A97774" w:rsidDel="00CD24D5">
          <w:rPr>
            <w:spacing w:val="26"/>
          </w:rPr>
          <w:delText xml:space="preserve"> </w:delText>
        </w:r>
      </w:del>
      <w:ins w:id="925" w:author="Patrick Tang" w:date="2021-06-28T17:19:00Z">
        <w:r w:rsidR="00CD24D5">
          <w:t>measure</w:t>
        </w:r>
        <w:r w:rsidR="00CD24D5" w:rsidRPr="00A97774">
          <w:rPr>
            <w:spacing w:val="26"/>
          </w:rPr>
          <w:t xml:space="preserve"> </w:t>
        </w:r>
      </w:ins>
      <w:r w:rsidRPr="00A97774">
        <w:t>the</w:t>
      </w:r>
      <w:r w:rsidRPr="00A97774">
        <w:rPr>
          <w:spacing w:val="26"/>
        </w:rPr>
        <w:t xml:space="preserve"> </w:t>
      </w:r>
      <w:r w:rsidRPr="00A97774">
        <w:t>crack</w:t>
      </w:r>
      <w:r w:rsidRPr="00453F0F">
        <w:rPr>
          <w:spacing w:val="26"/>
        </w:rPr>
        <w:t xml:space="preserve"> </w:t>
      </w:r>
      <w:r w:rsidRPr="00453F0F">
        <w:t>width</w:t>
      </w:r>
      <w:r w:rsidRPr="007F427F">
        <w:rPr>
          <w:spacing w:val="26"/>
        </w:rPr>
        <w:t xml:space="preserve"> </w:t>
      </w:r>
      <w:r w:rsidRPr="002B568D">
        <w:t>on</w:t>
      </w:r>
      <w:r w:rsidRPr="00FA1A45">
        <w:rPr>
          <w:spacing w:val="26"/>
        </w:rPr>
        <w:t xml:space="preserve"> </w:t>
      </w:r>
      <w:r w:rsidRPr="00FA1A45">
        <w:t>the</w:t>
      </w:r>
      <w:r w:rsidRPr="00AF7ECF">
        <w:rPr>
          <w:spacing w:val="26"/>
        </w:rPr>
        <w:t xml:space="preserve"> </w:t>
      </w:r>
      <w:r w:rsidRPr="00BE3340">
        <w:t>surface</w:t>
      </w:r>
      <w:r w:rsidRPr="00BE3340">
        <w:rPr>
          <w:spacing w:val="26"/>
        </w:rPr>
        <w:t xml:space="preserve"> </w:t>
      </w:r>
      <w:r w:rsidRPr="00BE3340">
        <w:t>of</w:t>
      </w:r>
      <w:r w:rsidRPr="00BE3340">
        <w:rPr>
          <w:spacing w:val="25"/>
        </w:rPr>
        <w:t xml:space="preserve"> </w:t>
      </w:r>
      <w:r w:rsidRPr="00BE3340">
        <w:t>specimens</w:t>
      </w:r>
      <w:r w:rsidRPr="00BE3340">
        <w:rPr>
          <w:spacing w:val="27"/>
        </w:rPr>
        <w:t xml:space="preserve"> </w:t>
      </w:r>
      <w:ins w:id="926" w:author="Patrick Tang" w:date="2021-06-28T17:19:00Z">
        <w:r w:rsidR="00CD24D5">
          <w:rPr>
            <w:spacing w:val="27"/>
          </w:rPr>
          <w:t xml:space="preserve">as </w:t>
        </w:r>
      </w:ins>
      <w:proofErr w:type="gramStart"/>
      <w:r w:rsidRPr="00A97774">
        <w:t>shown</w:t>
      </w:r>
      <w:proofErr w:type="gramEnd"/>
    </w:p>
    <w:p w14:paraId="57E5434B" w14:textId="77777777" w:rsidR="00B40315" w:rsidRPr="00BE3340" w:rsidRDefault="00B40315">
      <w:pPr>
        <w:spacing w:line="247" w:lineRule="auto"/>
        <w:jc w:val="both"/>
        <w:sectPr w:rsidR="00B40315" w:rsidRPr="00BE3340">
          <w:pgSz w:w="12240" w:h="15840"/>
          <w:pgMar w:top="1480" w:right="820" w:bottom="720" w:left="1300" w:header="0" w:footer="538" w:gutter="0"/>
          <w:cols w:space="720"/>
        </w:sectPr>
      </w:pPr>
    </w:p>
    <w:p w14:paraId="11538936" w14:textId="77777777" w:rsidR="00B40315" w:rsidRPr="00BE3340" w:rsidRDefault="00B40315">
      <w:pPr>
        <w:pStyle w:val="BodyText"/>
        <w:rPr>
          <w:sz w:val="16"/>
        </w:rPr>
      </w:pPr>
    </w:p>
    <w:p w14:paraId="4CC3A4D9" w14:textId="77777777" w:rsidR="00B40315" w:rsidRPr="00BE3340" w:rsidRDefault="00B40315">
      <w:pPr>
        <w:pStyle w:val="BodyText"/>
        <w:rPr>
          <w:sz w:val="16"/>
        </w:rPr>
      </w:pPr>
    </w:p>
    <w:p w14:paraId="0897F692" w14:textId="77777777" w:rsidR="00B40315" w:rsidRPr="00BE3340" w:rsidRDefault="00B40315">
      <w:pPr>
        <w:pStyle w:val="BodyText"/>
        <w:rPr>
          <w:sz w:val="16"/>
        </w:rPr>
      </w:pPr>
    </w:p>
    <w:p w14:paraId="48DAFB6E" w14:textId="77777777" w:rsidR="00B40315" w:rsidRPr="00BE3340" w:rsidRDefault="00B40315">
      <w:pPr>
        <w:pStyle w:val="BodyText"/>
        <w:rPr>
          <w:sz w:val="16"/>
        </w:rPr>
      </w:pPr>
    </w:p>
    <w:p w14:paraId="13EC943D" w14:textId="77777777" w:rsidR="00B40315" w:rsidRPr="00BE3340" w:rsidRDefault="00B40315">
      <w:pPr>
        <w:pStyle w:val="BodyText"/>
        <w:spacing w:before="2"/>
        <w:rPr>
          <w:sz w:val="16"/>
        </w:rPr>
      </w:pPr>
    </w:p>
    <w:p w14:paraId="75FFA380" w14:textId="77777777" w:rsidR="00B40315" w:rsidRPr="00BE3340" w:rsidRDefault="002B1B5E">
      <w:pPr>
        <w:ind w:right="38"/>
        <w:jc w:val="right"/>
        <w:rPr>
          <w:b/>
          <w:sz w:val="15"/>
        </w:rPr>
      </w:pPr>
      <w:r w:rsidRPr="00BE3340">
        <w:rPr>
          <w:noProof/>
          <w:lang w:val="en-AU" w:eastAsia="en-AU"/>
        </w:rPr>
        <w:drawing>
          <wp:anchor distT="0" distB="0" distL="0" distR="0" simplePos="0" relativeHeight="251659264" behindDoc="0" locked="0" layoutInCell="1" allowOverlap="1" wp14:anchorId="51072185" wp14:editId="2B7DEA54">
            <wp:simplePos x="0" y="0"/>
            <wp:positionH relativeFrom="page">
              <wp:posOffset>1153168</wp:posOffset>
            </wp:positionH>
            <wp:positionV relativeFrom="paragraph">
              <wp:posOffset>-561321</wp:posOffset>
            </wp:positionV>
            <wp:extent cx="1284169" cy="1767757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169" cy="1767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3340">
        <w:rPr>
          <w:b/>
          <w:sz w:val="15"/>
        </w:rPr>
        <w:t>Spring</w:t>
      </w:r>
    </w:p>
    <w:p w14:paraId="6B30604E" w14:textId="77777777" w:rsidR="00B40315" w:rsidRPr="00A97774" w:rsidRDefault="00B40315">
      <w:pPr>
        <w:pStyle w:val="BodyText"/>
        <w:rPr>
          <w:b/>
          <w:sz w:val="16"/>
        </w:rPr>
      </w:pPr>
    </w:p>
    <w:p w14:paraId="39EB8573" w14:textId="77777777" w:rsidR="00B40315" w:rsidRPr="00453F0F" w:rsidRDefault="00B40315">
      <w:pPr>
        <w:pStyle w:val="BodyText"/>
        <w:rPr>
          <w:b/>
          <w:sz w:val="16"/>
        </w:rPr>
      </w:pPr>
    </w:p>
    <w:p w14:paraId="1B6B6306" w14:textId="77777777" w:rsidR="00B40315" w:rsidRPr="002B568D" w:rsidRDefault="00B40315">
      <w:pPr>
        <w:pStyle w:val="BodyText"/>
        <w:rPr>
          <w:b/>
          <w:sz w:val="16"/>
        </w:rPr>
      </w:pPr>
    </w:p>
    <w:p w14:paraId="01C29348" w14:textId="77777777" w:rsidR="00B40315" w:rsidRPr="00FA1A45" w:rsidRDefault="00B40315">
      <w:pPr>
        <w:pStyle w:val="BodyText"/>
        <w:rPr>
          <w:b/>
          <w:sz w:val="16"/>
        </w:rPr>
      </w:pPr>
    </w:p>
    <w:p w14:paraId="2098EA2E" w14:textId="77777777" w:rsidR="00B40315" w:rsidRPr="00AF7ECF" w:rsidRDefault="00B40315">
      <w:pPr>
        <w:pStyle w:val="BodyText"/>
        <w:spacing w:before="9"/>
        <w:rPr>
          <w:b/>
          <w:sz w:val="20"/>
        </w:rPr>
      </w:pPr>
    </w:p>
    <w:p w14:paraId="255CA2F5" w14:textId="77777777" w:rsidR="00B40315" w:rsidRPr="00BE3340" w:rsidRDefault="002B1B5E">
      <w:pPr>
        <w:ind w:right="45"/>
        <w:jc w:val="right"/>
        <w:rPr>
          <w:b/>
          <w:sz w:val="15"/>
        </w:rPr>
      </w:pPr>
      <w:r w:rsidRPr="00BE3340">
        <w:rPr>
          <w:b/>
          <w:sz w:val="15"/>
        </w:rPr>
        <w:t>Specimen</w:t>
      </w:r>
    </w:p>
    <w:p w14:paraId="6DE45CFB" w14:textId="77777777" w:rsidR="00B40315" w:rsidRPr="00BE3340" w:rsidRDefault="002B1B5E">
      <w:pPr>
        <w:spacing w:before="93" w:line="249" w:lineRule="auto"/>
        <w:ind w:left="938" w:right="3720" w:hanging="423"/>
        <w:rPr>
          <w:b/>
          <w:sz w:val="15"/>
        </w:rPr>
      </w:pPr>
      <w:r w:rsidRPr="00BE3340">
        <w:br w:type="column"/>
      </w:r>
      <w:r w:rsidRPr="00BE3340">
        <w:rPr>
          <w:b/>
          <w:sz w:val="15"/>
        </w:rPr>
        <w:t>Crack observation areas</w:t>
      </w:r>
    </w:p>
    <w:p w14:paraId="6CCFEA10" w14:textId="77777777" w:rsidR="00B40315" w:rsidRPr="00BE3340" w:rsidRDefault="00B40315">
      <w:pPr>
        <w:pStyle w:val="BodyText"/>
        <w:spacing w:before="9"/>
        <w:rPr>
          <w:b/>
          <w:sz w:val="20"/>
        </w:rPr>
      </w:pPr>
    </w:p>
    <w:p w14:paraId="7F5362C4" w14:textId="77777777" w:rsidR="00B40315" w:rsidRPr="00BE3340" w:rsidRDefault="008E6C9D">
      <w:pPr>
        <w:spacing w:line="249" w:lineRule="auto"/>
        <w:ind w:left="814" w:right="4114" w:firstLine="31"/>
        <w:rPr>
          <w:b/>
          <w:sz w:val="15"/>
        </w:rPr>
      </w:pPr>
      <w:r>
        <w:pict w14:anchorId="5661CD07">
          <v:group id="_x0000_s1374" style="position:absolute;left:0;text-align:left;margin-left:258.2pt;margin-top:-29.75pt;width:82.05pt;height:135.35pt;z-index:-251704832;mso-position-horizontal-relative:page" coordorigin="5164,-595" coordsize="1641,2707">
            <v:shape id="_x0000_s1452" style="position:absolute;left:5549;top:-592;width:867;height:2699" coordorigin="5549,-592" coordsize="867,2699" o:spt="100" adj="0,,0" path="m5549,-312r283,m5549,-312r,2412m5832,-312r,926m6121,-312r,926m5832,614r289,m6121,-592r,457m6415,-312r,2419m6121,-312r294,m5833,-592r288,m5838,-128l5939,77e" filled="f" strokeweight=".132mm">
              <v:stroke joinstyle="round"/>
              <v:formulas/>
              <v:path arrowok="t" o:connecttype="segments"/>
            </v:shape>
            <v:line id="_x0000_s1451" style="position:absolute" from="5832,-128" to="6121,-133" strokeweight=".132mm">
              <v:stroke dashstyle="dot"/>
            </v:line>
            <v:shape id="_x0000_s1450" style="position:absolute;left:5450;top:-591;width:1060;height:2698" coordorigin="5450,-591" coordsize="1060,2698" o:spt="100" adj="0,,0" path="m5833,-591r,463m6143,-174l6005,80m5839,1174r289,m5450,2107r1060,m5839,1810r289,m6415,1810r90,m5450,1810r,297m5450,1810r99,m6505,1810r,297m5839,1174r,933m6128,1174r,933e" filled="f" strokeweight=".132mm">
              <v:stroke joinstyle="round"/>
              <v:formulas/>
              <v:path arrowok="t" o:connecttype="segments"/>
            </v:shape>
            <v:line id="_x0000_s1449" style="position:absolute" from="5839,1810" to="5949,1569" strokeweight=".1319mm"/>
            <v:shape id="_x0000_s1448" style="position:absolute;left:5166;top:607;width:1470;height:1203" coordorigin="5166,608" coordsize="1470,1203" o:spt="100" adj="0,,0" path="m6128,1810l6014,1568m5436,608r,573m5324,608r112,m5324,1181r112,m6524,608r112,m6524,1181r112,m6524,608r,573m6636,608r,573m5324,608r,573m5166,679r51,m5168,820r42,m5168,679r,141e" filled="f" strokeweight=".132mm">
              <v:stroke joinstyle="round"/>
              <v:formulas/>
              <v:path arrowok="t" o:connecttype="segments"/>
            </v:shape>
            <v:shape id="_x0000_s1447" type="#_x0000_t75" style="position:absolute;left:5208;top:678;width:116;height:142">
              <v:imagedata r:id="rId13" o:title=""/>
            </v:shape>
            <v:shape id="_x0000_s1446" style="position:absolute;left:5208;top:678;width:116;height:142" coordorigin="5209,679" coordsize="116,142" path="m5217,679r-1,3l5216,686r1,4l5222,690r5,1l5231,693r2,-1l5234,689r-2,-2l5232,686r,l5231,686r1,4l5234,695r3,3l5238,700r1,2l5238,704r7,-4l5245,687r14,-1l5263,685r2,2l5267,690r-3,4l5264,700r3,4l5270,702r3,l5276,704r-2,-11l5274,690r2,-3l5279,686r12,1l5292,690r1,3l5295,696r2,2l5300,701r2,3l5306,703r2,-4l5309,696r,-10l5313,686r4,1l5322,685r2,-4l5324,813r-3,l5318,811r-2,-2l5305,809r-3,3l5295,799r-14,-2l5278,798r-2,1l5274,799r-7,l5267,803r-2,3l5262,809r-8,l5255,805r-1,-3l5252,799r-3,-4l5243,795r-3,4l5238,812r-3,-2l5232,810r-4,2l5224,799r-3,-3l5215,796r-3,3l5209,803r,6l5213,812r,l5214,813r,l5215,816r-2,3l5210,820r,-141l5211,681r3,l5216,679r1,l5217,679r,xe" filled="f" strokeweight=".1319mm">
              <v:path arrowok="t"/>
            </v:shape>
            <v:shape id="_x0000_s1445" type="#_x0000_t75" style="position:absolute;left:5608;top:1834;width:192;height:206">
              <v:imagedata r:id="rId14" o:title=""/>
            </v:shape>
            <v:shape id="_x0000_s1444" type="#_x0000_t75" style="position:absolute;left:6188;top:1834;width:192;height:206">
              <v:imagedata r:id="rId15" o:title=""/>
            </v:shape>
            <v:shape id="_x0000_s1443" style="position:absolute;left:5453;top:102;width:1068;height:1465" coordorigin="5454,102" coordsize="1068,1465" path="m5987,102r-81,9l5828,135r-73,40l5688,228r-79,89l5575,369r-31,57l5518,486r-23,64l5478,617r-14,70l5456,760r-2,75l5456,909r8,73l5478,1052r17,67l5518,1183r27,61l5575,1300r35,52l5647,1399r63,61l5779,1509r74,35l5932,1563r55,4l6015,1566r80,-14l6171,1522r71,-44l6327,1399r38,-47l6399,1300r31,-57l6457,1183r22,-64l6497,1052r13,-70l6518,909r3,-75l6518,760r-8,-73l6497,617r-18,-67l6456,486r-26,-61l6399,369r-34,-52l6327,270r-63,-62l6195,160r-74,-35l6042,106r-55,-4xe" fillcolor="#cdcdcd" stroked="f">
              <v:fill opacity="32636f"/>
              <v:path arrowok="t"/>
            </v:shape>
            <v:shape id="_x0000_s1442" type="#_x0000_t75" style="position:absolute;left:5450;top:98;width:1060;height:1457">
              <v:imagedata r:id="rId16" o:title=""/>
            </v:shape>
            <v:shape id="_x0000_s1441" style="position:absolute;left:5450;top:98;width:1060;height:1457" coordorigin="5450,99" coordsize="1060,1457" path="m5980,99r62,5l6102,118r57,23l6213,173r51,39l6312,259r43,53l6394,372r33,65l6456,507r23,74l6496,660r10,82l6510,827r-4,85l6496,994r-17,79l6456,1148r-29,70l6394,1283r-39,59l6312,1396r-48,46l6213,1482r-54,31l6102,1536r-60,15l5980,1556r-62,-5l5859,1536r-58,-23l5747,1482r-51,-40l5649,1396r-44,-54l5567,1283r-34,-65l5504,1148r-23,-75l5464,994r-10,-82l5450,827r4,-85l5464,660r17,-79l5504,507r29,-70l5567,372r38,-60l5649,259r47,-47l5747,173r54,-32l5859,118r59,-14l5980,99xe" filled="f" strokeweight=".1319mm">
              <v:path arrowok="t"/>
            </v:shape>
            <v:line id="_x0000_s1440" style="position:absolute" from="5547,993" to="5547,1001" strokeweight=".06006mm"/>
            <v:shape id="_x0000_s1439" style="position:absolute;left:5487;top:1074;width:62;height:6" coordorigin="5488,1074" coordsize="62,6" o:spt="100" adj="0,,0" path="m5488,1074r61,m5488,1079r61,e" filled="f" strokeweight=".1162mm">
              <v:stroke joinstyle="round"/>
              <v:formulas/>
              <v:path arrowok="t" o:connecttype="segments"/>
            </v:shape>
            <v:line id="_x0000_s1438" style="position:absolute" from="5491,705" to="5549,705" strokeweight=".18219mm"/>
            <v:shape id="_x0000_s1437" style="position:absolute;left:5436;top:706;width:1091;height:85" coordorigin="5437,707" coordsize="1091,85" o:spt="100" adj="0,,0" path="m5437,792r112,m6415,707r112,m6415,792r112,e" filled="f" strokeweight=".132mm">
              <v:stroke joinstyle="round"/>
              <v:formulas/>
              <v:path arrowok="t" o:connecttype="segments"/>
            </v:shape>
            <v:shape id="_x0000_s1436" type="#_x0000_t75" style="position:absolute;left:5549;top:1172;width:291;height:934">
              <v:imagedata r:id="rId17" o:title=""/>
            </v:shape>
            <v:shape id="_x0000_s1435" type="#_x0000_t75" style="position:absolute;left:5549;top:-312;width:866;height:2418">
              <v:imagedata r:id="rId18" o:title=""/>
            </v:shape>
            <v:shape id="_x0000_s1434" style="position:absolute;left:5549;top:-312;width:867;height:2419" coordorigin="5549,-312" coordsize="867,2419" path="m5549,2107r291,l5839,1174r289,l6128,2107r287,l6415,-311r-294,-1l6121,614r-289,l5833,-312r-283,l5549,2107xe" filled="f" strokeweight=".1319mm">
              <v:path arrowok="t"/>
            </v:shape>
            <v:shape id="_x0000_s1433" type="#_x0000_t75" style="position:absolute;left:5200;top:975;width:116;height:142">
              <v:imagedata r:id="rId19" o:title=""/>
            </v:shape>
            <v:shape id="_x0000_s1432" style="position:absolute;left:5200;top:975;width:116;height:142" coordorigin="5200,976" coordsize="116,142" path="m5209,976r-1,3l5208,983r1,4l5213,987r5,1l5223,990r2,-1l5225,986r-1,-2l5224,983r-1,l5223,983r,4l5225,992r3,3l5230,997r,2l5230,1001r7,-4l5237,984r14,-1l5254,982r3,2l5258,987r-3,4l5255,997r3,4l5261,999r4,l5268,1001r-3,-11l5265,987r3,-3l5271,983r11,1l5283,987r2,3l5286,993r3,2l5291,998r2,3l5297,1000r3,-3l5300,993r,-10l5305,983r4,1l5313,982r3,-4l5316,1110r-3,l5310,1108r-3,-2l5296,1106r-3,3l5286,1096r-14,-1l5270,1095r-2,1l5265,1096r-7,l5258,1100r-1,3l5254,1106r-9,l5246,1102r,-3l5244,1096r-4,-3l5235,1093r-4,3l5230,1109r-3,-2l5223,1107r-3,2l5216,1096r-4,-3l5207,1093r-4,4l5200,1100r,6l5204,1109r1,l5205,1110r1,l5206,1113r-1,3l5202,1117r,-141l5203,978r3,l5208,976r,l5208,976r1,xe" filled="f" strokeweight=".1319mm">
              <v:path arrowok="t"/>
            </v:shape>
            <v:shape id="_x0000_s1431" type="#_x0000_t75" style="position:absolute;left:5173;top:1081;width:22;height:22">
              <v:imagedata r:id="rId20" o:title=""/>
            </v:shape>
            <v:shape id="_x0000_s1430" style="position:absolute;left:5173;top:1081;width:22;height:22" coordorigin="5173,1082" coordsize="22,22" path="m5180,1085r3,l5186,1084r1,-2l5190,1083r2,2l5192,1087r2,6l5192,1096r-5,6l5184,1100r-4,l5178,1103r-2,-2l5175,1098r-2,-2l5180,1085xe" filled="f" strokeweight=".132mm">
              <v:path arrowok="t"/>
            </v:shape>
            <v:shape id="_x0000_s1429" type="#_x0000_t75" style="position:absolute;left:5167;top:678;width:44;height:142">
              <v:imagedata r:id="rId21" o:title=""/>
            </v:shape>
            <v:shape id="_x0000_s1428" style="position:absolute;left:5167;top:678;width:44;height:142" coordorigin="5168,679" coordsize="44,142" path="m5169,679r42,l5210,820r-42,l5169,679xe" filled="f" strokeweight=".1319mm">
              <v:path arrowok="t"/>
            </v:shape>
            <v:shape id="_x0000_s1427" type="#_x0000_t75" style="position:absolute;left:5181;top:692;width:22;height:22">
              <v:imagedata r:id="rId22" o:title=""/>
            </v:shape>
            <v:shape id="_x0000_s1426" style="position:absolute;left:5181;top:692;width:22;height:22" coordorigin="5182,693" coordsize="22,22" path="m5189,696r3,l5195,695r1,-2l5198,694r2,2l5200,698r3,6l5200,707r-4,6l5193,711r-4,l5186,714r-1,-2l5183,709r-1,-2l5189,696xe" filled="f" strokeweight=".132mm">
              <v:path arrowok="t"/>
            </v:shape>
            <v:shape id="_x0000_s1425" type="#_x0000_t75" style="position:absolute;left:5181;top:725;width:22;height:51">
              <v:imagedata r:id="rId23" o:title=""/>
            </v:shape>
            <v:shape id="_x0000_s1424" style="position:absolute;left:5181;top:725;width:22;height:51" coordorigin="5181,725" coordsize="22,51" path="m5189,728r7,-1l5199,729r2,3l5203,735r,36l5199,772r-4,1l5192,775r-5,1l5182,773r-1,-5l5181,766r,-1l5182,764r,-36l5183,726r2,-1l5187,726r1,1l5188,727r1,1xe" filled="f" strokeweight=".1319mm">
              <v:path arrowok="t"/>
            </v:shape>
            <v:shape id="_x0000_s1423" type="#_x0000_t75" style="position:absolute;left:5181;top:784;width:22;height:22">
              <v:imagedata r:id="rId24" o:title=""/>
            </v:shape>
            <v:shape id="_x0000_s1422" style="position:absolute;left:5181;top:784;width:22;height:22" coordorigin="5182,785" coordsize="22,22" path="m5189,788r3,l5195,787r1,-2l5198,786r2,2l5200,790r3,6l5200,799r-4,6l5193,803r-4,l5186,806r-1,-2l5183,801r-1,-2l5189,788xe" filled="f" strokeweight=".132mm">
              <v:path arrowok="t"/>
            </v:shape>
            <v:shape id="_x0000_s1421" type="#_x0000_t75" style="position:absolute;left:5167;top:975;width:44;height:142">
              <v:imagedata r:id="rId25" o:title=""/>
            </v:shape>
            <v:shape id="_x0000_s1420" style="position:absolute;left:5167;top:975;width:44;height:142" coordorigin="5168,976" coordsize="44,142" path="m5169,976r42,l5210,1117r-42,l5169,976xe" filled="f" strokeweight=".1319mm">
              <v:path arrowok="t"/>
            </v:shape>
            <v:shape id="_x0000_s1419" type="#_x0000_t75" style="position:absolute;left:5181;top:989;width:22;height:22">
              <v:imagedata r:id="rId24" o:title=""/>
            </v:shape>
            <v:shape id="_x0000_s1418" style="position:absolute;left:5181;top:989;width:22;height:22" coordorigin="5182,990" coordsize="22,22" path="m5189,993r3,1l5195,992r1,-2l5198,991r2,2l5200,995r3,6l5200,1004r-4,6l5193,1008r-4,l5186,1011r-1,-2l5183,1006r-1,-2l5189,993xe" filled="f" strokeweight=".132mm">
              <v:path arrowok="t"/>
            </v:shape>
            <v:shape id="_x0000_s1417" type="#_x0000_t75" style="position:absolute;left:5181;top:1022;width:22;height:51">
              <v:imagedata r:id="rId26" o:title=""/>
            </v:shape>
            <v:shape id="_x0000_s1416" style="position:absolute;left:5181;top:1022;width:22;height:51" coordorigin="5181,1022" coordsize="22,51" path="m5189,1025r7,-1l5199,1026r2,3l5203,1032r,36l5199,1069r-4,2l5192,1072r-5,1l5182,1070r-1,-5l5181,1063r,-1l5182,1061r,-36l5183,1023r2,-1l5187,1023r1,1l5188,1024r1,1xe" filled="f" strokeweight=".1319mm">
              <v:path arrowok="t"/>
            </v:shape>
            <v:shape id="_x0000_s1415" type="#_x0000_t75" style="position:absolute;left:5181;top:1081;width:22;height:22">
              <v:imagedata r:id="rId27" o:title=""/>
            </v:shape>
            <v:shape id="_x0000_s1414" style="position:absolute;left:5181;top:1081;width:22;height:22" coordorigin="5182,1082" coordsize="22,22" path="m5189,1085r3,l5195,1084r1,-2l5198,1083r2,2l5200,1087r3,6l5200,1096r-4,6l5193,1100r-4,l5186,1103r-1,-2l5183,1098r-1,-2l5189,1085xe" filled="f" strokeweight=".132mm">
              <v:path arrowok="t"/>
            </v:shape>
            <v:shape id="_x0000_s1413" type="#_x0000_t75" style="position:absolute;left:6641;top:678;width:116;height:142">
              <v:imagedata r:id="rId28" o:title=""/>
            </v:shape>
            <v:shape id="_x0000_s1412" style="position:absolute;left:6641;top:678;width:116;height:142" coordorigin="6641,679" coordsize="116,142" path="m6650,679r-1,3l6649,686r1,4l6655,690r4,1l6664,693r2,-1l6667,689r-2,-2l6665,686r-1,l6664,686r1,4l6667,695r3,3l6671,700r1,2l6671,704r7,-4l6678,687r14,-1l6695,685r3,2l6699,690r-3,4l6696,700r3,4l6702,702r4,l6709,704r-3,-11l6707,690r2,-3l6712,686r11,1l6724,690r2,3l6728,696r2,2l6732,701r3,3l6738,703r3,-4l6742,696r,-10l6746,686r4,1l6755,685r2,-4l6757,813r-3,l6751,811r-2,-2l6737,809r-2,3l6728,799r-15,-2l6711,798r-2,1l6706,799r-7,l6700,803r-2,3l6695,809r-8,l6687,805r,-3l6685,799r-3,-4l6676,795r-4,4l6671,812r-3,-2l6664,810r-3,2l6657,799r-4,-3l6648,796r-3,3l6641,803r1,6l6645,812r1,l6646,813r1,l6648,816r-2,3l6643,820r,-141l6644,681r3,l6649,679r,l6650,679r,xe" filled="f" strokeweight=".1319mm">
              <v:path arrowok="t"/>
            </v:shape>
            <v:shape id="_x0000_s1411" type="#_x0000_t75" style="position:absolute;left:6757;top:678;width:44;height:142">
              <v:imagedata r:id="rId29" o:title=""/>
            </v:shape>
            <v:shape id="_x0000_s1410" style="position:absolute;left:6757;top:678;width:44;height:142" coordorigin="6757,679" coordsize="44,142" path="m6759,679r41,l6800,820r-43,l6759,679xe" filled="f" strokeweight=".1319mm">
              <v:path arrowok="t"/>
            </v:shape>
            <v:shape id="_x0000_s1409" type="#_x0000_t75" style="position:absolute;left:6771;top:692;width:22;height:22">
              <v:imagedata r:id="rId30" o:title=""/>
            </v:shape>
            <v:shape id="_x0000_s1408" style="position:absolute;left:6771;top:692;width:22;height:22" coordorigin="6771,693" coordsize="22,22" path="m6778,696r3,l6784,695r1,-2l6788,694r2,2l6790,698r3,6l6790,707r-5,6l6782,711r-4,l6776,714r-2,-2l6773,709r-2,-2l6778,696xe" filled="f" strokeweight=".132mm">
              <v:path arrowok="t"/>
            </v:shape>
            <v:shape id="_x0000_s1407" type="#_x0000_t75" style="position:absolute;left:6770;top:725;width:22;height:51">
              <v:imagedata r:id="rId31" o:title=""/>
            </v:shape>
            <v:shape id="_x0000_s1406" style="position:absolute;left:6770;top:725;width:22;height:51" coordorigin="6771,725" coordsize="22,51" path="m6778,728r7,-1l6788,729r3,3l6793,735r,36l6789,772r-4,1l6781,775r-4,1l6772,773r-1,-5l6771,766r,-1l6771,764r,-36l6772,726r3,-1l6777,726r,1l6778,727r,1xe" filled="f" strokeweight=".1319mm">
              <v:path arrowok="t"/>
            </v:shape>
            <v:shape id="_x0000_s1405" type="#_x0000_t75" style="position:absolute;left:6771;top:784;width:22;height:22">
              <v:imagedata r:id="rId32" o:title=""/>
            </v:shape>
            <v:shape id="_x0000_s1404" style="position:absolute;left:6771;top:784;width:22;height:22" coordorigin="6771,785" coordsize="22,22" path="m6778,788r3,l6784,787r1,-2l6788,786r2,2l6790,790r3,6l6790,799r-5,6l6782,803r-4,l6776,806r-2,-2l6773,801r-2,-2l6778,788xe" filled="f" strokeweight=".132mm">
              <v:path arrowok="t"/>
            </v:shape>
            <v:shape id="_x0000_s1403" type="#_x0000_t75" style="position:absolute;left:6641;top:961;width:116;height:142">
              <v:imagedata r:id="rId33" o:title=""/>
            </v:shape>
            <v:shape id="_x0000_s1402" style="position:absolute;left:6641;top:961;width:116;height:142" coordorigin="6641,962" coordsize="116,142" path="m6650,962r-1,3l6649,969r1,4l6655,973r4,1l6664,976r2,-2l6667,972r-2,-2l6665,969r-1,l6664,969r1,4l6667,978r3,3l6671,983r1,2l6671,987r7,-4l6678,970r14,-1l6695,968r3,2l6699,973r-3,4l6696,983r3,4l6702,985r4,l6709,987r-3,-11l6707,972r2,-2l6712,969r11,1l6724,973r2,3l6728,978r2,3l6732,984r3,3l6738,986r3,-4l6742,978r,-9l6746,969r4,1l6755,968r2,-4l6757,1096r-3,l6751,1094r-2,-2l6737,1092r-2,3l6728,1082r-15,-2l6711,1081r-2,1l6706,1082r-7,l6700,1086r-2,3l6695,1092r-8,l6687,1088r,-3l6685,1082r-3,-4l6676,1078r-4,4l6671,1095r-3,-2l6664,1093r-3,2l6657,1082r-4,-3l6648,1079r-3,3l6641,1086r6,10l6648,1099r-2,3l6643,1103r,-141l6644,963r3,1l6649,962r,l6650,962r,xe" filled="f" strokeweight=".1319mm">
              <v:path arrowok="t"/>
            </v:shape>
            <v:shape id="_x0000_s1401" type="#_x0000_t75" style="position:absolute;left:6757;top:961;width:44;height:142">
              <v:imagedata r:id="rId34" o:title=""/>
            </v:shape>
            <v:shape id="_x0000_s1400" style="position:absolute;left:6757;top:961;width:44;height:142" coordorigin="6757,962" coordsize="44,142" path="m6759,962r41,l6800,1103r-43,l6759,962xe" filled="f" strokeweight=".1319mm">
              <v:path arrowok="t"/>
            </v:shape>
            <v:shape id="_x0000_s1399" type="#_x0000_t75" style="position:absolute;left:6771;top:975;width:22;height:22">
              <v:imagedata r:id="rId35" o:title=""/>
            </v:shape>
            <v:shape id="_x0000_s1398" style="position:absolute;left:6771;top:975;width:22;height:22" coordorigin="6771,976" coordsize="22,22" path="m6778,978r3,1l6784,978r1,-2l6788,976r2,3l6790,981r3,6l6790,990r-5,5l6782,994r-4,l6776,997r-2,-2l6773,992r-2,-2l6778,978xe" filled="f" strokeweight=".132mm">
              <v:path arrowok="t"/>
            </v:shape>
            <v:shape id="_x0000_s1397" type="#_x0000_t75" style="position:absolute;left:6770;top:1008;width:22;height:51">
              <v:imagedata r:id="rId36" o:title=""/>
            </v:shape>
            <v:shape id="_x0000_s1396" style="position:absolute;left:6770;top:1008;width:22;height:51" coordorigin="6771,1008" coordsize="22,51" path="m6778,1011r7,-1l6788,1012r3,3l6793,1018r,35l6789,1055r-4,1l6781,1058r-4,1l6772,1056r-1,-5l6771,1049r,-1l6771,1046r,-35l6772,1009r3,-1l6777,1009r,1l6778,1010r,1xe" filled="f" strokeweight=".1319mm">
              <v:path arrowok="t"/>
            </v:shape>
            <v:shape id="_x0000_s1395" type="#_x0000_t75" style="position:absolute;left:6771;top:1067;width:22;height:22">
              <v:imagedata r:id="rId37" o:title=""/>
            </v:shape>
            <v:shape id="_x0000_s1394" style="position:absolute;left:5948;top:1067;width:845;height:501" coordorigin="5948,1068" coordsize="845,501" o:spt="100" adj="0,,0" path="m6778,1070r3,1l6784,1070r1,-2l6788,1068r2,3l6790,1073r3,6l6790,1082r-5,5l6782,1086r-4,l6776,1089r-2,-3l6773,1084r-2,-2l6778,1070xm5948,1568r66,e" filled="f" strokeweight=".132mm">
              <v:stroke joinstyle="round"/>
              <v:formulas/>
              <v:path arrowok="t" o:connecttype="segments"/>
            </v:shape>
            <v:shape id="_x0000_s1393" style="position:absolute;left:5865;top:1756;width:48;height:55" coordorigin="5866,1756" coordsize="48,55" path="m5866,1758r47,31l5912,1801r-7,9e" filled="f" strokeweight=".1319mm">
              <v:path arrowok="t"/>
            </v:shape>
            <v:shape id="_x0000_s1392" style="position:absolute;left:5938;top:80;width:161;height:1730" coordorigin="5939,80" coordsize="161,1730" o:spt="100" adj="0,,0" path="m6099,1756r-15,9l6073,1777r-7,16l6066,1810m5939,80r66,e" filled="f" strokeweight=".132mm">
              <v:stroke joinstyle="round"/>
              <v:formulas/>
              <v:path arrowok="t" o:connecttype="segments"/>
            </v:shape>
            <v:shape id="_x0000_s1391" type="#_x0000_t75" style="position:absolute;left:5438;top:704;width:114;height:91">
              <v:imagedata r:id="rId38" o:title=""/>
            </v:shape>
            <v:rect id="_x0000_s1390" style="position:absolute;left:5438;top:704;width:114;height:91" filled="f" strokecolor="#404040" strokeweight=".022mm"/>
            <v:shape id="_x0000_s1389" type="#_x0000_t75" style="position:absolute;left:5436;top:987;width:109;height:91">
              <v:imagedata r:id="rId39" o:title=""/>
            </v:shape>
            <v:rect id="_x0000_s1388" style="position:absolute;left:5436;top:987;width:109;height:91" filled="f" strokecolor="#404040" strokeweight=".022mm"/>
            <v:shape id="_x0000_s1387" type="#_x0000_t75" style="position:absolute;left:6418;top:704;width:109;height:91">
              <v:imagedata r:id="rId40" o:title=""/>
            </v:shape>
            <v:rect id="_x0000_s1386" style="position:absolute;left:6418;top:704;width:109;height:91" filled="f" strokecolor="#404040" strokeweight=".022mm"/>
            <v:shape id="_x0000_s1385" type="#_x0000_t75" style="position:absolute;left:6414;top:989;width:109;height:91">
              <v:imagedata r:id="rId41" o:title=""/>
            </v:shape>
            <v:rect id="_x0000_s1384" style="position:absolute;left:6414;top:989;width:109;height:91" filled="f" strokecolor="#404040" strokeweight=".022mm"/>
            <v:line id="_x0000_s1383" style="position:absolute" from="5285,438" to="5285,651" strokeweight=".1319mm">
              <v:stroke dashstyle="dot"/>
            </v:line>
            <v:shape id="_x0000_s1382" style="position:absolute;left:5265;top:641;width:41;height:41" coordorigin="5265,641" coordsize="41,41" path="m5305,641r-10,4l5285,646r-10,-1l5265,641r20,40l5305,641xe" fillcolor="black" stroked="f">
              <v:path arrowok="t"/>
            </v:shape>
            <v:line id="_x0000_s1381" style="position:absolute" from="6650,368" to="6602,551" strokeweight=".1319mm">
              <v:stroke dashstyle="dot"/>
            </v:line>
            <v:shape id="_x0000_s1380" style="position:absolute;left:6584;top:536;width:39;height:44" coordorigin="6585,536" coordsize="39,44" path="m6585,536r9,44l6624,547r-11,1l6603,546r-10,-4l6585,536xe" fillcolor="black" stroked="f">
              <v:path arrowok="t"/>
            </v:shape>
            <v:line id="_x0000_s1379" style="position:absolute" from="6547,-320" to="6033,344" strokeweight=".1319mm">
              <v:stroke dashstyle="dot"/>
            </v:line>
            <v:shape id="_x0000_s1378" style="position:absolute;left:6014;top:323;width:41;height:45" coordorigin="6014,324" coordsize="41,45" path="m6023,324r-9,44l6054,348r-10,-3l6036,340r-8,-7l6023,324xe" fillcolor="black" stroked="f">
              <v:path arrowok="t"/>
            </v:shape>
            <v:line id="_x0000_s1377" style="position:absolute" from="6542,-313" to="6023,1364" strokeweight=".1319mm">
              <v:stroke dashstyle="dot"/>
            </v:line>
            <v:shape id="_x0000_s1376" style="position:absolute;left:6006;top:1349;width:39;height:45" coordorigin="6007,1349" coordsize="39,45" path="m6007,1349r7,44l6045,1361r-10,l6024,1359r-9,-4l6007,1349xe" fillcolor="black" stroked="f">
              <v:path arrowok="t"/>
            </v:shape>
            <v:shape id="_x0000_s1375" type="#_x0000_t75" style="position:absolute;left:5403;top:1179;width:113;height:217">
              <v:imagedata r:id="rId42" o:title=""/>
            </v:shape>
            <w10:wrap anchorx="page"/>
          </v:group>
        </w:pict>
      </w:r>
      <w:r w:rsidR="002B1B5E" w:rsidRPr="00BE3340">
        <w:rPr>
          <w:noProof/>
          <w:lang w:val="en-AU" w:eastAsia="en-AU"/>
        </w:rPr>
        <w:drawing>
          <wp:anchor distT="0" distB="0" distL="0" distR="0" simplePos="0" relativeHeight="251660288" behindDoc="0" locked="0" layoutInCell="1" allowOverlap="1" wp14:anchorId="0103683A" wp14:editId="189355BC">
            <wp:simplePos x="0" y="0"/>
            <wp:positionH relativeFrom="page">
              <wp:posOffset>5273344</wp:posOffset>
            </wp:positionH>
            <wp:positionV relativeFrom="paragraph">
              <wp:posOffset>-409516</wp:posOffset>
            </wp:positionV>
            <wp:extent cx="1387762" cy="1764511"/>
            <wp:effectExtent l="0" t="0" r="0" b="0"/>
            <wp:wrapNone/>
            <wp:docPr id="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762" cy="176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B5E" w:rsidRPr="00BE3340">
        <w:rPr>
          <w:b/>
          <w:sz w:val="15"/>
        </w:rPr>
        <w:t>Prestressed loading steel</w:t>
      </w:r>
    </w:p>
    <w:p w14:paraId="3D00FC41" w14:textId="77777777" w:rsidR="00B40315" w:rsidRPr="00BE3340" w:rsidRDefault="00B40315">
      <w:pPr>
        <w:spacing w:line="249" w:lineRule="auto"/>
        <w:rPr>
          <w:sz w:val="15"/>
        </w:rPr>
        <w:sectPr w:rsidR="00B40315" w:rsidRPr="00BE3340">
          <w:pgSz w:w="12240" w:h="15840"/>
          <w:pgMar w:top="1500" w:right="820" w:bottom="720" w:left="1300" w:header="0" w:footer="538" w:gutter="0"/>
          <w:cols w:num="2" w:space="720" w:equalWidth="0">
            <w:col w:w="4266" w:space="110"/>
            <w:col w:w="5744"/>
          </w:cols>
        </w:sectPr>
      </w:pPr>
    </w:p>
    <w:p w14:paraId="69DA179D" w14:textId="77777777" w:rsidR="00B40315" w:rsidRPr="00BE3340" w:rsidRDefault="00B40315">
      <w:pPr>
        <w:pStyle w:val="BodyText"/>
        <w:rPr>
          <w:b/>
          <w:sz w:val="20"/>
        </w:rPr>
      </w:pPr>
    </w:p>
    <w:p w14:paraId="6EC8BF3E" w14:textId="77777777" w:rsidR="00B40315" w:rsidRPr="00BE3340" w:rsidRDefault="00B40315">
      <w:pPr>
        <w:pStyle w:val="BodyText"/>
        <w:rPr>
          <w:b/>
          <w:sz w:val="20"/>
        </w:rPr>
      </w:pPr>
    </w:p>
    <w:p w14:paraId="265DAC3B" w14:textId="77777777" w:rsidR="00B40315" w:rsidRPr="00BE3340" w:rsidRDefault="00B40315">
      <w:pPr>
        <w:pStyle w:val="BodyText"/>
        <w:spacing w:before="3"/>
        <w:rPr>
          <w:b/>
          <w:sz w:val="21"/>
        </w:rPr>
      </w:pPr>
    </w:p>
    <w:p w14:paraId="72A50CE7" w14:textId="2ACA49E7" w:rsidR="00B40315" w:rsidRPr="00453F0F" w:rsidRDefault="00851D14">
      <w:pPr>
        <w:tabs>
          <w:tab w:val="left" w:pos="586"/>
          <w:tab w:val="left" w:pos="3526"/>
          <w:tab w:val="left" w:pos="7034"/>
        </w:tabs>
        <w:rPr>
          <w:sz w:val="18"/>
        </w:rPr>
        <w:pPrChange w:id="927" w:author="Patrick Tang" w:date="2021-06-28T17:21:00Z">
          <w:pPr>
            <w:pStyle w:val="ListParagraph"/>
            <w:numPr>
              <w:ilvl w:val="2"/>
              <w:numId w:val="5"/>
            </w:numPr>
            <w:tabs>
              <w:tab w:val="left" w:pos="586"/>
              <w:tab w:val="left" w:pos="3526"/>
              <w:tab w:val="left" w:pos="7034"/>
            </w:tabs>
            <w:spacing w:before="0"/>
            <w:ind w:left="585" w:right="0" w:hanging="272"/>
          </w:pPr>
        </w:pPrChange>
      </w:pPr>
      <w:ins w:id="928" w:author="Patrick Tang" w:date="2021-06-28T17:21:00Z">
        <w:r>
          <w:rPr>
            <w:sz w:val="18"/>
          </w:rPr>
          <w:tab/>
          <w:t xml:space="preserve">                    (a)</w:t>
        </w:r>
      </w:ins>
      <w:del w:id="929" w:author="Patrick Tang" w:date="2021-06-28T17:20:00Z">
        <w:r w:rsidR="002B1B5E" w:rsidRPr="00A97774" w:rsidDel="00851D14">
          <w:rPr>
            <w:sz w:val="18"/>
          </w:rPr>
          <w:delText>Splitting tensile</w:delText>
        </w:r>
        <w:r w:rsidR="002B1B5E" w:rsidRPr="00A97774" w:rsidDel="00851D14">
          <w:rPr>
            <w:spacing w:val="-5"/>
            <w:sz w:val="18"/>
          </w:rPr>
          <w:delText xml:space="preserve"> </w:delText>
        </w:r>
        <w:r w:rsidR="002B1B5E" w:rsidRPr="00A97774" w:rsidDel="00851D14">
          <w:rPr>
            <w:sz w:val="18"/>
          </w:rPr>
          <w:delText>test</w:delText>
        </w:r>
        <w:r w:rsidR="002B1B5E" w:rsidRPr="00A97774" w:rsidDel="00851D14">
          <w:rPr>
            <w:spacing w:val="-3"/>
            <w:sz w:val="18"/>
          </w:rPr>
          <w:delText xml:space="preserve"> </w:delText>
        </w:r>
        <w:r w:rsidR="002B1B5E" w:rsidRPr="00453F0F" w:rsidDel="00851D14">
          <w:rPr>
            <w:sz w:val="18"/>
          </w:rPr>
          <w:delText>apparatus</w:delText>
        </w:r>
      </w:del>
      <w:r w:rsidR="002B1B5E" w:rsidRPr="00453F0F">
        <w:rPr>
          <w:sz w:val="18"/>
        </w:rPr>
        <w:tab/>
      </w:r>
      <w:ins w:id="930" w:author="Patrick Tang" w:date="2021-06-28T17:21:00Z">
        <w:r>
          <w:rPr>
            <w:sz w:val="18"/>
          </w:rPr>
          <w:t xml:space="preserve">                     </w:t>
        </w:r>
        <w:proofErr w:type="gramStart"/>
        <w:r>
          <w:rPr>
            <w:sz w:val="18"/>
          </w:rPr>
          <w:t xml:space="preserve">   </w:t>
        </w:r>
      </w:ins>
      <w:r w:rsidR="002B1B5E" w:rsidRPr="00A97774">
        <w:rPr>
          <w:sz w:val="18"/>
        </w:rPr>
        <w:t>(</w:t>
      </w:r>
      <w:proofErr w:type="gramEnd"/>
      <w:r w:rsidR="002B1B5E" w:rsidRPr="00A97774">
        <w:rPr>
          <w:sz w:val="18"/>
        </w:rPr>
        <w:t xml:space="preserve">b)  </w:t>
      </w:r>
      <w:del w:id="931" w:author="Patrick Tang" w:date="2021-06-28T17:20:00Z">
        <w:r w:rsidR="002B1B5E" w:rsidRPr="00A97774" w:rsidDel="00851D14">
          <w:rPr>
            <w:sz w:val="18"/>
          </w:rPr>
          <w:delText>Schematic diagram</w:delText>
        </w:r>
        <w:r w:rsidR="002B1B5E" w:rsidRPr="00A97774" w:rsidDel="00851D14">
          <w:rPr>
            <w:spacing w:val="-24"/>
            <w:sz w:val="18"/>
          </w:rPr>
          <w:delText xml:space="preserve"> </w:delText>
        </w:r>
        <w:r w:rsidR="002B1B5E" w:rsidRPr="00A97774" w:rsidDel="00851D14">
          <w:rPr>
            <w:sz w:val="18"/>
          </w:rPr>
          <w:delText>of</w:delText>
        </w:r>
        <w:r w:rsidR="002B1B5E" w:rsidRPr="00453F0F" w:rsidDel="00851D14">
          <w:rPr>
            <w:spacing w:val="-3"/>
            <w:sz w:val="18"/>
          </w:rPr>
          <w:delText xml:space="preserve"> </w:delText>
        </w:r>
        <w:r w:rsidR="002B1B5E" w:rsidRPr="00453F0F" w:rsidDel="00851D14">
          <w:rPr>
            <w:sz w:val="18"/>
          </w:rPr>
          <w:delText>apparatus</w:delText>
        </w:r>
      </w:del>
      <w:r w:rsidR="002B1B5E" w:rsidRPr="007F427F">
        <w:rPr>
          <w:sz w:val="18"/>
        </w:rPr>
        <w:tab/>
      </w:r>
      <w:ins w:id="932" w:author="Patrick Tang" w:date="2021-06-28T17:21:00Z">
        <w:r>
          <w:rPr>
            <w:sz w:val="18"/>
          </w:rPr>
          <w:t xml:space="preserve">                      </w:t>
        </w:r>
      </w:ins>
      <w:r w:rsidR="002B1B5E" w:rsidRPr="00A97774">
        <w:rPr>
          <w:sz w:val="18"/>
        </w:rPr>
        <w:t xml:space="preserve">(c) </w:t>
      </w:r>
      <w:del w:id="933" w:author="Patrick Tang" w:date="2021-06-28T17:21:00Z">
        <w:r w:rsidR="002B1B5E" w:rsidRPr="00A97774" w:rsidDel="00851D14">
          <w:rPr>
            <w:sz w:val="18"/>
          </w:rPr>
          <w:delText>Crack width</w:delText>
        </w:r>
        <w:r w:rsidR="002B1B5E" w:rsidRPr="00A97774" w:rsidDel="00851D14">
          <w:rPr>
            <w:spacing w:val="-22"/>
            <w:sz w:val="18"/>
          </w:rPr>
          <w:delText xml:space="preserve"> </w:delText>
        </w:r>
        <w:r w:rsidR="002B1B5E" w:rsidRPr="00A97774" w:rsidDel="00851D14">
          <w:rPr>
            <w:sz w:val="18"/>
          </w:rPr>
          <w:delText>measurement</w:delText>
        </w:r>
      </w:del>
    </w:p>
    <w:p w14:paraId="40ECDFF8" w14:textId="77777777" w:rsidR="00B40315" w:rsidRPr="00453F0F" w:rsidRDefault="00B40315">
      <w:pPr>
        <w:pStyle w:val="BodyText"/>
        <w:spacing w:before="5"/>
        <w:rPr>
          <w:sz w:val="14"/>
        </w:rPr>
      </w:pPr>
    </w:p>
    <w:p w14:paraId="5A591638" w14:textId="75745C44" w:rsidR="00B40315" w:rsidRPr="00BE3340" w:rsidRDefault="002B1B5E">
      <w:pPr>
        <w:pStyle w:val="BodyText"/>
        <w:spacing w:before="96" w:line="256" w:lineRule="auto"/>
        <w:ind w:left="117" w:right="595"/>
        <w:jc w:val="both"/>
      </w:pPr>
      <w:r w:rsidRPr="007F427F">
        <w:t>Figure</w:t>
      </w:r>
      <w:r w:rsidRPr="002B568D">
        <w:rPr>
          <w:spacing w:val="-13"/>
        </w:rPr>
        <w:t xml:space="preserve"> </w:t>
      </w:r>
      <w:r w:rsidRPr="00FA1A45">
        <w:t>2:</w:t>
      </w:r>
      <w:r w:rsidRPr="00AF7ECF">
        <w:rPr>
          <w:spacing w:val="2"/>
        </w:rPr>
        <w:t xml:space="preserve"> </w:t>
      </w:r>
      <w:ins w:id="934" w:author="Patrick Tang" w:date="2021-06-28T17:20:00Z">
        <w:r w:rsidR="00851D14">
          <w:rPr>
            <w:spacing w:val="2"/>
          </w:rPr>
          <w:t xml:space="preserve">a) </w:t>
        </w:r>
      </w:ins>
      <w:r w:rsidRPr="00A97774">
        <w:t>Splitting</w:t>
      </w:r>
      <w:r w:rsidRPr="00A97774">
        <w:rPr>
          <w:spacing w:val="-13"/>
        </w:rPr>
        <w:t xml:space="preserve"> </w:t>
      </w:r>
      <w:r w:rsidRPr="00A97774">
        <w:t>tensile</w:t>
      </w:r>
      <w:r w:rsidRPr="00A97774">
        <w:rPr>
          <w:spacing w:val="-12"/>
        </w:rPr>
        <w:t xml:space="preserve"> </w:t>
      </w:r>
      <w:r w:rsidRPr="00453F0F">
        <w:t>test</w:t>
      </w:r>
      <w:r w:rsidRPr="00453F0F">
        <w:rPr>
          <w:spacing w:val="-13"/>
        </w:rPr>
        <w:t xml:space="preserve"> </w:t>
      </w:r>
      <w:r w:rsidRPr="007F427F">
        <w:t>apparatus</w:t>
      </w:r>
      <w:ins w:id="935" w:author="Patrick Tang" w:date="2021-06-28T17:20:00Z">
        <w:r w:rsidR="00851D14">
          <w:t xml:space="preserve">, b) schematic diagram of </w:t>
        </w:r>
      </w:ins>
      <w:ins w:id="936" w:author="Patrick Tang" w:date="2021-06-28T17:21:00Z">
        <w:r w:rsidR="00851D14">
          <w:t>apparatus</w:t>
        </w:r>
      </w:ins>
      <w:r w:rsidRPr="00A97774">
        <w:rPr>
          <w:spacing w:val="-13"/>
        </w:rPr>
        <w:t xml:space="preserve"> </w:t>
      </w:r>
      <w:r w:rsidRPr="00A97774">
        <w:t>and</w:t>
      </w:r>
      <w:ins w:id="937" w:author="Patrick Tang" w:date="2021-06-28T17:20:00Z">
        <w:r w:rsidR="00851D14">
          <w:t xml:space="preserve"> c)</w:t>
        </w:r>
      </w:ins>
      <w:r w:rsidRPr="00A97774">
        <w:rPr>
          <w:spacing w:val="-13"/>
        </w:rPr>
        <w:t xml:space="preserve"> </w:t>
      </w:r>
      <w:r w:rsidRPr="00A97774">
        <w:t>microscope</w:t>
      </w:r>
      <w:r w:rsidRPr="00A97774">
        <w:rPr>
          <w:spacing w:val="-13"/>
        </w:rPr>
        <w:t xml:space="preserve"> </w:t>
      </w:r>
      <w:del w:id="938" w:author="Patrick Tang" w:date="2021-06-28T17:19:00Z">
        <w:r w:rsidRPr="00A97774" w:rsidDel="00CD24D5">
          <w:delText>used</w:delText>
        </w:r>
        <w:r w:rsidRPr="00453F0F" w:rsidDel="00CD24D5">
          <w:rPr>
            <w:spacing w:val="-12"/>
          </w:rPr>
          <w:delText xml:space="preserve"> </w:delText>
        </w:r>
        <w:r w:rsidRPr="00453F0F" w:rsidDel="00CD24D5">
          <w:delText>in</w:delText>
        </w:r>
        <w:r w:rsidRPr="007F427F" w:rsidDel="00CD24D5">
          <w:rPr>
            <w:spacing w:val="-13"/>
          </w:rPr>
          <w:delText xml:space="preserve"> </w:delText>
        </w:r>
        <w:r w:rsidRPr="002B568D" w:rsidDel="00CD24D5">
          <w:delText>experiment</w:delText>
        </w:r>
        <w:r w:rsidRPr="00FA1A45" w:rsidDel="00CD24D5">
          <w:rPr>
            <w:spacing w:val="-13"/>
          </w:rPr>
          <w:delText xml:space="preserve"> </w:delText>
        </w:r>
      </w:del>
      <w:r w:rsidRPr="00AF7ECF">
        <w:t>for</w:t>
      </w:r>
      <w:r w:rsidRPr="00BE3340">
        <w:rPr>
          <w:spacing w:val="-13"/>
        </w:rPr>
        <w:t xml:space="preserve"> </w:t>
      </w:r>
      <w:del w:id="939" w:author="Patrick Tang" w:date="2021-06-28T17:20:00Z">
        <w:r w:rsidRPr="00BE3340" w:rsidDel="00851D14">
          <w:delText>creating</w:delText>
        </w:r>
        <w:r w:rsidRPr="00BE3340" w:rsidDel="00851D14">
          <w:rPr>
            <w:spacing w:val="-13"/>
          </w:rPr>
          <w:delText xml:space="preserve"> </w:delText>
        </w:r>
        <w:r w:rsidRPr="00BE3340" w:rsidDel="00851D14">
          <w:delText>and</w:delText>
        </w:r>
        <w:r w:rsidRPr="00BE3340" w:rsidDel="00851D14">
          <w:rPr>
            <w:spacing w:val="-12"/>
          </w:rPr>
          <w:delText xml:space="preserve"> </w:delText>
        </w:r>
      </w:del>
      <w:r w:rsidRPr="00BE3340">
        <w:t>measuring</w:t>
      </w:r>
      <w:r w:rsidRPr="00BE3340">
        <w:rPr>
          <w:spacing w:val="-13"/>
        </w:rPr>
        <w:t xml:space="preserve"> </w:t>
      </w:r>
      <w:r w:rsidRPr="00BE3340">
        <w:t xml:space="preserve">ECC </w:t>
      </w:r>
      <w:proofErr w:type="gramStart"/>
      <w:r w:rsidRPr="00BE3340">
        <w:t>cracks</w:t>
      </w:r>
      <w:proofErr w:type="gramEnd"/>
    </w:p>
    <w:p w14:paraId="26B6361E" w14:textId="77777777" w:rsidR="00B40315" w:rsidRPr="00BE3340" w:rsidRDefault="00B40315">
      <w:pPr>
        <w:pStyle w:val="BodyText"/>
        <w:spacing w:before="6"/>
        <w:rPr>
          <w:sz w:val="29"/>
        </w:rPr>
      </w:pPr>
    </w:p>
    <w:p w14:paraId="3746D339" w14:textId="35F9671F" w:rsidR="00B40315" w:rsidRPr="00453F0F" w:rsidRDefault="008E6C9D">
      <w:pPr>
        <w:pStyle w:val="BodyText"/>
        <w:spacing w:line="270" w:lineRule="exact"/>
        <w:ind w:left="117" w:right="595"/>
        <w:jc w:val="both"/>
      </w:pPr>
      <w:r>
        <w:pict w14:anchorId="077899EC">
          <v:shape id="_x0000_s1373" type="#_x0000_t202" style="position:absolute;left:0;text-align:left;margin-left:103.65pt;margin-top:29.45pt;width:8.5pt;height:18.95pt;z-index:-251703808;mso-position-horizontal-relative:page" filled="f" stroked="f">
            <v:textbox inset="0,0,0,0">
              <w:txbxContent>
                <w:p w14:paraId="3A16273E" w14:textId="77777777" w:rsidR="002E35F5" w:rsidRDefault="002E35F5">
                  <w:pPr>
                    <w:pStyle w:val="BodyText"/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±</w:t>
                  </w:r>
                </w:p>
              </w:txbxContent>
            </v:textbox>
            <w10:wrap anchorx="page"/>
          </v:shape>
        </w:pict>
      </w:r>
      <w:r>
        <w:rPr>
          <w:rPrChange w:id="940" w:author="Patrick Tang" w:date="2021-06-25T17:28:00Z">
            <w:rPr/>
          </w:rPrChange>
        </w:rPr>
        <w:pict w14:anchorId="38B5AC0E">
          <v:shape id="_x0000_s1372" type="#_x0000_t202" style="position:absolute;left:0;text-align:left;margin-left:231pt;margin-top:15.9pt;width:275.35pt;height:18.95pt;z-index:-251702784;mso-position-horizontal-relative:page" filled="f" stroked="f">
            <v:textbox inset="0,0,0,0">
              <w:txbxContent>
                <w:p w14:paraId="4A3A79A1" w14:textId="77777777" w:rsidR="002E35F5" w:rsidRDefault="002E35F5">
                  <w:pPr>
                    <w:pStyle w:val="BodyText"/>
                    <w:tabs>
                      <w:tab w:val="left" w:pos="5336"/>
                    </w:tabs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±</w:t>
                  </w:r>
                  <w:r>
                    <w:rPr>
                      <w:rFonts w:ascii="Cambria" w:hAnsi="Cambria"/>
                      <w:w w:val="140"/>
                    </w:rPr>
                    <w:tab/>
                  </w:r>
                  <w:r>
                    <w:rPr>
                      <w:rFonts w:ascii="Cambria" w:hAnsi="Cambria"/>
                      <w:spacing w:val="-20"/>
                      <w:w w:val="140"/>
                    </w:rPr>
                    <w:t>±</w:t>
                  </w:r>
                </w:p>
              </w:txbxContent>
            </v:textbox>
            <w10:wrap anchorx="page"/>
          </v:shape>
        </w:pict>
      </w:r>
      <w:r w:rsidR="002B1B5E" w:rsidRPr="00BE3340">
        <w:t xml:space="preserve">in Figure 2 (c). After </w:t>
      </w:r>
      <w:del w:id="941" w:author="Patrick Tang" w:date="2021-06-28T17:22:00Z">
        <w:r w:rsidR="002B1B5E" w:rsidRPr="00BE3340" w:rsidDel="00851D14">
          <w:delText>that</w:delText>
        </w:r>
      </w:del>
      <w:ins w:id="942" w:author="Patrick Tang" w:date="2021-06-28T17:22:00Z">
        <w:r w:rsidR="00851D14">
          <w:t>the pre-loading</w:t>
        </w:r>
      </w:ins>
      <w:r w:rsidR="002B1B5E" w:rsidRPr="00BE3340">
        <w:t xml:space="preserve">, </w:t>
      </w:r>
      <w:ins w:id="943" w:author="Patrick Tang" w:date="2021-06-28T17:22:00Z">
        <w:r w:rsidR="00851D14">
          <w:t xml:space="preserve">the cracked </w:t>
        </w:r>
      </w:ins>
      <w:r w:rsidR="002B1B5E" w:rsidRPr="00BE3340">
        <w:t xml:space="preserve">specimens were subjected to </w:t>
      </w:r>
      <w:del w:id="944" w:author="Patrick Tang" w:date="2021-06-28T17:22:00Z">
        <w:r w:rsidR="002B1B5E" w:rsidRPr="00BE3340" w:rsidDel="00851D14">
          <w:delText xml:space="preserve">self-heal through </w:delText>
        </w:r>
      </w:del>
      <w:r w:rsidR="002B1B5E" w:rsidRPr="00BE3340">
        <w:t>wet-dry (W/D) cycles</w:t>
      </w:r>
      <w:ins w:id="945" w:author="Patrick Tang" w:date="2021-06-28T17:22:00Z">
        <w:r w:rsidR="00851D14">
          <w:t xml:space="preserve"> </w:t>
        </w:r>
      </w:ins>
      <w:ins w:id="946" w:author="Patrick Tang" w:date="2021-06-28T17:34:00Z">
        <w:r w:rsidR="005F5EF5">
          <w:t>to promote</w:t>
        </w:r>
      </w:ins>
      <w:ins w:id="947" w:author="Patrick Tang" w:date="2021-06-28T17:22:00Z">
        <w:r w:rsidR="00851D14">
          <w:t xml:space="preserve"> self-healing.</w:t>
        </w:r>
      </w:ins>
      <w:r w:rsidR="002B1B5E" w:rsidRPr="00BE3340">
        <w:t xml:space="preserve"> </w:t>
      </w:r>
      <w:ins w:id="948" w:author="Patrick Tang" w:date="2021-06-28T17:22:00Z">
        <w:r w:rsidR="00851D14">
          <w:t xml:space="preserve">Each W/D cycle </w:t>
        </w:r>
      </w:ins>
      <w:del w:id="949" w:author="Patrick Tang" w:date="2021-06-28T17:23:00Z">
        <w:r w:rsidR="002B1B5E" w:rsidRPr="00BE3340" w:rsidDel="00851D14">
          <w:rPr>
            <w:spacing w:val="-3"/>
          </w:rPr>
          <w:delText xml:space="preserve">which </w:delText>
        </w:r>
        <w:r w:rsidR="002B1B5E" w:rsidRPr="00A97774" w:rsidDel="00851D14">
          <w:delText>contained</w:delText>
        </w:r>
      </w:del>
      <w:ins w:id="950" w:author="Patrick Tang" w:date="2021-06-28T17:23:00Z">
        <w:r w:rsidR="007D0AC2">
          <w:rPr>
            <w:spacing w:val="-3"/>
          </w:rPr>
          <w:t>consisted of</w:t>
        </w:r>
      </w:ins>
      <w:r w:rsidR="002B1B5E" w:rsidRPr="00A97774">
        <w:t xml:space="preserve"> submersion in water at </w:t>
      </w:r>
      <w:ins w:id="951" w:author="Patrick Tang" w:date="2021-06-28T17:27:00Z">
        <w:r w:rsidR="00851D14">
          <w:t xml:space="preserve">a temperature of </w:t>
        </w:r>
      </w:ins>
      <w:commentRangeStart w:id="952"/>
      <w:r w:rsidR="002B1B5E" w:rsidRPr="00BE3340">
        <w:rPr>
          <w:rPrChange w:id="953" w:author="Patrick Tang" w:date="2021-06-25T17:28:00Z">
            <w:rPr>
              <w:rFonts w:ascii="Garamond" w:hAnsi="Garamond"/>
            </w:rPr>
          </w:rPrChange>
        </w:rPr>
        <w:t>23</w:t>
      </w:r>
      <w:ins w:id="954" w:author="Patrick Tang" w:date="2021-06-28T17:23:00Z">
        <w:r w:rsidR="00851D14">
          <w:t>.</w:t>
        </w:r>
      </w:ins>
      <w:del w:id="955" w:author="Patrick Tang" w:date="2021-06-28T17:23:00Z">
        <w:r w:rsidR="002B1B5E" w:rsidRPr="00BE3340" w:rsidDel="00851D14">
          <w:rPr>
            <w:rPrChange w:id="956" w:author="Patrick Tang" w:date="2021-06-25T17:28:00Z">
              <w:rPr>
                <w:rFonts w:ascii="Garamond" w:hAnsi="Garamond"/>
              </w:rPr>
            </w:rPrChange>
          </w:rPr>
          <w:delText xml:space="preserve"> </w:delText>
        </w:r>
      </w:del>
      <w:r w:rsidR="002B1B5E" w:rsidRPr="00BE3340">
        <w:rPr>
          <w:spacing w:val="3"/>
          <w:rPrChange w:id="957" w:author="Patrick Tang" w:date="2021-06-25T17:28:00Z">
            <w:rPr>
              <w:rFonts w:ascii="Garamond" w:hAnsi="Garamond"/>
              <w:spacing w:val="3"/>
            </w:rPr>
          </w:rPrChange>
        </w:rPr>
        <w:t>2</w:t>
      </w:r>
      <w:commentRangeEnd w:id="952"/>
      <w:r w:rsidR="00851D14">
        <w:rPr>
          <w:rStyle w:val="CommentReference"/>
        </w:rPr>
        <w:commentReference w:id="952"/>
      </w:r>
      <w:ins w:id="958" w:author="Patrick Tang" w:date="2021-06-28T17:23:00Z">
        <w:r w:rsidR="00851D14">
          <w:rPr>
            <w:spacing w:val="3"/>
          </w:rPr>
          <w:sym w:font="Symbol" w:char="F0B0"/>
        </w:r>
      </w:ins>
      <w:del w:id="959" w:author="Patrick Tang" w:date="2021-06-28T17:23:00Z">
        <w:r w:rsidR="002B1B5E" w:rsidRPr="00851D14" w:rsidDel="00851D14">
          <w:rPr>
            <w:spacing w:val="3"/>
            <w:vertAlign w:val="superscript"/>
            <w:rPrChange w:id="960" w:author="Patrick Tang" w:date="2021-06-28T17:23:00Z">
              <w:rPr>
                <w:rFonts w:ascii="Lucida Sans Unicode" w:hAnsi="Lucida Sans Unicode"/>
                <w:spacing w:val="3"/>
                <w:vertAlign w:val="superscript"/>
              </w:rPr>
            </w:rPrChange>
          </w:rPr>
          <w:delText>◦</w:delText>
        </w:r>
      </w:del>
      <w:r w:rsidR="002B1B5E" w:rsidRPr="00851D14">
        <w:rPr>
          <w:spacing w:val="3"/>
          <w:rPrChange w:id="961" w:author="Patrick Tang" w:date="2021-06-28T17:23:00Z">
            <w:rPr>
              <w:i/>
              <w:spacing w:val="3"/>
            </w:rPr>
          </w:rPrChange>
        </w:rPr>
        <w:t>C</w:t>
      </w:r>
      <w:r w:rsidR="002B1B5E" w:rsidRPr="00BE3340">
        <w:rPr>
          <w:i/>
          <w:spacing w:val="3"/>
        </w:rPr>
        <w:t xml:space="preserve"> </w:t>
      </w:r>
      <w:r w:rsidR="002B1B5E" w:rsidRPr="00BE3340">
        <w:t>for 24 hours and drying in a</w:t>
      </w:r>
      <w:del w:id="962" w:author="Patrick Tang" w:date="2021-06-28T17:24:00Z">
        <w:r w:rsidR="002B1B5E" w:rsidRPr="00BE3340" w:rsidDel="00851D14">
          <w:delText xml:space="preserve"> laboratory</w:delText>
        </w:r>
      </w:del>
      <w:ins w:id="963" w:author="Patrick Tang" w:date="2021-06-28T17:24:00Z">
        <w:r w:rsidR="00851D14">
          <w:t xml:space="preserve"> </w:t>
        </w:r>
      </w:ins>
      <w:del w:id="964" w:author="Patrick Tang" w:date="2021-06-28T17:24:00Z">
        <w:r w:rsidR="002B1B5E" w:rsidRPr="00BE3340" w:rsidDel="00851D14">
          <w:delText xml:space="preserve"> </w:delText>
        </w:r>
      </w:del>
      <w:ins w:id="965" w:author="Patrick Tang" w:date="2021-06-28T17:24:00Z">
        <w:r w:rsidR="00851D14">
          <w:t>controlled</w:t>
        </w:r>
      </w:ins>
      <w:ins w:id="966" w:author="Patrick Tang" w:date="2021-06-28T17:23:00Z">
        <w:r w:rsidR="00851D14">
          <w:t xml:space="preserve"> </w:t>
        </w:r>
      </w:ins>
      <w:del w:id="967" w:author="Patrick Tang" w:date="2021-06-28T17:23:00Z">
        <w:r w:rsidR="002B1B5E" w:rsidRPr="00BE3340" w:rsidDel="00851D14">
          <w:delText xml:space="preserve">medium </w:delText>
        </w:r>
      </w:del>
      <w:ins w:id="968" w:author="Patrick Tang" w:date="2021-06-28T17:23:00Z">
        <w:r w:rsidR="00851D14">
          <w:t>environment</w:t>
        </w:r>
        <w:r w:rsidR="00851D14" w:rsidRPr="00BE3340">
          <w:t xml:space="preserve"> </w:t>
        </w:r>
      </w:ins>
      <w:r w:rsidR="002B1B5E" w:rsidRPr="00BE3340">
        <w:t xml:space="preserve">at </w:t>
      </w:r>
      <w:del w:id="969" w:author="Patrick Tang" w:date="2021-06-28T17:27:00Z">
        <w:r w:rsidR="002B1B5E" w:rsidRPr="00BE3340" w:rsidDel="00851D14">
          <w:rPr>
            <w:rPrChange w:id="970" w:author="Patrick Tang" w:date="2021-06-25T17:28:00Z">
              <w:rPr>
                <w:rFonts w:ascii="Garamond" w:hAnsi="Garamond"/>
              </w:rPr>
            </w:rPrChange>
          </w:rPr>
          <w:delText xml:space="preserve">50 5% </w:delText>
        </w:r>
        <w:r w:rsidR="002B1B5E" w:rsidRPr="00BE3340" w:rsidDel="00851D14">
          <w:delText xml:space="preserve">RH  and </w:delText>
        </w:r>
      </w:del>
      <w:r w:rsidR="002B1B5E" w:rsidRPr="00BE3340">
        <w:rPr>
          <w:rPrChange w:id="971" w:author="Patrick Tang" w:date="2021-06-25T17:28:00Z">
            <w:rPr>
              <w:rFonts w:ascii="Garamond" w:hAnsi="Garamond"/>
            </w:rPr>
          </w:rPrChange>
        </w:rPr>
        <w:t xml:space="preserve">23 </w:t>
      </w:r>
      <w:r w:rsidR="002B1B5E" w:rsidRPr="00BE3340">
        <w:rPr>
          <w:spacing w:val="3"/>
          <w:rPrChange w:id="972" w:author="Patrick Tang" w:date="2021-06-25T17:28:00Z">
            <w:rPr>
              <w:rFonts w:ascii="Garamond" w:hAnsi="Garamond"/>
              <w:spacing w:val="3"/>
            </w:rPr>
          </w:rPrChange>
        </w:rPr>
        <w:t>2</w:t>
      </w:r>
      <w:ins w:id="973" w:author="Patrick Tang" w:date="2021-06-28T17:27:00Z">
        <w:r w:rsidR="00851D14">
          <w:rPr>
            <w:spacing w:val="3"/>
          </w:rPr>
          <w:sym w:font="Symbol" w:char="F0B0"/>
        </w:r>
        <w:r w:rsidR="00851D14" w:rsidRPr="00FF7B01">
          <w:rPr>
            <w:spacing w:val="3"/>
          </w:rPr>
          <w:t>C</w:t>
        </w:r>
        <w:r w:rsidR="00851D14" w:rsidRPr="00BE3340">
          <w:rPr>
            <w:i/>
            <w:spacing w:val="3"/>
          </w:rPr>
          <w:t xml:space="preserve"> </w:t>
        </w:r>
        <w:r w:rsidR="00851D14" w:rsidRPr="005F5EF5">
          <w:rPr>
            <w:spacing w:val="3"/>
            <w:rPrChange w:id="974" w:author="Patrick Tang" w:date="2021-06-28T17:34:00Z">
              <w:rPr>
                <w:i/>
                <w:spacing w:val="3"/>
              </w:rPr>
            </w:rPrChange>
          </w:rPr>
          <w:t>and</w:t>
        </w:r>
      </w:ins>
      <w:ins w:id="975" w:author="Patrick Tang" w:date="2021-06-28T17:28:00Z">
        <w:r w:rsidR="00851D14" w:rsidRPr="005F5EF5">
          <w:rPr>
            <w:spacing w:val="3"/>
            <w:rPrChange w:id="976" w:author="Patrick Tang" w:date="2021-06-28T17:34:00Z">
              <w:rPr>
                <w:i/>
                <w:spacing w:val="3"/>
              </w:rPr>
            </w:rPrChange>
          </w:rPr>
          <w:t xml:space="preserve"> a</w:t>
        </w:r>
        <w:r w:rsidR="00851D14">
          <w:rPr>
            <w:i/>
            <w:spacing w:val="3"/>
          </w:rPr>
          <w:t xml:space="preserve"> RH </w:t>
        </w:r>
        <w:r w:rsidR="00851D14" w:rsidRPr="005F5EF5">
          <w:rPr>
            <w:spacing w:val="3"/>
            <w:rPrChange w:id="977" w:author="Patrick Tang" w:date="2021-06-28T17:34:00Z">
              <w:rPr>
                <w:i/>
                <w:spacing w:val="3"/>
              </w:rPr>
            </w:rPrChange>
          </w:rPr>
          <w:t>of</w:t>
        </w:r>
      </w:ins>
      <w:ins w:id="978" w:author="Patrick Tang" w:date="2021-06-28T17:27:00Z">
        <w:r w:rsidR="00851D14">
          <w:rPr>
            <w:i/>
            <w:spacing w:val="3"/>
          </w:rPr>
          <w:t xml:space="preserve"> </w:t>
        </w:r>
      </w:ins>
      <w:commentRangeStart w:id="979"/>
      <w:del w:id="980" w:author="Patrick Tang" w:date="2021-06-28T17:27:00Z">
        <w:r w:rsidR="002B1B5E" w:rsidRPr="00BE3340" w:rsidDel="00851D14">
          <w:rPr>
            <w:spacing w:val="3"/>
            <w:vertAlign w:val="superscript"/>
            <w:rPrChange w:id="981" w:author="Patrick Tang" w:date="2021-06-25T17:28:00Z">
              <w:rPr>
                <w:rFonts w:ascii="Lucida Sans Unicode" w:hAnsi="Lucida Sans Unicode"/>
                <w:spacing w:val="3"/>
                <w:vertAlign w:val="superscript"/>
              </w:rPr>
            </w:rPrChange>
          </w:rPr>
          <w:delText>◦</w:delText>
        </w:r>
        <w:r w:rsidR="002B1B5E" w:rsidRPr="00BE3340" w:rsidDel="00851D14">
          <w:rPr>
            <w:i/>
            <w:spacing w:val="3"/>
          </w:rPr>
          <w:delText xml:space="preserve">C </w:delText>
        </w:r>
      </w:del>
      <w:ins w:id="982" w:author="Patrick Tang" w:date="2021-06-28T17:27:00Z">
        <w:r w:rsidR="00851D14">
          <w:t>50.</w:t>
        </w:r>
        <w:r w:rsidR="00851D14" w:rsidRPr="00F31277">
          <w:t>5</w:t>
        </w:r>
        <w:commentRangeEnd w:id="979"/>
        <w:r w:rsidR="00851D14">
          <w:rPr>
            <w:rStyle w:val="CommentReference"/>
          </w:rPr>
          <w:commentReference w:id="979"/>
        </w:r>
        <w:r w:rsidR="00851D14" w:rsidRPr="00F31277">
          <w:t xml:space="preserve">% </w:t>
        </w:r>
      </w:ins>
      <w:r w:rsidR="002B1B5E" w:rsidRPr="00BE3340">
        <w:t xml:space="preserve">for 24 hours. After 10 W/D cycles, </w:t>
      </w:r>
      <w:ins w:id="983" w:author="Patrick Tang" w:date="2021-06-28T17:38:00Z">
        <w:r w:rsidR="005F5EF5">
          <w:t xml:space="preserve">the </w:t>
        </w:r>
      </w:ins>
      <w:r w:rsidR="002B1B5E" w:rsidRPr="00BE3340">
        <w:t xml:space="preserve">cracks </w:t>
      </w:r>
      <w:ins w:id="984" w:author="Patrick Tang" w:date="2021-06-28T17:35:00Z">
        <w:r w:rsidR="005F5EF5">
          <w:t>we</w:t>
        </w:r>
      </w:ins>
      <w:del w:id="985" w:author="Patrick Tang" w:date="2021-06-28T17:35:00Z">
        <w:r w:rsidR="002B1B5E" w:rsidRPr="00BE3340" w:rsidDel="005F5EF5">
          <w:delText>a</w:delText>
        </w:r>
      </w:del>
      <w:r w:rsidR="002B1B5E" w:rsidRPr="00BE3340">
        <w:t xml:space="preserve">re measured again by the digital microscope to </w:t>
      </w:r>
      <w:ins w:id="986" w:author="Patrick Tang" w:date="2021-06-28T17:35:00Z">
        <w:r w:rsidR="005F5EF5">
          <w:t>examine</w:t>
        </w:r>
      </w:ins>
      <w:del w:id="987" w:author="Patrick Tang" w:date="2021-06-28T17:35:00Z">
        <w:r w:rsidR="002B1B5E" w:rsidRPr="00BE3340" w:rsidDel="005F5EF5">
          <w:delText>indicate the</w:delText>
        </w:r>
      </w:del>
      <w:r w:rsidR="002B1B5E" w:rsidRPr="00BE3340">
        <w:t xml:space="preserve"> partial or full closure of crack. Figure 3 illustrate</w:t>
      </w:r>
      <w:ins w:id="988" w:author="Patrick Tang" w:date="2021-06-28T17:40:00Z">
        <w:r w:rsidR="005F5EF5">
          <w:t>s</w:t>
        </w:r>
      </w:ins>
      <w:del w:id="989" w:author="Patrick Tang" w:date="2021-06-28T17:40:00Z">
        <w:r w:rsidR="002B1B5E" w:rsidRPr="00BE3340" w:rsidDel="005F5EF5">
          <w:delText>d</w:delText>
        </w:r>
      </w:del>
      <w:r w:rsidR="002B1B5E" w:rsidRPr="00BE3340">
        <w:t xml:space="preserve"> the </w:t>
      </w:r>
      <w:del w:id="990" w:author="Patrick Tang" w:date="2021-06-28T17:40:00Z">
        <w:r w:rsidR="002B1B5E" w:rsidRPr="00BE3340" w:rsidDel="005F5EF5">
          <w:delText xml:space="preserve">comparison </w:delText>
        </w:r>
      </w:del>
      <w:ins w:id="991" w:author="Patrick Tang" w:date="2021-06-28T17:40:00Z">
        <w:r w:rsidR="005F5EF5">
          <w:t>self-healing</w:t>
        </w:r>
        <w:r w:rsidR="005F5EF5" w:rsidRPr="00BE3340">
          <w:t xml:space="preserve"> </w:t>
        </w:r>
      </w:ins>
      <w:r w:rsidR="002B1B5E" w:rsidRPr="00BE3340">
        <w:t>of crack</w:t>
      </w:r>
      <w:ins w:id="992" w:author="Patrick Tang" w:date="2021-06-28T17:40:00Z">
        <w:r w:rsidR="005F5EF5">
          <w:t>s</w:t>
        </w:r>
      </w:ins>
      <w:r w:rsidR="002B1B5E" w:rsidRPr="00BE3340">
        <w:t xml:space="preserve"> </w:t>
      </w:r>
      <w:del w:id="993" w:author="Patrick Tang" w:date="2021-06-28T17:40:00Z">
        <w:r w:rsidR="002B1B5E" w:rsidRPr="00A97774" w:rsidDel="005F5EF5">
          <w:delText xml:space="preserve">width changes </w:delText>
        </w:r>
      </w:del>
      <w:del w:id="994" w:author="Patrick Tang" w:date="2021-06-28T17:48:00Z">
        <w:r w:rsidR="002B1B5E" w:rsidRPr="00A97774" w:rsidDel="007D0AC2">
          <w:rPr>
            <w:spacing w:val="-5"/>
          </w:rPr>
          <w:delText>for</w:delText>
        </w:r>
      </w:del>
      <w:ins w:id="995" w:author="Patrick Tang" w:date="2021-06-28T17:48:00Z">
        <w:r w:rsidR="007D0AC2">
          <w:t>of</w:t>
        </w:r>
      </w:ins>
      <w:r w:rsidR="002B1B5E" w:rsidRPr="00A97774">
        <w:rPr>
          <w:spacing w:val="-5"/>
        </w:rPr>
        <w:t xml:space="preserve"> </w:t>
      </w:r>
      <w:del w:id="996" w:author="Patrick Tang" w:date="2021-06-28T17:48:00Z">
        <w:r w:rsidR="002B1B5E" w:rsidRPr="00A97774" w:rsidDel="007D0AC2">
          <w:delText xml:space="preserve">two </w:delText>
        </w:r>
      </w:del>
      <w:ins w:id="997" w:author="Patrick Tang" w:date="2021-06-28T17:48:00Z">
        <w:r w:rsidR="007D0AC2">
          <w:t>an</w:t>
        </w:r>
        <w:r w:rsidR="007D0AC2" w:rsidRPr="00A97774">
          <w:t xml:space="preserve"> </w:t>
        </w:r>
      </w:ins>
      <w:r w:rsidR="002B1B5E" w:rsidRPr="00A97774">
        <w:t>ECC mixture specimen</w:t>
      </w:r>
      <w:del w:id="998" w:author="Patrick Tang" w:date="2021-06-28T17:48:00Z">
        <w:r w:rsidR="002B1B5E" w:rsidRPr="00A97774" w:rsidDel="007D0AC2">
          <w:delText>s</w:delText>
        </w:r>
      </w:del>
      <w:r w:rsidR="002B1B5E" w:rsidRPr="00A97774">
        <w:t xml:space="preserve"> before and after</w:t>
      </w:r>
      <w:ins w:id="999" w:author="Patrick Tang" w:date="2021-06-28T17:40:00Z">
        <w:r w:rsidR="005F5EF5">
          <w:t xml:space="preserve"> the 10</w:t>
        </w:r>
      </w:ins>
      <w:r w:rsidR="002B1B5E" w:rsidRPr="00A97774">
        <w:t xml:space="preserve"> W/D cycles</w:t>
      </w:r>
      <w:del w:id="1000" w:author="Patrick Tang" w:date="2021-06-28T17:41:00Z">
        <w:r w:rsidR="002B1B5E" w:rsidRPr="00A97774" w:rsidDel="005F5EF5">
          <w:delText xml:space="preserve"> due to</w:delText>
        </w:r>
        <w:r w:rsidR="002B1B5E" w:rsidRPr="00A97774" w:rsidDel="005F5EF5">
          <w:rPr>
            <w:spacing w:val="-22"/>
          </w:rPr>
          <w:delText xml:space="preserve"> </w:delText>
        </w:r>
        <w:r w:rsidR="002B1B5E" w:rsidRPr="00A97774" w:rsidDel="005F5EF5">
          <w:delText>self-healing</w:delText>
        </w:r>
      </w:del>
      <w:r w:rsidR="002B1B5E" w:rsidRPr="00453F0F">
        <w:t>.</w:t>
      </w:r>
    </w:p>
    <w:p w14:paraId="3321FFA2" w14:textId="77777777" w:rsidR="00B40315" w:rsidRPr="002B568D" w:rsidRDefault="00B40315">
      <w:pPr>
        <w:pStyle w:val="BodyText"/>
        <w:rPr>
          <w:sz w:val="20"/>
        </w:rPr>
      </w:pPr>
    </w:p>
    <w:p w14:paraId="3A58C018" w14:textId="77777777" w:rsidR="00B40315" w:rsidRPr="00BE3340" w:rsidRDefault="008E6C9D">
      <w:pPr>
        <w:pStyle w:val="BodyText"/>
        <w:spacing w:before="4"/>
        <w:rPr>
          <w:sz w:val="11"/>
        </w:rPr>
      </w:pPr>
      <w:r>
        <w:pict w14:anchorId="2C966D34">
          <v:group id="_x0000_s1368" style="position:absolute;margin-left:78.75pt;margin-top:9.6pt;width:101.8pt;height:151.85pt;z-index:-251605504;mso-wrap-distance-left:0;mso-wrap-distance-right:0;mso-position-horizontal-relative:page" coordorigin="1575,192" coordsize="2036,3037">
            <v:shape id="_x0000_s1371" type="#_x0000_t75" style="position:absolute;left:1574;top:191;width:2036;height:3037">
              <v:imagedata r:id="rId44" o:title=""/>
            </v:shape>
            <v:line id="_x0000_s1370" style="position:absolute" from="1841,2885" to="2014,2885" strokecolor="red" strokeweight=".15669mm"/>
            <v:shape id="_x0000_s1369" type="#_x0000_t202" style="position:absolute;left:1876;top:2814;width:139;height:51" filled="f" stroked="f">
              <v:textbox inset="0,0,0,0">
                <w:txbxContent>
                  <w:p w14:paraId="308BA80C" w14:textId="77777777" w:rsidR="002E35F5" w:rsidRDefault="002E35F5">
                    <w:pPr>
                      <w:spacing w:before="1"/>
                      <w:rPr>
                        <w:rFonts w:ascii="Calibri" w:hAnsi="Calibri"/>
                        <w:sz w:val="4"/>
                      </w:rPr>
                    </w:pPr>
                    <w:r>
                      <w:rPr>
                        <w:rFonts w:ascii="Calibri" w:hAnsi="Calibri"/>
                        <w:color w:val="FF0000"/>
                        <w:w w:val="105"/>
                        <w:sz w:val="4"/>
                      </w:rPr>
                      <w:t>100μm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PrChange w:id="1001" w:author="Patrick Tang" w:date="2021-06-25T17:28:00Z">
            <w:rPr/>
          </w:rPrChange>
        </w:rPr>
        <w:pict w14:anchorId="21E82EBF">
          <v:group id="_x0000_s1364" style="position:absolute;margin-left:197.05pt;margin-top:10.6pt;width:100.3pt;height:149.7pt;z-index:-251604480;mso-wrap-distance-left:0;mso-wrap-distance-right:0;mso-position-horizontal-relative:page" coordorigin="3941,212" coordsize="2006,2994">
            <v:shape id="_x0000_s1367" type="#_x0000_t75" style="position:absolute;left:3940;top:212;width:2006;height:2994">
              <v:imagedata r:id="rId45" o:title=""/>
            </v:shape>
            <v:line id="_x0000_s1366" style="position:absolute" from="4123,2826" to="4302,2826" strokecolor="red" strokeweight=".19939mm"/>
            <v:shape id="_x0000_s1365" type="#_x0000_t202" style="position:absolute;left:4164;top:2758;width:132;height:46" filled="f" stroked="f">
              <v:textbox inset="0,0,0,0">
                <w:txbxContent>
                  <w:p w14:paraId="2D3DE640" w14:textId="77777777" w:rsidR="002E35F5" w:rsidRDefault="002E35F5">
                    <w:pPr>
                      <w:spacing w:before="7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color w:val="FF0000"/>
                        <w:w w:val="125"/>
                        <w:sz w:val="3"/>
                      </w:rPr>
                      <w:t>100μm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PrChange w:id="1002" w:author="Patrick Tang" w:date="2021-06-25T17:28:00Z">
            <w:rPr/>
          </w:rPrChange>
        </w:rPr>
        <w:pict w14:anchorId="63561A78">
          <v:group id="_x0000_s1360" style="position:absolute;margin-left:310.8pt;margin-top:8.5pt;width:107.95pt;height:153.95pt;z-index:-251603456;mso-wrap-distance-left:0;mso-wrap-distance-right:0;mso-position-horizontal-relative:page" coordorigin="6216,170" coordsize="2159,3079">
            <v:shape id="_x0000_s1363" type="#_x0000_t75" style="position:absolute;left:6215;top:169;width:2159;height:3079">
              <v:imagedata r:id="rId46" o:title=""/>
            </v:shape>
            <v:line id="_x0000_s1362" style="position:absolute" from="6496,2883" to="6653,2883" strokecolor="red" strokeweight=".19939mm"/>
            <v:shape id="_x0000_s1361" type="#_x0000_t202" style="position:absolute;left:6506;top:2807;width:171;height:65" filled="f" stroked="f">
              <v:textbox inset="0,0,0,0">
                <w:txbxContent>
                  <w:p w14:paraId="19A9E3ED" w14:textId="77777777" w:rsidR="002E35F5" w:rsidRDefault="002E35F5">
                    <w:pPr>
                      <w:spacing w:before="2"/>
                      <w:rPr>
                        <w:rFonts w:ascii="Calibri" w:hAnsi="Calibri"/>
                        <w:sz w:val="5"/>
                      </w:rPr>
                    </w:pPr>
                    <w:r>
                      <w:rPr>
                        <w:rFonts w:ascii="Calibri" w:hAnsi="Calibri"/>
                        <w:color w:val="FF0000"/>
                        <w:w w:val="105"/>
                        <w:sz w:val="5"/>
                      </w:rPr>
                      <w:t>100μm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PrChange w:id="1003" w:author="Patrick Tang" w:date="2021-06-25T17:28:00Z">
            <w:rPr/>
          </w:rPrChange>
        </w:rPr>
        <w:pict w14:anchorId="79425990">
          <v:group id="_x0000_s1356" style="position:absolute;margin-left:428.95pt;margin-top:9.1pt;width:107.35pt;height:153.25pt;z-index:-251602432;mso-wrap-distance-left:0;mso-wrap-distance-right:0;mso-position-horizontal-relative:page" coordorigin="8579,182" coordsize="2147,3065">
            <v:shape id="_x0000_s1359" type="#_x0000_t75" style="position:absolute;left:8578;top:181;width:2147;height:3065">
              <v:imagedata r:id="rId47" o:title=""/>
            </v:shape>
            <v:line id="_x0000_s1358" style="position:absolute" from="8840,2897" to="8996,2897" strokecolor="red" strokeweight=".19939mm"/>
            <v:shape id="_x0000_s1357" type="#_x0000_t202" style="position:absolute;left:8849;top:2819;width:171;height:65" filled="f" stroked="f">
              <v:textbox inset="0,0,0,0">
                <w:txbxContent>
                  <w:p w14:paraId="1626B3EB" w14:textId="77777777" w:rsidR="002E35F5" w:rsidRDefault="002E35F5">
                    <w:pPr>
                      <w:spacing w:before="2"/>
                      <w:rPr>
                        <w:rFonts w:ascii="Calibri" w:hAnsi="Calibri"/>
                        <w:sz w:val="5"/>
                      </w:rPr>
                    </w:pPr>
                    <w:r>
                      <w:rPr>
                        <w:rFonts w:ascii="Calibri" w:hAnsi="Calibri"/>
                        <w:color w:val="FF0000"/>
                        <w:w w:val="105"/>
                        <w:sz w:val="5"/>
                      </w:rPr>
                      <w:t>100μm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CE352D" w14:textId="77777777" w:rsidR="00B40315" w:rsidRPr="00A97774" w:rsidRDefault="002B1B5E">
      <w:pPr>
        <w:spacing w:before="135"/>
        <w:ind w:left="118"/>
        <w:rPr>
          <w:sz w:val="18"/>
        </w:rPr>
      </w:pPr>
      <w:r w:rsidRPr="00A97774">
        <w:rPr>
          <w:sz w:val="18"/>
        </w:rPr>
        <w:t xml:space="preserve">(a) S1: crack before self-healing (b) S1: crack after self-healing </w:t>
      </w:r>
      <w:commentRangeStart w:id="1004"/>
      <w:r w:rsidRPr="00A97774">
        <w:rPr>
          <w:sz w:val="18"/>
        </w:rPr>
        <w:t>(c) S2: crack before self-healing (d) S2: crack after self-healing</w:t>
      </w:r>
      <w:commentRangeEnd w:id="1004"/>
      <w:r w:rsidR="007D0AC2">
        <w:rPr>
          <w:rStyle w:val="CommentReference"/>
        </w:rPr>
        <w:commentReference w:id="1004"/>
      </w:r>
    </w:p>
    <w:p w14:paraId="76DB0517" w14:textId="77777777" w:rsidR="00B40315" w:rsidRPr="00453F0F" w:rsidRDefault="00B40315">
      <w:pPr>
        <w:pStyle w:val="BodyText"/>
        <w:spacing w:before="9"/>
      </w:pPr>
    </w:p>
    <w:p w14:paraId="4B5F4C66" w14:textId="118CF679" w:rsidR="00B40315" w:rsidRPr="007F427F" w:rsidRDefault="002B1B5E">
      <w:pPr>
        <w:pStyle w:val="BodyText"/>
        <w:spacing w:line="256" w:lineRule="auto"/>
        <w:ind w:left="117" w:right="595"/>
        <w:jc w:val="both"/>
      </w:pPr>
      <w:r w:rsidRPr="002B568D">
        <w:t xml:space="preserve">Figure 3: Comparison of crack width changes in </w:t>
      </w:r>
      <w:del w:id="1005" w:author="Patrick Tang" w:date="2021-06-28T17:48:00Z">
        <w:r w:rsidRPr="00FA1A45" w:rsidDel="007D0AC2">
          <w:delText xml:space="preserve">two </w:delText>
        </w:r>
      </w:del>
      <w:ins w:id="1006" w:author="Patrick Tang" w:date="2021-06-28T17:48:00Z">
        <w:r w:rsidR="007D0AC2">
          <w:t>an</w:t>
        </w:r>
        <w:r w:rsidR="007D0AC2" w:rsidRPr="00A97774">
          <w:t xml:space="preserve"> </w:t>
        </w:r>
      </w:ins>
      <w:r w:rsidRPr="00A97774">
        <w:t>ECC</w:t>
      </w:r>
      <w:ins w:id="1007" w:author="Patrick Tang" w:date="2021-06-28T17:49:00Z">
        <w:r w:rsidR="007D0AC2">
          <w:t xml:space="preserve"> </w:t>
        </w:r>
      </w:ins>
      <w:del w:id="1008" w:author="Patrick Tang" w:date="2021-06-28T17:49:00Z">
        <w:r w:rsidRPr="00A97774" w:rsidDel="007D0AC2">
          <w:delText xml:space="preserve"> </w:delText>
        </w:r>
      </w:del>
      <w:r w:rsidRPr="00A97774">
        <w:t>specimen</w:t>
      </w:r>
      <w:del w:id="1009" w:author="Patrick Tang" w:date="2021-06-28T17:49:00Z">
        <w:r w:rsidRPr="00A97774" w:rsidDel="007D0AC2">
          <w:delText>s</w:delText>
        </w:r>
      </w:del>
      <w:r w:rsidRPr="00A97774">
        <w:t xml:space="preserve">, </w:t>
      </w:r>
      <w:del w:id="1010" w:author="Patrick Tang" w:date="2021-06-28T17:49:00Z">
        <w:r w:rsidRPr="00453F0F" w:rsidDel="007D0AC2">
          <w:delText xml:space="preserve">S1 </w:delText>
        </w:r>
      </w:del>
      <w:ins w:id="1011" w:author="Patrick Tang" w:date="2021-06-28T17:49:00Z">
        <w:r w:rsidR="007D0AC2">
          <w:t>a)</w:t>
        </w:r>
        <w:r w:rsidR="007D0AC2" w:rsidRPr="00A97774">
          <w:t xml:space="preserve"> </w:t>
        </w:r>
        <w:r w:rsidR="007D0AC2" w:rsidRPr="006C070A">
          <w:t>before</w:t>
        </w:r>
        <w:r w:rsidR="007D0AC2" w:rsidRPr="00A97774">
          <w:t xml:space="preserve"> </w:t>
        </w:r>
      </w:ins>
      <w:r w:rsidRPr="00A97774">
        <w:t xml:space="preserve">and </w:t>
      </w:r>
      <w:del w:id="1012" w:author="Patrick Tang" w:date="2021-06-28T17:49:00Z">
        <w:r w:rsidRPr="00A97774" w:rsidDel="007D0AC2">
          <w:delText>S2</w:delText>
        </w:r>
      </w:del>
      <w:ins w:id="1013" w:author="Patrick Tang" w:date="2021-06-28T17:49:00Z">
        <w:r w:rsidR="007D0AC2">
          <w:t>b)</w:t>
        </w:r>
      </w:ins>
      <w:del w:id="1014" w:author="Patrick Tang" w:date="2021-06-28T17:49:00Z">
        <w:r w:rsidRPr="00A97774" w:rsidDel="007D0AC2">
          <w:delText>,</w:delText>
        </w:r>
      </w:del>
      <w:r w:rsidRPr="00A97774">
        <w:t xml:space="preserve"> </w:t>
      </w:r>
      <w:del w:id="1015" w:author="Patrick Tang" w:date="2021-06-28T17:49:00Z">
        <w:r w:rsidRPr="00A97774" w:rsidDel="007D0AC2">
          <w:delText xml:space="preserve">before and </w:delText>
        </w:r>
      </w:del>
      <w:r w:rsidRPr="00453F0F">
        <w:t>after self- healing</w:t>
      </w:r>
    </w:p>
    <w:p w14:paraId="2202C770" w14:textId="77777777" w:rsidR="00B40315" w:rsidRPr="002B568D" w:rsidRDefault="00B40315">
      <w:pPr>
        <w:pStyle w:val="BodyText"/>
        <w:rPr>
          <w:sz w:val="26"/>
        </w:rPr>
      </w:pPr>
    </w:p>
    <w:p w14:paraId="5FA9DA1E" w14:textId="77777777" w:rsidR="00B40315" w:rsidRPr="00FA1A45" w:rsidRDefault="00B40315">
      <w:pPr>
        <w:pStyle w:val="BodyText"/>
        <w:spacing w:before="8"/>
        <w:rPr>
          <w:sz w:val="21"/>
        </w:rPr>
      </w:pPr>
    </w:p>
    <w:p w14:paraId="1221A737" w14:textId="77777777" w:rsidR="00B40315" w:rsidRPr="00BE3340" w:rsidRDefault="002B1B5E">
      <w:pPr>
        <w:pStyle w:val="Heading2"/>
        <w:numPr>
          <w:ilvl w:val="1"/>
          <w:numId w:val="5"/>
        </w:numPr>
        <w:tabs>
          <w:tab w:val="left" w:pos="655"/>
          <w:tab w:val="left" w:pos="656"/>
        </w:tabs>
        <w:ind w:hanging="539"/>
      </w:pPr>
      <w:r w:rsidRPr="00AF7ECF">
        <w:t>Data</w:t>
      </w:r>
      <w:r w:rsidRPr="00BE3340">
        <w:rPr>
          <w:spacing w:val="-2"/>
        </w:rPr>
        <w:t xml:space="preserve"> </w:t>
      </w:r>
      <w:r w:rsidRPr="00BE3340">
        <w:t>Collection</w:t>
      </w:r>
    </w:p>
    <w:p w14:paraId="30189531" w14:textId="7D52676D" w:rsidR="00B40315" w:rsidRPr="00BE3340" w:rsidRDefault="008E6C9D">
      <w:pPr>
        <w:pStyle w:val="BodyText"/>
        <w:spacing w:before="161" w:line="254" w:lineRule="auto"/>
        <w:ind w:left="117" w:right="595"/>
        <w:jc w:val="both"/>
      </w:pPr>
      <w:commentRangeStart w:id="1016"/>
      <w:commentRangeStart w:id="1017"/>
      <w:r>
        <w:pict w14:anchorId="0172DFB4">
          <v:shape id="_x0000_s1355" type="#_x0000_t202" style="position:absolute;left:0;text-align:left;margin-left:255.5pt;margin-top:64.05pt;width:8.5pt;height:18.95pt;z-index:-251701760;mso-position-horizontal-relative:page" filled="f" stroked="f">
            <v:textbox style="mso-next-textbox:#_x0000_s1355" inset="0,0,0,0">
              <w:txbxContent>
                <w:p w14:paraId="1E53470E" w14:textId="77777777" w:rsidR="002E35F5" w:rsidRDefault="002E35F5">
                  <w:pPr>
                    <w:pStyle w:val="BodyText"/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anchorx="page"/>
          </v:shape>
        </w:pict>
      </w:r>
      <w:r w:rsidR="002B1B5E" w:rsidRPr="00BE3340">
        <w:t>Empirical</w:t>
      </w:r>
      <w:r w:rsidR="002B1B5E" w:rsidRPr="00BE3340">
        <w:rPr>
          <w:spacing w:val="-5"/>
        </w:rPr>
        <w:t xml:space="preserve"> </w:t>
      </w:r>
      <w:r w:rsidR="002B1B5E" w:rsidRPr="00A97774">
        <w:t>data</w:t>
      </w:r>
      <w:commentRangeEnd w:id="1016"/>
      <w:r w:rsidR="00E74342">
        <w:rPr>
          <w:rStyle w:val="CommentReference"/>
        </w:rPr>
        <w:commentReference w:id="1016"/>
      </w:r>
      <w:r w:rsidR="002B1B5E" w:rsidRPr="00A97774">
        <w:rPr>
          <w:spacing w:val="-5"/>
        </w:rPr>
        <w:t xml:space="preserve"> </w:t>
      </w:r>
      <w:r w:rsidR="002B1B5E" w:rsidRPr="00A97774">
        <w:t>for</w:t>
      </w:r>
      <w:r w:rsidR="002B1B5E" w:rsidRPr="00A97774">
        <w:rPr>
          <w:spacing w:val="-5"/>
        </w:rPr>
        <w:t xml:space="preserve"> </w:t>
      </w:r>
      <w:r w:rsidR="002B1B5E" w:rsidRPr="00A97774">
        <w:t>prediction</w:t>
      </w:r>
      <w:r w:rsidR="002B1B5E" w:rsidRPr="00453F0F">
        <w:rPr>
          <w:spacing w:val="-4"/>
        </w:rPr>
        <w:t xml:space="preserve"> </w:t>
      </w:r>
      <w:r w:rsidR="002B1B5E" w:rsidRPr="00453F0F">
        <w:t>were</w:t>
      </w:r>
      <w:r w:rsidR="002B1B5E" w:rsidRPr="007F427F">
        <w:rPr>
          <w:spacing w:val="-5"/>
        </w:rPr>
        <w:t xml:space="preserve"> </w:t>
      </w:r>
      <w:r w:rsidR="002B1B5E" w:rsidRPr="002B568D">
        <w:t>gathered</w:t>
      </w:r>
      <w:r w:rsidR="002B1B5E" w:rsidRPr="00FA1A45">
        <w:rPr>
          <w:spacing w:val="-5"/>
        </w:rPr>
        <w:t xml:space="preserve"> </w:t>
      </w:r>
      <w:r w:rsidR="002B1B5E" w:rsidRPr="00AF7ECF">
        <w:t>wit</w:t>
      </w:r>
      <w:r w:rsidR="002B1B5E" w:rsidRPr="00BE3340">
        <w:t>h</w:t>
      </w:r>
      <w:commentRangeStart w:id="1018"/>
      <w:r w:rsidR="002B1B5E" w:rsidRPr="00BE3340">
        <w:rPr>
          <w:spacing w:val="-5"/>
        </w:rPr>
        <w:t xml:space="preserve"> </w:t>
      </w:r>
      <w:r w:rsidR="002B1B5E" w:rsidRPr="00BE3340">
        <w:t>four</w:t>
      </w:r>
      <w:r w:rsidR="002B1B5E" w:rsidRPr="00BE3340">
        <w:rPr>
          <w:spacing w:val="-4"/>
        </w:rPr>
        <w:t xml:space="preserve"> </w:t>
      </w:r>
      <w:r w:rsidR="002B1B5E" w:rsidRPr="00BE3340">
        <w:t>features</w:t>
      </w:r>
      <w:commentRangeEnd w:id="1018"/>
      <w:r w:rsidR="00E74342">
        <w:rPr>
          <w:rStyle w:val="CommentReference"/>
        </w:rPr>
        <w:commentReference w:id="1018"/>
      </w:r>
      <w:r w:rsidR="002B1B5E" w:rsidRPr="00A97774">
        <w:t>,</w:t>
      </w:r>
      <w:r w:rsidR="002B1B5E" w:rsidRPr="00A97774">
        <w:rPr>
          <w:spacing w:val="-4"/>
        </w:rPr>
        <w:t xml:space="preserve"> </w:t>
      </w:r>
      <w:r w:rsidR="002B1B5E" w:rsidRPr="00A97774">
        <w:t>crack</w:t>
      </w:r>
      <w:r w:rsidR="002B1B5E" w:rsidRPr="00A97774">
        <w:rPr>
          <w:spacing w:val="-5"/>
        </w:rPr>
        <w:t xml:space="preserve"> </w:t>
      </w:r>
      <w:r w:rsidR="002B1B5E" w:rsidRPr="00453F0F">
        <w:t>width</w:t>
      </w:r>
      <w:r w:rsidR="002B1B5E" w:rsidRPr="00453F0F">
        <w:rPr>
          <w:spacing w:val="-5"/>
        </w:rPr>
        <w:t xml:space="preserve"> </w:t>
      </w:r>
      <w:r w:rsidR="002B1B5E" w:rsidRPr="007F427F">
        <w:t>before</w:t>
      </w:r>
      <w:r w:rsidR="002B1B5E" w:rsidRPr="002B568D">
        <w:rPr>
          <w:spacing w:val="-4"/>
        </w:rPr>
        <w:t xml:space="preserve"> </w:t>
      </w:r>
      <w:r w:rsidR="002B1B5E" w:rsidRPr="00FA1A45">
        <w:t>self-healing</w:t>
      </w:r>
      <w:r w:rsidR="002B1B5E" w:rsidRPr="00AF7ECF">
        <w:rPr>
          <w:spacing w:val="-5"/>
        </w:rPr>
        <w:t xml:space="preserve"> </w:t>
      </w:r>
      <w:r w:rsidR="002B1B5E" w:rsidRPr="00BE3340">
        <w:t>representing the influencing factor of self-healing, and the</w:t>
      </w:r>
      <w:ins w:id="1019" w:author="Patrick Tang" w:date="2021-06-28T17:50:00Z">
        <w:r w:rsidR="00E74342">
          <w:t xml:space="preserve"> mineral</w:t>
        </w:r>
      </w:ins>
      <w:r w:rsidR="002B1B5E" w:rsidRPr="00A97774">
        <w:t xml:space="preserve"> </w:t>
      </w:r>
      <w:del w:id="1020" w:author="Patrick Tang" w:date="2021-06-28T17:50:00Z">
        <w:r w:rsidR="002B1B5E" w:rsidRPr="00A97774" w:rsidDel="00E74342">
          <w:delText xml:space="preserve">weight </w:delText>
        </w:r>
      </w:del>
      <w:ins w:id="1021" w:author="Patrick Tang" w:date="2021-06-28T17:50:00Z">
        <w:r w:rsidR="00E74342">
          <w:t>contents</w:t>
        </w:r>
        <w:r w:rsidR="00E74342" w:rsidRPr="00A97774">
          <w:t xml:space="preserve"> </w:t>
        </w:r>
      </w:ins>
      <w:r w:rsidR="002B1B5E" w:rsidRPr="00A97774">
        <w:t xml:space="preserve">of </w:t>
      </w:r>
      <w:r w:rsidR="002B1B5E" w:rsidRPr="00A97774">
        <w:rPr>
          <w:spacing w:val="-6"/>
        </w:rPr>
        <w:t xml:space="preserve">FA, SF, </w:t>
      </w:r>
      <w:r w:rsidR="002B1B5E" w:rsidRPr="00A97774">
        <w:t xml:space="preserve">and LP illustrating the variable composites of ECC. </w:t>
      </w:r>
      <w:commentRangeEnd w:id="1017"/>
      <w:r w:rsidR="00E74342">
        <w:rPr>
          <w:rStyle w:val="CommentReference"/>
        </w:rPr>
        <w:commentReference w:id="1017"/>
      </w:r>
      <w:r w:rsidR="002B1B5E" w:rsidRPr="00A97774">
        <w:t xml:space="preserve">It is noteworthy that some impact factors in the test, such as GPC, sand, W/CM, and healing time </w:t>
      </w:r>
      <w:del w:id="1022" w:author="Patrick Tang" w:date="2021-06-28T17:53:00Z">
        <w:r w:rsidR="002B1B5E" w:rsidRPr="00A97774" w:rsidDel="00E74342">
          <w:delText xml:space="preserve">are </w:delText>
        </w:r>
      </w:del>
      <w:ins w:id="1023" w:author="Patrick Tang" w:date="2021-06-28T17:53:00Z">
        <w:r w:rsidR="00E74342">
          <w:t>we</w:t>
        </w:r>
        <w:r w:rsidR="00E74342" w:rsidRPr="00A97774">
          <w:t xml:space="preserve">re </w:t>
        </w:r>
      </w:ins>
      <w:del w:id="1024" w:author="Patrick Tang" w:date="2021-06-28T17:53:00Z">
        <w:r w:rsidR="002B1B5E" w:rsidRPr="00A97774" w:rsidDel="00E74342">
          <w:delText>controlled as</w:delText>
        </w:r>
      </w:del>
      <w:ins w:id="1025" w:author="Patrick Tang" w:date="2021-06-28T17:53:00Z">
        <w:r w:rsidR="00E74342">
          <w:t>kept</w:t>
        </w:r>
      </w:ins>
      <w:r w:rsidR="002B1B5E" w:rsidRPr="00A97774">
        <w:t xml:space="preserve"> constant</w:t>
      </w:r>
      <w:del w:id="1026" w:author="Patrick Tang" w:date="2021-06-28T17:53:00Z">
        <w:r w:rsidR="002B1B5E" w:rsidRPr="00A97774" w:rsidDel="00E74342">
          <w:delText>s</w:delText>
        </w:r>
      </w:del>
      <w:r w:rsidR="002B1B5E" w:rsidRPr="00A97774">
        <w:t xml:space="preserve"> </w:t>
      </w:r>
      <w:del w:id="1027" w:author="Patrick Tang" w:date="2021-06-28T17:53:00Z">
        <w:r w:rsidR="002B1B5E" w:rsidRPr="00A97774" w:rsidDel="00E74342">
          <w:delText xml:space="preserve">which </w:delText>
        </w:r>
      </w:del>
      <w:ins w:id="1028" w:author="Patrick Tang" w:date="2021-06-28T17:53:00Z">
        <w:r w:rsidR="00E74342">
          <w:t xml:space="preserve">and would have no </w:t>
        </w:r>
      </w:ins>
      <w:ins w:id="1029" w:author="Patrick Tang" w:date="2021-06-28T17:54:00Z">
        <w:r w:rsidR="00E74342">
          <w:t>effect</w:t>
        </w:r>
      </w:ins>
      <w:ins w:id="1030" w:author="Patrick Tang" w:date="2021-06-28T17:53:00Z">
        <w:r w:rsidR="00E74342">
          <w:t xml:space="preserve"> </w:t>
        </w:r>
      </w:ins>
      <w:ins w:id="1031" w:author="Patrick Tang" w:date="2021-06-28T17:54:00Z">
        <w:r w:rsidR="00E74342">
          <w:t xml:space="preserve">on </w:t>
        </w:r>
        <w:proofErr w:type="spellStart"/>
        <w:r w:rsidR="00D261E6">
          <w:t>predction</w:t>
        </w:r>
        <w:proofErr w:type="spellEnd"/>
        <w:r w:rsidR="00D261E6">
          <w:t xml:space="preserve"> outputs and thus they were </w:t>
        </w:r>
      </w:ins>
      <w:del w:id="1032" w:author="Patrick Tang" w:date="2021-06-28T17:53:00Z">
        <w:r w:rsidR="002B1B5E" w:rsidRPr="00A97774" w:rsidDel="00E74342">
          <w:delText xml:space="preserve">are </w:delText>
        </w:r>
      </w:del>
      <w:r w:rsidR="002B1B5E" w:rsidRPr="00A97774">
        <w:t>excluded f</w:t>
      </w:r>
      <w:ins w:id="1033" w:author="Patrick Tang" w:date="2021-06-28T17:53:00Z">
        <w:r w:rsidR="00E74342">
          <w:t>rom</w:t>
        </w:r>
      </w:ins>
      <w:del w:id="1034" w:author="Patrick Tang" w:date="2021-06-28T17:53:00Z">
        <w:r w:rsidR="002B1B5E" w:rsidRPr="00A97774" w:rsidDel="00E74342">
          <w:delText>or</w:delText>
        </w:r>
      </w:del>
      <w:r w:rsidR="002B1B5E" w:rsidRPr="00A97774">
        <w:t xml:space="preserve"> the prediction</w:t>
      </w:r>
      <w:ins w:id="1035" w:author="Patrick Tang" w:date="2021-06-28T17:55:00Z">
        <w:r w:rsidR="00D261E6">
          <w:t>-</w:t>
        </w:r>
      </w:ins>
      <w:del w:id="1036" w:author="Patrick Tang" w:date="2021-06-28T17:55:00Z">
        <w:r w:rsidR="002B1B5E" w:rsidRPr="00A97774" w:rsidDel="00D261E6">
          <w:delText xml:space="preserve"> </w:delText>
        </w:r>
      </w:del>
      <w:r w:rsidR="002B1B5E" w:rsidRPr="00A97774">
        <w:t>model</w:t>
      </w:r>
      <w:ins w:id="1037" w:author="Patrick Tang" w:date="2021-06-28T17:55:00Z">
        <w:r w:rsidR="00D261E6">
          <w:t xml:space="preserve"> construction</w:t>
        </w:r>
      </w:ins>
      <w:del w:id="1038" w:author="Patrick Tang" w:date="2021-06-28T17:55:00Z">
        <w:r w:rsidR="002B1B5E" w:rsidRPr="00A97774" w:rsidDel="00D261E6">
          <w:delText>ing</w:delText>
        </w:r>
      </w:del>
      <w:del w:id="1039" w:author="Patrick Tang" w:date="2021-06-28T17:54:00Z">
        <w:r w:rsidR="002B1B5E" w:rsidRPr="00A97774" w:rsidDel="00D261E6">
          <w:delText xml:space="preserve"> due to no effect</w:delText>
        </w:r>
      </w:del>
      <w:r w:rsidR="002B1B5E" w:rsidRPr="00A97774">
        <w:t xml:space="preserve">. </w:t>
      </w:r>
      <w:ins w:id="1040" w:author="Patrick Tang" w:date="2021-06-28T17:56:00Z">
        <w:r w:rsidR="00D261E6">
          <w:t>For each ECC mix, crack</w:t>
        </w:r>
      </w:ins>
      <w:ins w:id="1041" w:author="Patrick Tang" w:date="2021-06-28T17:57:00Z">
        <w:r w:rsidR="00D261E6">
          <w:t xml:space="preserve"> data</w:t>
        </w:r>
      </w:ins>
      <w:ins w:id="1042" w:author="Patrick Tang" w:date="2021-06-28T17:56:00Z">
        <w:r w:rsidR="00D261E6">
          <w:t xml:space="preserve"> of </w:t>
        </w:r>
      </w:ins>
      <w:del w:id="1043" w:author="Patrick Tang" w:date="2021-06-28T17:56:00Z">
        <w:r w:rsidR="002B1B5E" w:rsidRPr="00A97774" w:rsidDel="00D261E6">
          <w:delText xml:space="preserve"> </w:delText>
        </w:r>
      </w:del>
      <w:del w:id="1044" w:author="Patrick Tang" w:date="2021-06-28T17:53:00Z">
        <w:r w:rsidR="002B1B5E" w:rsidRPr="00A97774" w:rsidDel="00E74342">
          <w:delText xml:space="preserve"> </w:delText>
        </w:r>
      </w:del>
      <w:del w:id="1045" w:author="Patrick Tang" w:date="2021-06-28T17:56:00Z">
        <w:r w:rsidR="002B1B5E" w:rsidRPr="00A97774" w:rsidDel="00D261E6">
          <w:delText xml:space="preserve">There </w:delText>
        </w:r>
        <w:r w:rsidR="002B1B5E" w:rsidRPr="00A97774" w:rsidDel="00D261E6">
          <w:rPr>
            <w:spacing w:val="-4"/>
          </w:rPr>
          <w:delText xml:space="preserve">are    </w:delText>
        </w:r>
        <w:r w:rsidR="002B1B5E" w:rsidRPr="00453F0F" w:rsidDel="00D261E6">
          <w:rPr>
            <w:spacing w:val="47"/>
          </w:rPr>
          <w:delText xml:space="preserve"> </w:delText>
        </w:r>
      </w:del>
      <w:ins w:id="1046" w:author="Patrick Tang" w:date="2021-06-28T17:56:00Z">
        <w:r w:rsidR="00D261E6">
          <w:t>six</w:t>
        </w:r>
      </w:ins>
      <w:del w:id="1047" w:author="Patrick Tang" w:date="2021-06-28T17:56:00Z">
        <w:r w:rsidR="002B1B5E" w:rsidRPr="00A97774" w:rsidDel="00D261E6">
          <w:delText>6</w:delText>
        </w:r>
      </w:del>
      <w:r w:rsidR="002B1B5E" w:rsidRPr="00A97774">
        <w:t xml:space="preserve"> </w:t>
      </w:r>
      <w:ins w:id="1048" w:author="Patrick Tang" w:date="2021-06-28T17:56:00Z">
        <w:r w:rsidR="00D261E6">
          <w:t xml:space="preserve">identical </w:t>
        </w:r>
      </w:ins>
      <w:r w:rsidR="002B1B5E" w:rsidRPr="00A97774">
        <w:t xml:space="preserve">specimens </w:t>
      </w:r>
      <w:del w:id="1049" w:author="Patrick Tang" w:date="2021-06-28T17:56:00Z">
        <w:r w:rsidR="002B1B5E" w:rsidRPr="00A97774" w:rsidDel="00D261E6">
          <w:delText xml:space="preserve">with dimension of </w:delText>
        </w:r>
        <w:r w:rsidR="002B1B5E" w:rsidRPr="00BE3340" w:rsidDel="00D261E6">
          <w:rPr>
            <w:rPrChange w:id="1050" w:author="Patrick Tang" w:date="2021-06-25T17:28:00Z">
              <w:rPr>
                <w:rFonts w:ascii="Garamond" w:hAnsi="Garamond"/>
              </w:rPr>
            </w:rPrChange>
          </w:rPr>
          <w:delText>Ø50</w:delText>
        </w:r>
        <w:r w:rsidR="002B1B5E" w:rsidRPr="00BE3340" w:rsidDel="00D261E6">
          <w:rPr>
            <w:i/>
          </w:rPr>
          <w:delText xml:space="preserve">mm </w:delText>
        </w:r>
        <w:r w:rsidR="002B1B5E" w:rsidRPr="00BE3340" w:rsidDel="00D261E6">
          <w:rPr>
            <w:rPrChange w:id="1051" w:author="Patrick Tang" w:date="2021-06-25T17:28:00Z">
              <w:rPr>
                <w:rFonts w:ascii="Garamond" w:hAnsi="Garamond"/>
              </w:rPr>
            </w:rPrChange>
          </w:rPr>
          <w:lastRenderedPageBreak/>
          <w:delText>100</w:delText>
        </w:r>
        <w:r w:rsidR="002B1B5E" w:rsidRPr="00BE3340" w:rsidDel="00D261E6">
          <w:rPr>
            <w:i/>
          </w:rPr>
          <w:delText xml:space="preserve">mm </w:delText>
        </w:r>
        <w:r w:rsidR="002B1B5E" w:rsidRPr="00BE3340" w:rsidDel="00D261E6">
          <w:delText xml:space="preserve">for each mixtures which </w:delText>
        </w:r>
      </w:del>
      <w:r w:rsidR="002B1B5E" w:rsidRPr="00BE3340">
        <w:t xml:space="preserve">were observed using digital microscope </w:t>
      </w:r>
      <w:del w:id="1052" w:author="Patrick Tang" w:date="2021-06-28T17:57:00Z">
        <w:r w:rsidR="002B1B5E" w:rsidRPr="00BE3340" w:rsidDel="00D261E6">
          <w:delText xml:space="preserve">to collect crack width samples </w:delText>
        </w:r>
      </w:del>
      <w:r w:rsidR="002B1B5E" w:rsidRPr="00BE3340">
        <w:t xml:space="preserve">before </w:t>
      </w:r>
      <w:del w:id="1053" w:author="Patrick Tang" w:date="2021-06-28T17:57:00Z">
        <w:r w:rsidR="002B1B5E" w:rsidRPr="00BE3340" w:rsidDel="00D261E6">
          <w:delText xml:space="preserve">self-healing </w:delText>
        </w:r>
      </w:del>
      <w:r w:rsidR="002B1B5E" w:rsidRPr="00BE3340">
        <w:t xml:space="preserve">and after self-healing. </w:t>
      </w:r>
      <w:ins w:id="1054" w:author="Patrick Tang" w:date="2021-06-28T17:58:00Z">
        <w:r w:rsidR="00D261E6">
          <w:t xml:space="preserve">To collect </w:t>
        </w:r>
      </w:ins>
      <w:ins w:id="1055" w:author="Patrick Tang" w:date="2021-06-28T17:59:00Z">
        <w:r w:rsidR="00D261E6">
          <w:t xml:space="preserve">enough </w:t>
        </w:r>
      </w:ins>
      <w:ins w:id="1056" w:author="Patrick Tang" w:date="2021-06-28T17:58:00Z">
        <w:r w:rsidR="00D261E6">
          <w:t>crack data, f</w:t>
        </w:r>
      </w:ins>
      <w:del w:id="1057" w:author="Patrick Tang" w:date="2021-06-28T17:58:00Z">
        <w:r w:rsidR="002B1B5E" w:rsidRPr="00BE3340" w:rsidDel="00D261E6">
          <w:delText>F</w:delText>
        </w:r>
      </w:del>
      <w:r w:rsidR="002B1B5E" w:rsidRPr="00BE3340">
        <w:t xml:space="preserve">our horizontal </w:t>
      </w:r>
      <w:r w:rsidR="002B1B5E" w:rsidRPr="00A97774">
        <w:rPr>
          <w:spacing w:val="-3"/>
        </w:rPr>
        <w:t xml:space="preserve">lines </w:t>
      </w:r>
      <w:r w:rsidR="002B1B5E" w:rsidRPr="00A97774">
        <w:t>were</w:t>
      </w:r>
      <w:r w:rsidR="002B1B5E" w:rsidRPr="00A97774">
        <w:rPr>
          <w:spacing w:val="-15"/>
        </w:rPr>
        <w:t xml:space="preserve"> </w:t>
      </w:r>
      <w:r w:rsidR="002B1B5E" w:rsidRPr="00A97774">
        <w:t>drawn</w:t>
      </w:r>
      <w:r w:rsidR="002B1B5E" w:rsidRPr="00453F0F">
        <w:rPr>
          <w:spacing w:val="-15"/>
        </w:rPr>
        <w:t xml:space="preserve"> </w:t>
      </w:r>
      <w:r w:rsidR="002B1B5E" w:rsidRPr="00453F0F">
        <w:t>on</w:t>
      </w:r>
      <w:r w:rsidR="002B1B5E" w:rsidRPr="007F427F">
        <w:rPr>
          <w:spacing w:val="-15"/>
        </w:rPr>
        <w:t xml:space="preserve"> </w:t>
      </w:r>
      <w:r w:rsidR="002B1B5E" w:rsidRPr="002B568D">
        <w:t>the</w:t>
      </w:r>
      <w:r w:rsidR="002B1B5E" w:rsidRPr="00FA1A45">
        <w:rPr>
          <w:spacing w:val="-14"/>
        </w:rPr>
        <w:t xml:space="preserve"> </w:t>
      </w:r>
      <w:r w:rsidR="002B1B5E" w:rsidRPr="00AF7ECF">
        <w:t>surface</w:t>
      </w:r>
      <w:r w:rsidR="002B1B5E" w:rsidRPr="00BE3340">
        <w:rPr>
          <w:spacing w:val="-15"/>
        </w:rPr>
        <w:t xml:space="preserve"> </w:t>
      </w:r>
      <w:r w:rsidR="002B1B5E" w:rsidRPr="00BE3340">
        <w:t>of</w:t>
      </w:r>
      <w:r w:rsidR="002B1B5E" w:rsidRPr="00BE3340">
        <w:rPr>
          <w:spacing w:val="-15"/>
        </w:rPr>
        <w:t xml:space="preserve"> </w:t>
      </w:r>
      <w:r w:rsidR="002B1B5E" w:rsidRPr="00BE3340">
        <w:t>each</w:t>
      </w:r>
      <w:r w:rsidR="002B1B5E" w:rsidRPr="00BE3340">
        <w:rPr>
          <w:spacing w:val="-14"/>
        </w:rPr>
        <w:t xml:space="preserve"> </w:t>
      </w:r>
      <w:r w:rsidR="002B1B5E" w:rsidRPr="00BE3340">
        <w:t>specimen</w:t>
      </w:r>
      <w:r w:rsidR="002B1B5E" w:rsidRPr="00BE3340">
        <w:rPr>
          <w:spacing w:val="-15"/>
        </w:rPr>
        <w:t xml:space="preserve"> </w:t>
      </w:r>
      <w:r w:rsidR="002B1B5E" w:rsidRPr="00BE3340">
        <w:t>along</w:t>
      </w:r>
      <w:r w:rsidR="002B1B5E" w:rsidRPr="00BE3340">
        <w:rPr>
          <w:spacing w:val="-15"/>
        </w:rPr>
        <w:t xml:space="preserve"> </w:t>
      </w:r>
      <w:r w:rsidR="002B1B5E" w:rsidRPr="00BE3340">
        <w:t>the</w:t>
      </w:r>
      <w:r w:rsidR="002B1B5E" w:rsidRPr="00BE3340">
        <w:rPr>
          <w:spacing w:val="-14"/>
        </w:rPr>
        <w:t xml:space="preserve"> </w:t>
      </w:r>
      <w:r w:rsidR="002B1B5E" w:rsidRPr="00BE3340">
        <w:t>direction</w:t>
      </w:r>
      <w:r w:rsidR="002B1B5E" w:rsidRPr="00BE3340">
        <w:rPr>
          <w:spacing w:val="-15"/>
        </w:rPr>
        <w:t xml:space="preserve"> </w:t>
      </w:r>
      <w:r w:rsidR="002B1B5E" w:rsidRPr="00BE3340">
        <w:t>of</w:t>
      </w:r>
      <w:r w:rsidR="002B1B5E" w:rsidRPr="00BE3340">
        <w:rPr>
          <w:spacing w:val="-15"/>
        </w:rPr>
        <w:t xml:space="preserve"> </w:t>
      </w:r>
      <w:r w:rsidR="002B1B5E" w:rsidRPr="00BE3340">
        <w:t>vertical</w:t>
      </w:r>
      <w:r w:rsidR="002B1B5E" w:rsidRPr="00BE3340">
        <w:rPr>
          <w:spacing w:val="-14"/>
        </w:rPr>
        <w:t xml:space="preserve"> </w:t>
      </w:r>
      <w:r w:rsidR="002B1B5E" w:rsidRPr="00BE3340">
        <w:t>force,</w:t>
      </w:r>
      <w:r w:rsidR="002B1B5E" w:rsidRPr="00BE3340">
        <w:rPr>
          <w:spacing w:val="-14"/>
        </w:rPr>
        <w:t xml:space="preserve"> </w:t>
      </w:r>
      <w:r w:rsidR="002B1B5E" w:rsidRPr="00BE3340">
        <w:t>which</w:t>
      </w:r>
      <w:r w:rsidR="002B1B5E" w:rsidRPr="00BE3340">
        <w:rPr>
          <w:spacing w:val="-15"/>
        </w:rPr>
        <w:t xml:space="preserve"> </w:t>
      </w:r>
      <w:r w:rsidR="002B1B5E" w:rsidRPr="00BE3340">
        <w:t>divided</w:t>
      </w:r>
      <w:r w:rsidR="002B1B5E" w:rsidRPr="00BE3340">
        <w:rPr>
          <w:spacing w:val="-15"/>
        </w:rPr>
        <w:t xml:space="preserve"> </w:t>
      </w:r>
      <w:r w:rsidR="002B1B5E" w:rsidRPr="00BE3340">
        <w:t>the</w:t>
      </w:r>
      <w:r w:rsidR="002B1B5E" w:rsidRPr="00BE3340">
        <w:rPr>
          <w:spacing w:val="-14"/>
        </w:rPr>
        <w:t xml:space="preserve"> </w:t>
      </w:r>
      <w:proofErr w:type="gramStart"/>
      <w:r w:rsidR="002B1B5E" w:rsidRPr="00BE3340">
        <w:t>specimen</w:t>
      </w:r>
      <w:proofErr w:type="gramEnd"/>
    </w:p>
    <w:p w14:paraId="3A2032B9" w14:textId="77777777" w:rsidR="00B40315" w:rsidRPr="00BE3340" w:rsidRDefault="00B40315">
      <w:pPr>
        <w:spacing w:line="254" w:lineRule="auto"/>
        <w:jc w:val="both"/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space="720"/>
        </w:sectPr>
      </w:pPr>
    </w:p>
    <w:p w14:paraId="0046A659" w14:textId="77777777" w:rsidR="00B40315" w:rsidRPr="00BE3340" w:rsidRDefault="00B40315">
      <w:pPr>
        <w:pStyle w:val="BodyText"/>
        <w:spacing w:before="1"/>
      </w:pPr>
    </w:p>
    <w:p w14:paraId="31684E38" w14:textId="77777777" w:rsidR="00B40315" w:rsidRPr="00BE3340" w:rsidRDefault="008E6C9D">
      <w:pPr>
        <w:pStyle w:val="BodyText"/>
        <w:ind w:left="2027"/>
        <w:rPr>
          <w:sz w:val="20"/>
        </w:rPr>
      </w:pPr>
      <w:r>
        <w:rPr>
          <w:sz w:val="20"/>
        </w:rPr>
      </w:r>
      <w:r>
        <w:rPr>
          <w:sz w:val="20"/>
        </w:rPr>
        <w:pict w14:anchorId="2EE829D7">
          <v:group id="_x0000_s1335" style="width:278.05pt;height:237.55pt;mso-position-horizontal-relative:char;mso-position-vertical-relative:line" coordsize="5561,4751">
            <v:shape id="_x0000_s1354" style="position:absolute;left:24;top:24;width:4795;height:4702" coordorigin="24,24" coordsize="4795,4702" path="m24,2375r2,-75l29,2226r6,-73l43,2080r10,-72l66,1937r15,-71l98,1796r19,-69l138,1659r23,-67l186,1525r27,-65l242,1396r31,-64l305,1270r35,-61l376,1149r38,-59l454,1032r41,-56l538,920r45,-54l629,814r48,-51l726,713r51,-49l829,618r54,-46l938,528r56,-42l1052,446r59,-39l1171,369r61,-35l1295,300r63,-32l1423,237r65,-28l1555,183r68,-25l1691,135r70,-20l1831,96r71,-16l1975,65r72,-12l2121,43r74,-8l2270,29r75,-3l2422,24r76,2l2573,29r75,6l2722,43r74,10l2869,65r72,15l3012,96r70,19l3152,135r68,23l3288,183r67,26l3420,237r65,31l3548,300r63,34l3672,369r60,38l3791,446r58,40l3905,528r55,44l4014,618r52,46l4117,713r49,50l4214,814r46,52l4305,920r43,56l4389,1032r40,58l4467,1149r36,60l4538,1270r33,62l4601,1396r29,64l4657,1525r25,67l4705,1659r22,68l4745,1796r17,70l4777,1937r13,71l4800,2080r8,73l4814,2226r4,74l4819,2375r-1,75l4814,2524r-6,73l4800,2670r-10,72l4777,2813r-15,71l4745,2954r-18,69l4705,3091r-23,67l4657,3225r-27,65l4601,3354r-30,64l4538,3480r-35,61l4467,3601r-38,59l4389,3718r-41,57l4305,3830r-45,54l4214,3936r-48,51l4117,4037r-51,49l4014,4132r-54,46l3905,4222r-56,42l3791,4305r-59,39l3672,4381r-61,35l3548,4450r-63,32l3420,4513r-65,28l3288,4568r-68,24l3152,4615r-70,20l3012,4654r-71,16l2869,4685r-73,12l2722,4707r-74,8l2573,4721r-75,4l2422,4726r-77,-1l2270,4721r-75,-6l2121,4707r-74,-10l1975,4685r-73,-15l1831,4654r-70,-19l1691,4615r-68,-23l1555,4568r-67,-27l1423,4513r-65,-31l1295,4450r-63,-34l1171,4381r-60,-37l1052,4305r-58,-41l938,4222r-55,-44l829,4132r-52,-46l726,4037r-49,-50l629,3936r-46,-52l538,3830r-43,-55l454,3718r-40,-58l376,3601r-36,-60l305,3480r-32,-62l242,3354r-29,-64l186,3225r-25,-67l138,3091r-21,-68l98,2954,81,2884,66,2813,53,2742,43,2670r-8,-73l29,2524r-3,-74l24,2375xe" filled="f" strokeweight=".85875mm">
              <v:path arrowok="t"/>
            </v:shape>
            <v:line id="_x0000_s1353" style="position:absolute" from="740,881" to="4130,881" strokecolor="#4472c4" strokeweight=".28625mm"/>
            <v:line id="_x0000_s1352" style="position:absolute" from="726,1829" to="4117,1829" strokecolor="#4472c4" strokeweight=".28625mm"/>
            <v:line id="_x0000_s1351" style="position:absolute" from="726,2807" to="4117,2807" strokecolor="#4472c4" strokeweight=".28625mm"/>
            <v:line id="_x0000_s1350" style="position:absolute" from="817,3765" to="4207,3765" strokecolor="#4472c4" strokeweight=".28625mm"/>
            <v:shape id="_x0000_s1349" style="position:absolute;left:1089;top:2806;width:65;height:959" coordorigin="1090,2807" coordsize="65,959" o:spt="100" adj="0,,0" path="m1128,2861r-11,l1117,2904r11,l1128,2861xm1122,2807r-32,65l1117,2872r,-11l1149,2861r-27,-54xm1149,2861r-21,l1128,2872r27,l1149,2861xm1128,2937r-11,l1117,2980r11,l1128,2937xm1128,3012r-11,l1117,3056r11,l1128,3012xm1128,3088r-11,l1117,3131r11,l1128,3088xm1128,3164r-11,l1117,3207r11,l1128,3164xm1128,3240r-11,l1117,3283r11,l1128,3240xm1128,3315r-11,l1117,3359r11,l1128,3315xm1128,3391r-11,l1117,3434r11,l1128,3391xm1128,3467r-11,l1117,3510r11,l1128,3467xm1128,3542r-11,l1117,3586r11,l1128,3542xm1128,3618r-11,l1117,3661r11,l1128,3618xm1117,3700r-27,l1122,3765r27,-54l1117,3711r,-11xm1128,3694r-11,l1117,3711r11,l1128,3694xm1155,3700r-27,l1128,3711r21,l1155,3700xe" fillcolor="#4472c4" stroked="f">
              <v:stroke joinstyle="round"/>
              <v:formulas/>
              <v:path arrowok="t" o:connecttype="segments"/>
            </v:shape>
            <v:line id="_x0000_s1348" style="position:absolute" from="1998,15" to="5212,15" strokecolor="#4472c4" strokeweight=".28625mm"/>
            <v:line id="_x0000_s1347" style="position:absolute" from="1998,4726" to="5212,4726" strokecolor="#4472c4" strokeweight=".28625mm"/>
            <v:shape id="_x0000_s1346" style="position:absolute;left:4957;top:24;width:65;height:4702" coordorigin="4957,24" coordsize="65,4702" o:spt="100" adj="0,,0" path="m4995,78r-10,l4985,122r10,l4995,78xm4990,24r-33,65l4985,89r,-11l5017,78,4990,24xm5017,78r-22,l4995,89r27,l5017,78xm4995,154r-10,l4985,197r10,l4995,154xm4995,230r-10,l4985,273r10,l4995,230xm4995,306r-10,l4985,349r10,l4995,306xm4995,381r-10,l4985,425r10,l4995,381xm4995,457r-10,l4985,500r10,l4995,457xm4995,533r-10,l4985,576r10,l4995,533xm4995,609r-10,l4985,652r10,l4995,609xm4995,684r-10,l4985,728r10,l4995,684xm4995,760r-10,l4985,803r10,l4995,760xm4995,836r-10,l4985,879r10,l4995,836xm4995,912r-10,l4985,955r10,l4995,912xm4995,987r-10,l4985,1031r10,l4995,987xm4995,1063r-10,l4985,1106r10,l4995,1063xm4995,1139r-10,l4985,1182r10,l4995,1139xm4995,1214r-10,l4985,1258r10,l4995,1214xm4995,1290r-10,l4985,1333r10,l4995,1290xm4995,1366r-10,l4985,1409r10,l4995,1366xm4995,1442r-10,l4985,1485r10,l4995,1442xm4995,1517r-10,l4985,1561r10,l4995,1517xm4995,1593r-10,l4985,1636r10,l4995,1593xm4995,1669r-10,l4985,1712r10,l4995,1669xm4995,1745r-10,l4985,1788r10,l4995,1745xm4995,1820r-10,l4985,1864r10,l4995,1820xm4995,1896r-10,l4985,1939r10,l4995,1896xm4995,1972r-10,l4985,2015r10,l4995,1972xm4995,2047r-10,l4985,2091r10,l4995,2047xm4995,2123r-10,l4985,2167r10,l4995,2123xm4995,2199r-10,l4985,2242r10,l4995,2199xm4995,2275r-10,l4985,2318r10,l4995,2275xm4995,2350r-10,l4985,2394r10,l4995,2350xm4995,2426r-10,l4985,2469r10,l4995,2426xm4995,2502r-10,l4985,2545r10,l4995,2502xm4995,2578r-10,l4985,2621r10,l4995,2578xm4995,2653r-10,l4985,2697r10,l4995,2653xm4995,2729r-10,l4985,2772r10,l4995,2729xm4995,2805r-10,l4985,2848r10,l4995,2805xm4995,2881r-10,l4985,2924r10,l4995,2881xm4995,2956r-10,l4985,3000r10,l4995,2956xm4995,3032r-10,l4985,3075r10,l4995,3032xm4995,3108r-10,l4985,3151r10,l4995,3108xm4995,3183r-10,l4985,3227r10,l4995,3183xm4995,3259r-10,l4985,3303r10,l4995,3259xm4995,3335r-10,l4985,3378r10,l4995,3335xm4995,3411r-10,l4985,3454r10,l4995,3411xm4995,3486r-10,l4985,3530r10,l4995,3486xm4995,3562r-10,l4985,3605r10,l4995,3562xm4995,3638r-10,l4985,3681r10,l4995,3638xm4995,3714r-10,l4985,3757r10,l4995,3714xm4995,3789r-10,l4985,3833r10,l4995,3789xm4995,3865r-10,l4985,3908r10,l4995,3865xm4995,3941r-10,l4985,3984r10,l4995,3941xm4995,4017r-10,l4985,4060r10,l4995,4017xm4995,4092r-10,l4985,4136r10,l4995,4092xm4995,4168r-10,l4985,4211r10,l4995,4168xm4995,4244r-10,l4985,4287r10,l4995,4244xm4995,4319r-10,l4985,4363r10,l4995,4319xm4995,4395r-10,l4985,4438r10,l4995,4395xm4995,4471r-10,l4985,4514r10,l4995,4471xm4995,4547r-10,l4985,4590r10,l4995,4547xm4985,4661r-28,l4990,4726r30,-60l4985,4666r,-5xm4995,4622r-10,l4985,4666r10,l4995,4622xm5022,4661r-27,l4995,4666r25,l5022,4661xe" fillcolor="#4472c4" stroked="f">
              <v:stroke joinstyle="round"/>
              <v:formulas/>
              <v:path arrowok="t" o:connecttype="segments"/>
            </v:shape>
            <v:line id="_x0000_s1345" style="position:absolute" from="4587,15" to="5353,15" strokecolor="#4472c4" strokeweight=".28625mm"/>
            <v:line id="_x0000_s1344" style="position:absolute" from="4587,4726" to="5353,4726" strokecolor="#4472c4" strokeweight=".28625mm"/>
            <v:shape id="_x0000_s1343" style="position:absolute;left:2435;top:133;width:128;height:4475" coordorigin="2435,133" coordsize="128,4475" path="m2463,133r-11,48l2443,233r-6,60l2435,367r4,76l2446,534r9,95l2464,716r8,70l2492,861r7,26l2499,942r-7,63l2478,1084r-15,88l2448,1262r-10,85l2435,1420r13,67l2472,1539r28,49l2524,1645r11,77l2534,1779r-7,60l2516,1903r-13,68l2490,2046r-12,84l2468,2223r-5,103l2462,2394r-1,75l2462,2551r2,88l2466,2730r3,94l2472,2918r3,94l2478,3104r3,88l2484,3274r3,76l2489,3418r1,59l2491,3596r-2,76l2487,3720r,40l2490,3808r12,64l2519,3927r16,59l2544,4061r,68l2539,4209r-8,86l2524,4379r-6,74l2526,4564r37,43l2553,4590r-18,-37l2516,4517r-8,-17e" filled="f" strokecolor="#2f528f" strokeweight=".42939mm">
              <v:path arrowok="t"/>
            </v:shape>
            <v:shape id="_x0000_s1342" type="#_x0000_t202" style="position:absolute;left:1781;top:349;width:309;height:185" filled="f" stroked="f">
              <v:textbox inset="0,0,0,0">
                <w:txbxContent>
                  <w:p w14:paraId="67A36972" w14:textId="77777777" w:rsidR="002E35F5" w:rsidRDefault="002E35F5">
                    <w:pPr>
                      <w:spacing w:before="1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OA 1</w:t>
                    </w:r>
                  </w:p>
                </w:txbxContent>
              </v:textbox>
            </v:shape>
            <v:shape id="_x0000_s1341" type="#_x0000_t202" style="position:absolute;left:1781;top:1133;width:309;height:185" filled="f" stroked="f">
              <v:textbox inset="0,0,0,0">
                <w:txbxContent>
                  <w:p w14:paraId="43C6B651" w14:textId="77777777" w:rsidR="002E35F5" w:rsidRDefault="002E35F5">
                    <w:pPr>
                      <w:spacing w:before="1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OA 2</w:t>
                    </w:r>
                  </w:p>
                </w:txbxContent>
              </v:textbox>
            </v:shape>
            <v:shape id="_x0000_s1340" type="#_x0000_t202" style="position:absolute;left:1781;top:2166;width:309;height:185" filled="f" stroked="f">
              <v:textbox inset="0,0,0,0">
                <w:txbxContent>
                  <w:p w14:paraId="5DAEAD4A" w14:textId="77777777" w:rsidR="002E35F5" w:rsidRDefault="002E35F5">
                    <w:pPr>
                      <w:spacing w:before="1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OA 3</w:t>
                    </w:r>
                  </w:p>
                </w:txbxContent>
              </v:textbox>
            </v:shape>
            <v:shape id="_x0000_s1339" type="#_x0000_t202" style="position:absolute;left:5047;top:2202;width:513;height:185" filled="f" stroked="f">
              <v:textbox inset="0,0,0,0">
                <w:txbxContent>
                  <w:p w14:paraId="1C24F8A9" w14:textId="77777777" w:rsidR="002E35F5" w:rsidRDefault="002E35F5">
                    <w:pPr>
                      <w:spacing w:before="1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100 mm</w:t>
                    </w:r>
                  </w:p>
                </w:txbxContent>
              </v:textbox>
            </v:shape>
            <v:shape id="_x0000_s1338" type="#_x0000_t202" style="position:absolute;left:300;top:3114;width:439;height:185" filled="f" stroked="f">
              <v:textbox inset="0,0,0,0">
                <w:txbxContent>
                  <w:p w14:paraId="09B07ACC" w14:textId="77777777" w:rsidR="002E35F5" w:rsidRDefault="002E35F5">
                    <w:pPr>
                      <w:spacing w:before="1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20 mm</w:t>
                    </w:r>
                  </w:p>
                </w:txbxContent>
              </v:textbox>
            </v:shape>
            <v:shape id="_x0000_s1337" type="#_x0000_t202" style="position:absolute;left:1781;top:3124;width:309;height:185" filled="f" stroked="f">
              <v:textbox inset="0,0,0,0">
                <w:txbxContent>
                  <w:p w14:paraId="543C2A53" w14:textId="77777777" w:rsidR="002E35F5" w:rsidRDefault="002E35F5">
                    <w:pPr>
                      <w:spacing w:before="1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OA 4</w:t>
                    </w:r>
                  </w:p>
                </w:txbxContent>
              </v:textbox>
            </v:shape>
            <v:shape id="_x0000_s1336" type="#_x0000_t202" style="position:absolute;left:1781;top:3973;width:309;height:185" filled="f" stroked="f">
              <v:textbox inset="0,0,0,0">
                <w:txbxContent>
                  <w:p w14:paraId="18A83EC0" w14:textId="77777777" w:rsidR="002E35F5" w:rsidRDefault="002E35F5">
                    <w:pPr>
                      <w:spacing w:before="1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OA 5</w:t>
                    </w:r>
                  </w:p>
                </w:txbxContent>
              </v:textbox>
            </v:shape>
            <w10:anchorlock/>
          </v:group>
        </w:pict>
      </w:r>
    </w:p>
    <w:p w14:paraId="098D826E" w14:textId="77777777" w:rsidR="00B40315" w:rsidRPr="00A97774" w:rsidRDefault="00B40315">
      <w:pPr>
        <w:pStyle w:val="BodyText"/>
        <w:spacing w:before="1"/>
        <w:rPr>
          <w:sz w:val="14"/>
        </w:rPr>
      </w:pPr>
    </w:p>
    <w:p w14:paraId="14D16DC9" w14:textId="77777777" w:rsidR="00B40315" w:rsidRPr="00BE3340" w:rsidRDefault="002B1B5E">
      <w:pPr>
        <w:ind w:left="2128"/>
        <w:rPr>
          <w:sz w:val="15"/>
          <w:rPrChange w:id="1058" w:author="Patrick Tang" w:date="2021-06-25T17:28:00Z">
            <w:rPr>
              <w:rFonts w:ascii="Calibri"/>
              <w:sz w:val="15"/>
            </w:rPr>
          </w:rPrChange>
        </w:rPr>
      </w:pPr>
      <w:r w:rsidRPr="00BE3340">
        <w:rPr>
          <w:sz w:val="15"/>
          <w:rPrChange w:id="1059" w:author="Patrick Tang" w:date="2021-06-25T17:28:00Z">
            <w:rPr>
              <w:rFonts w:ascii="Calibri"/>
              <w:sz w:val="15"/>
            </w:rPr>
          </w:rPrChange>
        </w:rPr>
        <w:t>OA = Observation area</w:t>
      </w:r>
    </w:p>
    <w:p w14:paraId="416D77DC" w14:textId="77777777" w:rsidR="00B40315" w:rsidRPr="00BE3340" w:rsidRDefault="00B40315">
      <w:pPr>
        <w:pStyle w:val="BodyText"/>
        <w:rPr>
          <w:sz w:val="20"/>
          <w:rPrChange w:id="1060" w:author="Patrick Tang" w:date="2021-06-25T17:28:00Z">
            <w:rPr>
              <w:rFonts w:ascii="Calibri"/>
              <w:sz w:val="20"/>
            </w:rPr>
          </w:rPrChange>
        </w:rPr>
      </w:pPr>
    </w:p>
    <w:p w14:paraId="1F9C0379" w14:textId="77777777" w:rsidR="00B40315" w:rsidRPr="00BE3340" w:rsidRDefault="00B40315">
      <w:pPr>
        <w:pStyle w:val="BodyText"/>
        <w:spacing w:before="8"/>
        <w:rPr>
          <w:sz w:val="25"/>
          <w:rPrChange w:id="1061" w:author="Patrick Tang" w:date="2021-06-25T17:28:00Z">
            <w:rPr>
              <w:rFonts w:ascii="Calibri"/>
              <w:sz w:val="25"/>
            </w:rPr>
          </w:rPrChange>
        </w:rPr>
      </w:pPr>
    </w:p>
    <w:p w14:paraId="3F3DF68C" w14:textId="77777777" w:rsidR="00B40315" w:rsidRPr="00BE3340" w:rsidRDefault="002B1B5E">
      <w:pPr>
        <w:pStyle w:val="BodyText"/>
        <w:spacing w:before="96"/>
        <w:ind w:left="363"/>
      </w:pPr>
      <w:r w:rsidRPr="00BE3340">
        <w:t>Figure 4: Schematic diagram of measuring observation areas on the surface of ECC mixture specimen</w:t>
      </w:r>
    </w:p>
    <w:p w14:paraId="47283E89" w14:textId="77777777" w:rsidR="00B40315" w:rsidRPr="00A97774" w:rsidRDefault="00B40315">
      <w:pPr>
        <w:pStyle w:val="BodyText"/>
        <w:spacing w:before="9"/>
        <w:rPr>
          <w:sz w:val="35"/>
        </w:rPr>
      </w:pPr>
    </w:p>
    <w:p w14:paraId="6DF3FA43" w14:textId="18CF2588" w:rsidR="00B40315" w:rsidRPr="00FA1A45" w:rsidRDefault="002B1B5E">
      <w:pPr>
        <w:pStyle w:val="BodyText"/>
        <w:spacing w:before="1" w:line="256" w:lineRule="auto"/>
        <w:ind w:left="117" w:right="595"/>
        <w:jc w:val="both"/>
      </w:pPr>
      <w:r w:rsidRPr="00A97774">
        <w:t xml:space="preserve">into </w:t>
      </w:r>
      <w:r w:rsidRPr="00A97774">
        <w:rPr>
          <w:spacing w:val="-3"/>
        </w:rPr>
        <w:t xml:space="preserve">five </w:t>
      </w:r>
      <w:r w:rsidRPr="00A97774">
        <w:t>observation areas</w:t>
      </w:r>
      <w:ins w:id="1062" w:author="Patrick Tang" w:date="2021-06-28T17:59:00Z">
        <w:r w:rsidR="00D261E6">
          <w:t xml:space="preserve"> as </w:t>
        </w:r>
      </w:ins>
      <w:del w:id="1063" w:author="Patrick Tang" w:date="2021-06-28T17:59:00Z">
        <w:r w:rsidRPr="00A97774" w:rsidDel="00D261E6">
          <w:delText xml:space="preserve">. The schematic diagram of observation measurement is </w:delText>
        </w:r>
      </w:del>
      <w:r w:rsidRPr="00A97774">
        <w:t>shown in Figure 4. In each</w:t>
      </w:r>
      <w:r w:rsidRPr="00A97774">
        <w:rPr>
          <w:spacing w:val="-13"/>
        </w:rPr>
        <w:t xml:space="preserve"> </w:t>
      </w:r>
      <w:r w:rsidRPr="00A97774">
        <w:t>observation</w:t>
      </w:r>
      <w:r w:rsidRPr="00453F0F">
        <w:rPr>
          <w:spacing w:val="-13"/>
        </w:rPr>
        <w:t xml:space="preserve"> </w:t>
      </w:r>
      <w:r w:rsidRPr="00453F0F">
        <w:t>area,</w:t>
      </w:r>
      <w:r w:rsidRPr="00453F0F">
        <w:rPr>
          <w:spacing w:val="-13"/>
        </w:rPr>
        <w:t xml:space="preserve"> </w:t>
      </w:r>
      <w:del w:id="1064" w:author="Patrick Tang" w:date="2021-06-28T18:00:00Z">
        <w:r w:rsidRPr="00453F0F" w:rsidDel="00D261E6">
          <w:delText>we</w:delText>
        </w:r>
        <w:r w:rsidRPr="00453F0F" w:rsidDel="00D261E6">
          <w:rPr>
            <w:spacing w:val="-12"/>
          </w:rPr>
          <w:delText xml:space="preserve"> </w:delText>
        </w:r>
        <w:r w:rsidRPr="00453F0F" w:rsidDel="00D261E6">
          <w:delText>recorded</w:delText>
        </w:r>
      </w:del>
      <w:ins w:id="1065" w:author="Patrick Tang" w:date="2021-06-28T18:00:00Z">
        <w:r w:rsidR="00D261E6">
          <w:t>only</w:t>
        </w:r>
      </w:ins>
      <w:r w:rsidRPr="00A97774">
        <w:rPr>
          <w:spacing w:val="-13"/>
        </w:rPr>
        <w:t xml:space="preserve"> </w:t>
      </w:r>
      <w:r w:rsidRPr="00A97774">
        <w:t>one</w:t>
      </w:r>
      <w:r w:rsidRPr="00A97774">
        <w:rPr>
          <w:spacing w:val="-13"/>
        </w:rPr>
        <w:t xml:space="preserve"> </w:t>
      </w:r>
      <w:ins w:id="1066" w:author="Patrick Tang" w:date="2021-06-28T18:00:00Z">
        <w:r w:rsidR="00D261E6">
          <w:rPr>
            <w:spacing w:val="-13"/>
          </w:rPr>
          <w:t xml:space="preserve">crack </w:t>
        </w:r>
      </w:ins>
      <w:del w:id="1067" w:author="Patrick Tang" w:date="2021-06-28T18:02:00Z">
        <w:r w:rsidRPr="00A97774" w:rsidDel="00D261E6">
          <w:delText>data</w:delText>
        </w:r>
        <w:r w:rsidRPr="00A97774" w:rsidDel="00D261E6">
          <w:rPr>
            <w:spacing w:val="-13"/>
          </w:rPr>
          <w:delText xml:space="preserve"> </w:delText>
        </w:r>
      </w:del>
      <w:ins w:id="1068" w:author="Patrick Tang" w:date="2021-06-28T18:02:00Z">
        <w:r w:rsidR="00D261E6">
          <w:t>width</w:t>
        </w:r>
        <w:r w:rsidR="00D261E6" w:rsidRPr="00A97774">
          <w:rPr>
            <w:spacing w:val="-13"/>
          </w:rPr>
          <w:t xml:space="preserve"> </w:t>
        </w:r>
      </w:ins>
      <w:del w:id="1069" w:author="Patrick Tang" w:date="2021-06-28T18:00:00Z">
        <w:r w:rsidRPr="00A97774" w:rsidDel="00D261E6">
          <w:delText>sample</w:delText>
        </w:r>
        <w:r w:rsidRPr="00A97774" w:rsidDel="00D261E6">
          <w:rPr>
            <w:spacing w:val="-13"/>
          </w:rPr>
          <w:delText xml:space="preserve"> </w:delText>
        </w:r>
      </w:del>
      <w:ins w:id="1070" w:author="Patrick Tang" w:date="2021-06-28T18:00:00Z">
        <w:r w:rsidR="00D261E6">
          <w:t>was collected</w:t>
        </w:r>
        <w:r w:rsidR="00D261E6" w:rsidRPr="00A97774">
          <w:rPr>
            <w:spacing w:val="-13"/>
          </w:rPr>
          <w:t xml:space="preserve"> </w:t>
        </w:r>
      </w:ins>
      <w:r w:rsidRPr="00A97774">
        <w:t>if</w:t>
      </w:r>
      <w:r w:rsidRPr="00A97774">
        <w:rPr>
          <w:spacing w:val="-13"/>
        </w:rPr>
        <w:t xml:space="preserve"> </w:t>
      </w:r>
      <w:r w:rsidRPr="00A97774">
        <w:t>the</w:t>
      </w:r>
      <w:r w:rsidRPr="00453F0F">
        <w:rPr>
          <w:spacing w:val="-13"/>
        </w:rPr>
        <w:t xml:space="preserve"> </w:t>
      </w:r>
      <w:r w:rsidRPr="00453F0F">
        <w:t>crack</w:t>
      </w:r>
      <w:r w:rsidRPr="00453F0F">
        <w:rPr>
          <w:spacing w:val="-13"/>
        </w:rPr>
        <w:t xml:space="preserve"> </w:t>
      </w:r>
      <w:del w:id="1071" w:author="Patrick Tang" w:date="2021-06-28T18:02:00Z">
        <w:r w:rsidRPr="00453F0F" w:rsidDel="00D261E6">
          <w:delText>width</w:delText>
        </w:r>
        <w:r w:rsidRPr="00453F0F" w:rsidDel="00D261E6">
          <w:rPr>
            <w:spacing w:val="-13"/>
          </w:rPr>
          <w:delText xml:space="preserve"> </w:delText>
        </w:r>
      </w:del>
      <w:ins w:id="1072" w:author="Patrick Tang" w:date="2021-06-28T18:02:00Z">
        <w:r w:rsidR="00D261E6">
          <w:t xml:space="preserve">size </w:t>
        </w:r>
      </w:ins>
      <w:r w:rsidRPr="00A97774">
        <w:t>showed</w:t>
      </w:r>
      <w:r w:rsidRPr="00A97774">
        <w:rPr>
          <w:spacing w:val="-13"/>
        </w:rPr>
        <w:t xml:space="preserve"> </w:t>
      </w:r>
      <w:r w:rsidRPr="00A97774">
        <w:t>little</w:t>
      </w:r>
      <w:ins w:id="1073" w:author="Patrick Tang" w:date="2021-06-28T18:01:00Z">
        <w:r w:rsidR="00D261E6">
          <w:t xml:space="preserve"> or no</w:t>
        </w:r>
      </w:ins>
      <w:r w:rsidRPr="00A97774">
        <w:rPr>
          <w:spacing w:val="-13"/>
        </w:rPr>
        <w:t xml:space="preserve"> </w:t>
      </w:r>
      <w:r w:rsidRPr="00A97774">
        <w:t>change</w:t>
      </w:r>
      <w:r w:rsidRPr="00A97774">
        <w:rPr>
          <w:spacing w:val="-13"/>
        </w:rPr>
        <w:t xml:space="preserve"> </w:t>
      </w:r>
      <w:r w:rsidRPr="00A97774">
        <w:t>alo</w:t>
      </w:r>
      <w:r w:rsidRPr="00453F0F">
        <w:t>ng</w:t>
      </w:r>
      <w:r w:rsidRPr="00453F0F">
        <w:rPr>
          <w:spacing w:val="-13"/>
        </w:rPr>
        <w:t xml:space="preserve"> </w:t>
      </w:r>
      <w:r w:rsidRPr="00453F0F">
        <w:t>the</w:t>
      </w:r>
      <w:r w:rsidRPr="00453F0F">
        <w:rPr>
          <w:spacing w:val="-13"/>
        </w:rPr>
        <w:t xml:space="preserve"> </w:t>
      </w:r>
      <w:r w:rsidRPr="00453F0F">
        <w:t>vertical force</w:t>
      </w:r>
      <w:ins w:id="1074" w:author="Patrick Tang" w:date="2021-06-28T18:01:00Z">
        <w:r w:rsidR="00D261E6">
          <w:t>,</w:t>
        </w:r>
      </w:ins>
      <w:del w:id="1075" w:author="Patrick Tang" w:date="2021-06-28T18:01:00Z">
        <w:r w:rsidRPr="00A97774" w:rsidDel="00D261E6">
          <w:delText>;</w:delText>
        </w:r>
      </w:del>
      <w:r w:rsidRPr="00A97774">
        <w:rPr>
          <w:spacing w:val="-4"/>
        </w:rPr>
        <w:t xml:space="preserve"> </w:t>
      </w:r>
      <w:ins w:id="1076" w:author="Patrick Tang" w:date="2021-06-28T18:01:00Z">
        <w:r w:rsidR="00D261E6">
          <w:t>o</w:t>
        </w:r>
      </w:ins>
      <w:del w:id="1077" w:author="Patrick Tang" w:date="2021-06-28T18:01:00Z">
        <w:r w:rsidRPr="00A97774" w:rsidDel="00D261E6">
          <w:delText>O</w:delText>
        </w:r>
      </w:del>
      <w:r w:rsidRPr="00A97774">
        <w:t>therwise</w:t>
      </w:r>
      <w:ins w:id="1078" w:author="Patrick Tang" w:date="2021-06-28T18:01:00Z">
        <w:r w:rsidR="00D261E6">
          <w:t xml:space="preserve"> </w:t>
        </w:r>
      </w:ins>
      <w:del w:id="1079" w:author="Patrick Tang" w:date="2021-06-28T18:02:00Z">
        <w:r w:rsidRPr="00A97774" w:rsidDel="00D261E6">
          <w:delText>,</w:delText>
        </w:r>
        <w:r w:rsidRPr="00A97774" w:rsidDel="00D261E6">
          <w:rPr>
            <w:spacing w:val="-4"/>
          </w:rPr>
          <w:delText xml:space="preserve"> </w:delText>
        </w:r>
        <w:r w:rsidRPr="00A97774" w:rsidDel="00D261E6">
          <w:delText>we</w:delText>
        </w:r>
        <w:r w:rsidRPr="00A97774" w:rsidDel="00D261E6">
          <w:rPr>
            <w:spacing w:val="-4"/>
          </w:rPr>
          <w:delText xml:space="preserve"> </w:delText>
        </w:r>
        <w:r w:rsidRPr="00453F0F" w:rsidDel="00D261E6">
          <w:delText>recorded</w:delText>
        </w:r>
        <w:r w:rsidRPr="00453F0F" w:rsidDel="00D261E6">
          <w:rPr>
            <w:spacing w:val="-4"/>
          </w:rPr>
          <w:delText xml:space="preserve"> </w:delText>
        </w:r>
      </w:del>
      <w:r w:rsidRPr="00453F0F">
        <w:t>multiple</w:t>
      </w:r>
      <w:r w:rsidRPr="00453F0F">
        <w:rPr>
          <w:spacing w:val="-4"/>
        </w:rPr>
        <w:t xml:space="preserve"> </w:t>
      </w:r>
      <w:ins w:id="1080" w:author="Patrick Tang" w:date="2021-06-28T18:02:00Z">
        <w:r w:rsidR="00D261E6">
          <w:rPr>
            <w:spacing w:val="-4"/>
          </w:rPr>
          <w:t xml:space="preserve">crack </w:t>
        </w:r>
      </w:ins>
      <w:r w:rsidRPr="00A97774">
        <w:t>data</w:t>
      </w:r>
      <w:del w:id="1081" w:author="Patrick Tang" w:date="2021-06-28T18:02:00Z">
        <w:r w:rsidRPr="00A97774" w:rsidDel="00D261E6">
          <w:rPr>
            <w:spacing w:val="-4"/>
          </w:rPr>
          <w:delText xml:space="preserve"> </w:delText>
        </w:r>
        <w:r w:rsidRPr="00A97774" w:rsidDel="00D261E6">
          <w:delText>samples</w:delText>
        </w:r>
        <w:r w:rsidRPr="00A97774" w:rsidDel="00D261E6">
          <w:rPr>
            <w:spacing w:val="-5"/>
          </w:rPr>
          <w:delText xml:space="preserve"> </w:delText>
        </w:r>
        <w:r w:rsidRPr="00453F0F" w:rsidDel="00D261E6">
          <w:delText>with</w:delText>
        </w:r>
        <w:r w:rsidRPr="00453F0F" w:rsidDel="00D261E6">
          <w:rPr>
            <w:spacing w:val="-4"/>
          </w:rPr>
          <w:delText xml:space="preserve"> </w:delText>
        </w:r>
        <w:r w:rsidRPr="00453F0F" w:rsidDel="00D261E6">
          <w:delText>different</w:delText>
        </w:r>
        <w:r w:rsidRPr="00453F0F" w:rsidDel="00D261E6">
          <w:rPr>
            <w:spacing w:val="-4"/>
          </w:rPr>
          <w:delText xml:space="preserve"> </w:delText>
        </w:r>
        <w:r w:rsidRPr="00453F0F" w:rsidDel="00D261E6">
          <w:delText>crack</w:delText>
        </w:r>
        <w:r w:rsidRPr="00453F0F" w:rsidDel="00D261E6">
          <w:rPr>
            <w:spacing w:val="-4"/>
          </w:rPr>
          <w:delText xml:space="preserve"> </w:delText>
        </w:r>
        <w:r w:rsidRPr="00453F0F" w:rsidDel="00D261E6">
          <w:delText>widths</w:delText>
        </w:r>
      </w:del>
      <w:ins w:id="1082" w:author="Patrick Tang" w:date="2021-06-28T18:02:00Z">
        <w:r w:rsidR="00D261E6">
          <w:t xml:space="preserve"> </w:t>
        </w:r>
      </w:ins>
      <w:ins w:id="1083" w:author="Patrick Tang" w:date="2021-06-28T18:03:00Z">
        <w:r w:rsidR="00D261E6">
          <w:t xml:space="preserve">up to </w:t>
        </w:r>
        <w:commentRangeStart w:id="1084"/>
        <w:r w:rsidR="00D261E6">
          <w:t>XX</w:t>
        </w:r>
      </w:ins>
      <w:commentRangeEnd w:id="1084"/>
      <w:ins w:id="1085" w:author="Patrick Tang" w:date="2021-06-28T18:04:00Z">
        <w:r w:rsidR="00D261E6">
          <w:rPr>
            <w:rStyle w:val="CommentReference"/>
          </w:rPr>
          <w:commentReference w:id="1084"/>
        </w:r>
      </w:ins>
      <w:ins w:id="1086" w:author="Patrick Tang" w:date="2021-06-28T18:03:00Z">
        <w:r w:rsidR="00D261E6">
          <w:t xml:space="preserve"> cracks in each area </w:t>
        </w:r>
      </w:ins>
      <w:ins w:id="1087" w:author="Patrick Tang" w:date="2021-06-28T18:02:00Z">
        <w:r w:rsidR="00D261E6">
          <w:t>were examined</w:t>
        </w:r>
      </w:ins>
      <w:del w:id="1088" w:author="Patrick Tang" w:date="2021-06-28T18:03:00Z">
        <w:r w:rsidRPr="00A97774" w:rsidDel="00D261E6">
          <w:rPr>
            <w:spacing w:val="-4"/>
          </w:rPr>
          <w:delText xml:space="preserve"> </w:delText>
        </w:r>
        <w:r w:rsidRPr="00A97774" w:rsidDel="00D261E6">
          <w:delText>separately</w:delText>
        </w:r>
        <w:r w:rsidRPr="00A97774" w:rsidDel="00D261E6">
          <w:rPr>
            <w:spacing w:val="-4"/>
          </w:rPr>
          <w:delText xml:space="preserve"> </w:delText>
        </w:r>
        <w:r w:rsidRPr="00A97774" w:rsidDel="00D261E6">
          <w:delText>before</w:delText>
        </w:r>
        <w:r w:rsidRPr="00453F0F" w:rsidDel="00D261E6">
          <w:rPr>
            <w:spacing w:val="-5"/>
          </w:rPr>
          <w:delText xml:space="preserve"> </w:delText>
        </w:r>
        <w:r w:rsidRPr="00453F0F" w:rsidDel="00D261E6">
          <w:delText>and</w:delText>
        </w:r>
        <w:r w:rsidRPr="00453F0F" w:rsidDel="00D261E6">
          <w:rPr>
            <w:spacing w:val="-4"/>
          </w:rPr>
          <w:delText xml:space="preserve"> </w:delText>
        </w:r>
        <w:r w:rsidRPr="00453F0F" w:rsidDel="00D261E6">
          <w:rPr>
            <w:spacing w:val="-3"/>
          </w:rPr>
          <w:delText xml:space="preserve">after </w:delText>
        </w:r>
        <w:r w:rsidRPr="00453F0F" w:rsidDel="00D261E6">
          <w:delText xml:space="preserve">self-healing, while the crack width is inconsistent along the vertical force. For example, the front end </w:delText>
        </w:r>
        <w:r w:rsidRPr="007F427F" w:rsidDel="00D261E6">
          <w:rPr>
            <w:spacing w:val="-7"/>
          </w:rPr>
          <w:delText xml:space="preserve">of </w:delText>
        </w:r>
        <w:r w:rsidRPr="002B568D" w:rsidDel="00D261E6">
          <w:delText xml:space="preserve">the crack is wide, and the rear part is </w:delText>
        </w:r>
        <w:r w:rsidRPr="00FA1A45" w:rsidDel="00D261E6">
          <w:rPr>
            <w:spacing w:val="-3"/>
          </w:rPr>
          <w:delText>narrow</w:delText>
        </w:r>
      </w:del>
      <w:r w:rsidRPr="00AF7ECF">
        <w:rPr>
          <w:spacing w:val="-3"/>
        </w:rPr>
        <w:t xml:space="preserve">. </w:t>
      </w:r>
      <w:r w:rsidRPr="00BE3340">
        <w:rPr>
          <w:spacing w:val="-5"/>
        </w:rPr>
        <w:t xml:space="preserve">Totally, </w:t>
      </w:r>
      <w:r w:rsidRPr="00BE3340">
        <w:t xml:space="preserve">617 </w:t>
      </w:r>
      <w:ins w:id="1089" w:author="Patrick Tang" w:date="2021-06-28T18:04:00Z">
        <w:r w:rsidR="001D4567">
          <w:t xml:space="preserve">crack </w:t>
        </w:r>
      </w:ins>
      <w:r w:rsidRPr="00A97774">
        <w:t xml:space="preserve">data </w:t>
      </w:r>
      <w:del w:id="1090" w:author="Patrick Tang" w:date="2021-06-28T18:04:00Z">
        <w:r w:rsidRPr="00A97774" w:rsidDel="001D4567">
          <w:delText xml:space="preserve">samples </w:delText>
        </w:r>
      </w:del>
      <w:r w:rsidRPr="00A97774">
        <w:t>were collected</w:t>
      </w:r>
      <w:del w:id="1091" w:author="Patrick Tang" w:date="2021-06-28T18:05:00Z">
        <w:r w:rsidRPr="00A97774" w:rsidDel="001D4567">
          <w:delText xml:space="preserve"> from nine mixtures </w:delText>
        </w:r>
      </w:del>
      <w:ins w:id="1092" w:author="Patrick Tang" w:date="2021-06-28T18:05:00Z">
        <w:r w:rsidR="001D4567">
          <w:t xml:space="preserve"> </w:t>
        </w:r>
      </w:ins>
      <w:ins w:id="1093" w:author="Patrick Tang" w:date="2021-07-01T09:23:00Z">
        <w:r w:rsidR="000D5AF8">
          <w:t>[</w:t>
        </w:r>
        <w:commentRangeStart w:id="1094"/>
        <w:r w:rsidR="000D5AF8">
          <w:t>xx</w:t>
        </w:r>
      </w:ins>
      <w:commentRangeEnd w:id="1094"/>
      <w:ins w:id="1095" w:author="Patrick Tang" w:date="2021-07-01T09:24:00Z">
        <w:r w:rsidR="000D5AF8">
          <w:rPr>
            <w:rStyle w:val="CommentReference"/>
          </w:rPr>
          <w:commentReference w:id="1094"/>
        </w:r>
      </w:ins>
      <w:ins w:id="1096" w:author="Patrick Tang" w:date="2021-07-01T09:23:00Z">
        <w:r w:rsidR="000D5AF8">
          <w:t xml:space="preserve">] </w:t>
        </w:r>
      </w:ins>
      <w:ins w:id="1097" w:author="Patrick Tang" w:date="2021-06-28T18:05:00Z">
        <w:r w:rsidR="001D4567">
          <w:t>and used to</w:t>
        </w:r>
      </w:ins>
      <w:del w:id="1098" w:author="Patrick Tang" w:date="2021-06-28T18:05:00Z">
        <w:r w:rsidRPr="00A97774" w:rsidDel="001D4567">
          <w:delText>to</w:delText>
        </w:r>
      </w:del>
      <w:r w:rsidRPr="00A97774">
        <w:t xml:space="preserve"> construct</w:t>
      </w:r>
      <w:ins w:id="1099" w:author="Patrick Tang" w:date="2021-06-28T18:05:00Z">
        <w:r w:rsidR="001D4567">
          <w:t xml:space="preserve"> the</w:t>
        </w:r>
      </w:ins>
      <w:r w:rsidRPr="00A97774">
        <w:t xml:space="preserve"> </w:t>
      </w:r>
      <w:del w:id="1100" w:author="Patrick Tang" w:date="2021-06-28T18:06:00Z">
        <w:r w:rsidRPr="00A97774" w:rsidDel="001D4567">
          <w:delText>machine learning</w:delText>
        </w:r>
      </w:del>
      <w:ins w:id="1101" w:author="Patrick Tang" w:date="2021-06-28T18:06:00Z">
        <w:r w:rsidR="001D4567">
          <w:t>ML</w:t>
        </w:r>
      </w:ins>
      <w:r w:rsidRPr="00A97774">
        <w:t xml:space="preserve"> training-testing dataset. </w:t>
      </w:r>
      <w:r w:rsidRPr="00A97774">
        <w:rPr>
          <w:spacing w:val="-4"/>
        </w:rPr>
        <w:t xml:space="preserve">Table </w:t>
      </w:r>
      <w:r w:rsidRPr="00A97774">
        <w:t>4 shows the number of collected s</w:t>
      </w:r>
      <w:r w:rsidRPr="00453F0F">
        <w:t>amples and range of crack width before and after self-healing in each</w:t>
      </w:r>
      <w:r w:rsidRPr="007F427F">
        <w:rPr>
          <w:spacing w:val="-16"/>
        </w:rPr>
        <w:t xml:space="preserve"> </w:t>
      </w:r>
      <w:r w:rsidRPr="002B568D">
        <w:t>mixture.</w:t>
      </w:r>
      <w:ins w:id="1102" w:author="Patrick Tang" w:date="2021-07-01T09:23:00Z">
        <w:r w:rsidR="000D5AF8">
          <w:t xml:space="preserve"> </w:t>
        </w:r>
      </w:ins>
    </w:p>
    <w:p w14:paraId="43D4DD24" w14:textId="77777777" w:rsidR="00B40315" w:rsidRPr="00AF7ECF" w:rsidRDefault="00B40315">
      <w:pPr>
        <w:pStyle w:val="BodyText"/>
        <w:spacing w:before="8"/>
        <w:rPr>
          <w:sz w:val="31"/>
        </w:rPr>
      </w:pPr>
    </w:p>
    <w:p w14:paraId="58349135" w14:textId="423DE143" w:rsidR="00B40315" w:rsidRPr="00A97774" w:rsidRDefault="002B1B5E">
      <w:pPr>
        <w:pStyle w:val="BodyText"/>
        <w:tabs>
          <w:tab w:val="left" w:pos="9598"/>
        </w:tabs>
        <w:spacing w:before="1" w:after="24" w:line="256" w:lineRule="auto"/>
        <w:ind w:left="117" w:right="519"/>
        <w:jc w:val="both"/>
      </w:pPr>
      <w:r w:rsidRPr="00BE3340">
        <w:rPr>
          <w:spacing w:val="-4"/>
        </w:rPr>
        <w:t>Table</w:t>
      </w:r>
      <w:r w:rsidRPr="00BE3340">
        <w:rPr>
          <w:spacing w:val="-11"/>
        </w:rPr>
        <w:t xml:space="preserve"> </w:t>
      </w:r>
      <w:r w:rsidRPr="00BE3340">
        <w:t>4:</w:t>
      </w:r>
      <w:r w:rsidRPr="00BE3340">
        <w:rPr>
          <w:spacing w:val="4"/>
        </w:rPr>
        <w:t xml:space="preserve"> </w:t>
      </w:r>
      <w:r w:rsidRPr="00BE3340">
        <w:t>Number</w:t>
      </w:r>
      <w:r w:rsidRPr="00BE3340">
        <w:rPr>
          <w:spacing w:val="-10"/>
        </w:rPr>
        <w:t xml:space="preserve"> </w:t>
      </w:r>
      <w:r w:rsidRPr="00BE3340">
        <w:t>of</w:t>
      </w:r>
      <w:r w:rsidRPr="00BE3340">
        <w:rPr>
          <w:spacing w:val="-11"/>
        </w:rPr>
        <w:t xml:space="preserve"> </w:t>
      </w:r>
      <w:r w:rsidRPr="00BE3340">
        <w:t>crack</w:t>
      </w:r>
      <w:r w:rsidRPr="00BE3340">
        <w:rPr>
          <w:spacing w:val="-10"/>
        </w:rPr>
        <w:t xml:space="preserve"> </w:t>
      </w:r>
      <w:r w:rsidRPr="00BE3340">
        <w:t>samples</w:t>
      </w:r>
      <w:r w:rsidRPr="00BE3340">
        <w:rPr>
          <w:spacing w:val="-11"/>
        </w:rPr>
        <w:t xml:space="preserve"> </w:t>
      </w:r>
      <w:r w:rsidRPr="00BE3340">
        <w:t>and</w:t>
      </w:r>
      <w:r w:rsidRPr="00BE3340">
        <w:rPr>
          <w:spacing w:val="-10"/>
        </w:rPr>
        <w:t xml:space="preserve"> </w:t>
      </w:r>
      <w:r w:rsidRPr="00BE3340">
        <w:t>range</w:t>
      </w:r>
      <w:r w:rsidRPr="00BE3340">
        <w:rPr>
          <w:spacing w:val="-11"/>
        </w:rPr>
        <w:t xml:space="preserve"> </w:t>
      </w:r>
      <w:r w:rsidRPr="00BE3340">
        <w:t>of</w:t>
      </w:r>
      <w:r w:rsidRPr="00BE3340">
        <w:rPr>
          <w:spacing w:val="-11"/>
        </w:rPr>
        <w:t xml:space="preserve"> </w:t>
      </w:r>
      <w:r w:rsidRPr="00BE3340">
        <w:t>crack</w:t>
      </w:r>
      <w:r w:rsidRPr="00BE3340">
        <w:rPr>
          <w:spacing w:val="-10"/>
        </w:rPr>
        <w:t xml:space="preserve"> </w:t>
      </w:r>
      <w:r w:rsidRPr="00BE3340">
        <w:t>width</w:t>
      </w:r>
      <w:r w:rsidRPr="00BE3340">
        <w:rPr>
          <w:spacing w:val="-11"/>
        </w:rPr>
        <w:t xml:space="preserve"> </w:t>
      </w:r>
      <w:r w:rsidRPr="00BE3340">
        <w:t>before</w:t>
      </w:r>
      <w:r w:rsidRPr="00BE3340">
        <w:rPr>
          <w:spacing w:val="-10"/>
        </w:rPr>
        <w:t xml:space="preserve"> </w:t>
      </w:r>
      <w:r w:rsidRPr="00BE3340">
        <w:t>and</w:t>
      </w:r>
      <w:r w:rsidRPr="00BE3340">
        <w:rPr>
          <w:spacing w:val="-11"/>
        </w:rPr>
        <w:t xml:space="preserve"> </w:t>
      </w:r>
      <w:r w:rsidRPr="00BE3340">
        <w:t>after</w:t>
      </w:r>
      <w:r w:rsidRPr="00BE3340">
        <w:rPr>
          <w:spacing w:val="-10"/>
        </w:rPr>
        <w:t xml:space="preserve"> </w:t>
      </w:r>
      <w:r w:rsidRPr="00BE3340">
        <w:t>self-healing</w:t>
      </w:r>
      <w:r w:rsidRPr="00BE3340">
        <w:rPr>
          <w:spacing w:val="-11"/>
        </w:rPr>
        <w:t xml:space="preserve"> </w:t>
      </w:r>
      <w:r w:rsidRPr="00BE3340">
        <w:t>collected</w:t>
      </w:r>
      <w:r w:rsidRPr="00BE3340">
        <w:rPr>
          <w:spacing w:val="-10"/>
        </w:rPr>
        <w:t xml:space="preserve"> </w:t>
      </w:r>
      <w:r w:rsidRPr="00BE3340">
        <w:t>from</w:t>
      </w:r>
      <w:r w:rsidRPr="00BE3340">
        <w:rPr>
          <w:spacing w:val="-11"/>
        </w:rPr>
        <w:t xml:space="preserve"> </w:t>
      </w:r>
      <w:del w:id="1103" w:author="Patrick Tang" w:date="2021-06-28T18:06:00Z">
        <w:r w:rsidRPr="00BE3340" w:rsidDel="001D4567">
          <w:delText xml:space="preserve">nine </w:delText>
        </w:r>
      </w:del>
      <w:ins w:id="1104" w:author="Patrick Tang" w:date="2021-06-28T18:06:00Z">
        <w:r w:rsidR="001D4567">
          <w:t xml:space="preserve">the </w:t>
        </w:r>
      </w:ins>
      <w:r w:rsidRPr="00A97774">
        <w:rPr>
          <w:u w:val="single"/>
        </w:rPr>
        <w:t>ECC</w:t>
      </w:r>
      <w:r w:rsidRPr="00A97774">
        <w:rPr>
          <w:spacing w:val="-13"/>
          <w:u w:val="single"/>
        </w:rPr>
        <w:t xml:space="preserve"> </w:t>
      </w:r>
      <w:proofErr w:type="gramStart"/>
      <w:r w:rsidRPr="00A97774">
        <w:rPr>
          <w:u w:val="single"/>
        </w:rPr>
        <w:t>mixes</w:t>
      </w:r>
      <w:proofErr w:type="gramEnd"/>
      <w:r w:rsidRPr="00A97774">
        <w:rPr>
          <w:u w:val="single"/>
        </w:rPr>
        <w:tab/>
      </w:r>
    </w:p>
    <w:tbl>
      <w:tblPr>
        <w:tblW w:w="0" w:type="auto"/>
        <w:tblInd w:w="1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9"/>
        <w:gridCol w:w="933"/>
        <w:gridCol w:w="361"/>
        <w:gridCol w:w="681"/>
        <w:gridCol w:w="1202"/>
        <w:gridCol w:w="1771"/>
        <w:gridCol w:w="1209"/>
        <w:gridCol w:w="1512"/>
        <w:gridCol w:w="109"/>
      </w:tblGrid>
      <w:tr w:rsidR="00B40315" w:rsidRPr="00BE3340" w14:paraId="46EC5263" w14:textId="77777777">
        <w:trPr>
          <w:trHeight w:val="316"/>
        </w:trPr>
        <w:tc>
          <w:tcPr>
            <w:tcW w:w="3674" w:type="dxa"/>
            <w:gridSpan w:val="4"/>
          </w:tcPr>
          <w:p w14:paraId="73B38401" w14:textId="77777777" w:rsidR="00B40315" w:rsidRPr="00453F0F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2" w:type="dxa"/>
            <w:tcBorders>
              <w:bottom w:val="single" w:sz="4" w:space="0" w:color="000000"/>
            </w:tcBorders>
          </w:tcPr>
          <w:p w14:paraId="48DC0DD4" w14:textId="77777777" w:rsidR="00B40315" w:rsidRPr="00FA1A45" w:rsidRDefault="002B1B5E">
            <w:pPr>
              <w:pStyle w:val="TableParagraph"/>
              <w:spacing w:line="249" w:lineRule="exact"/>
              <w:ind w:left="120"/>
              <w:jc w:val="left"/>
            </w:pPr>
            <w:r w:rsidRPr="002B568D">
              <w:t>Crack width</w:t>
            </w:r>
          </w:p>
        </w:tc>
        <w:tc>
          <w:tcPr>
            <w:tcW w:w="1771" w:type="dxa"/>
            <w:tcBorders>
              <w:bottom w:val="single" w:sz="4" w:space="0" w:color="000000"/>
            </w:tcBorders>
          </w:tcPr>
          <w:p w14:paraId="3D0B5469" w14:textId="77777777" w:rsidR="00B40315" w:rsidRPr="00BE3340" w:rsidRDefault="002B1B5E">
            <w:pPr>
              <w:pStyle w:val="TableParagraph"/>
              <w:spacing w:line="249" w:lineRule="exact"/>
              <w:ind w:right="90"/>
            </w:pPr>
            <w:r w:rsidRPr="00AF7ECF">
              <w:t>before self-healing</w:t>
            </w:r>
          </w:p>
        </w:tc>
        <w:tc>
          <w:tcPr>
            <w:tcW w:w="1209" w:type="dxa"/>
            <w:tcBorders>
              <w:bottom w:val="single" w:sz="4" w:space="0" w:color="000000"/>
            </w:tcBorders>
          </w:tcPr>
          <w:p w14:paraId="76B2042D" w14:textId="77777777" w:rsidR="00B40315" w:rsidRPr="00BE3340" w:rsidRDefault="002B1B5E">
            <w:pPr>
              <w:pStyle w:val="TableParagraph"/>
              <w:spacing w:line="249" w:lineRule="exact"/>
              <w:ind w:left="122"/>
              <w:jc w:val="left"/>
            </w:pPr>
            <w:r w:rsidRPr="00BE3340">
              <w:t>Crack width</w:t>
            </w:r>
          </w:p>
        </w:tc>
        <w:tc>
          <w:tcPr>
            <w:tcW w:w="1512" w:type="dxa"/>
            <w:tcBorders>
              <w:bottom w:val="single" w:sz="4" w:space="0" w:color="000000"/>
            </w:tcBorders>
          </w:tcPr>
          <w:p w14:paraId="26572FDB" w14:textId="77777777" w:rsidR="00B40315" w:rsidRPr="00BE3340" w:rsidRDefault="002B1B5E">
            <w:pPr>
              <w:pStyle w:val="TableParagraph"/>
              <w:spacing w:line="249" w:lineRule="exact"/>
              <w:ind w:left="21"/>
            </w:pPr>
            <w:r w:rsidRPr="00BE3340">
              <w:t>after</w:t>
            </w:r>
            <w:r w:rsidRPr="00BE3340">
              <w:rPr>
                <w:spacing w:val="-17"/>
              </w:rPr>
              <w:t xml:space="preserve"> </w:t>
            </w:r>
            <w:r w:rsidRPr="00BE3340">
              <w:t>self-healing</w:t>
            </w:r>
          </w:p>
        </w:tc>
        <w:tc>
          <w:tcPr>
            <w:tcW w:w="109" w:type="dxa"/>
            <w:vMerge w:val="restart"/>
            <w:tcBorders>
              <w:bottom w:val="single" w:sz="6" w:space="0" w:color="000000"/>
            </w:tcBorders>
          </w:tcPr>
          <w:p w14:paraId="79D3A19F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</w:tr>
      <w:tr w:rsidR="00B40315" w:rsidRPr="00BE3340" w14:paraId="2EB98323" w14:textId="77777777">
        <w:trPr>
          <w:trHeight w:val="304"/>
        </w:trPr>
        <w:tc>
          <w:tcPr>
            <w:tcW w:w="1699" w:type="dxa"/>
          </w:tcPr>
          <w:p w14:paraId="73218318" w14:textId="77777777" w:rsidR="00B40315" w:rsidRPr="00BE3340" w:rsidRDefault="002B1B5E">
            <w:pPr>
              <w:pStyle w:val="TableParagraph"/>
              <w:spacing w:before="41" w:line="243" w:lineRule="exact"/>
              <w:ind w:left="119"/>
              <w:jc w:val="left"/>
            </w:pPr>
            <w:r w:rsidRPr="00BE3340">
              <w:t>Mix</w:t>
            </w:r>
          </w:p>
        </w:tc>
        <w:tc>
          <w:tcPr>
            <w:tcW w:w="933" w:type="dxa"/>
          </w:tcPr>
          <w:p w14:paraId="67AF1578" w14:textId="77777777" w:rsidR="00B40315" w:rsidRPr="00BE3340" w:rsidRDefault="002B1B5E">
            <w:pPr>
              <w:pStyle w:val="TableParagraph"/>
              <w:spacing w:before="41" w:line="243" w:lineRule="exact"/>
              <w:ind w:left="128"/>
              <w:jc w:val="left"/>
            </w:pPr>
            <w:r w:rsidRPr="00BE3340">
              <w:t>Number</w:t>
            </w:r>
          </w:p>
        </w:tc>
        <w:tc>
          <w:tcPr>
            <w:tcW w:w="361" w:type="dxa"/>
          </w:tcPr>
          <w:p w14:paraId="42D79035" w14:textId="77777777" w:rsidR="00B40315" w:rsidRPr="00BE3340" w:rsidRDefault="002B1B5E">
            <w:pPr>
              <w:pStyle w:val="TableParagraph"/>
              <w:spacing w:before="41" w:line="243" w:lineRule="exact"/>
              <w:ind w:left="89"/>
              <w:jc w:val="left"/>
            </w:pPr>
            <w:r w:rsidRPr="00BE3340">
              <w:t>of</w:t>
            </w:r>
          </w:p>
        </w:tc>
        <w:tc>
          <w:tcPr>
            <w:tcW w:w="681" w:type="dxa"/>
          </w:tcPr>
          <w:p w14:paraId="62C42582" w14:textId="77777777" w:rsidR="00B40315" w:rsidRPr="00BE3340" w:rsidRDefault="002B1B5E">
            <w:pPr>
              <w:pStyle w:val="TableParagraph"/>
              <w:spacing w:before="41" w:line="243" w:lineRule="exact"/>
              <w:ind w:left="90"/>
              <w:jc w:val="left"/>
            </w:pPr>
            <w:r w:rsidRPr="00BE3340">
              <w:t>crack</w:t>
            </w:r>
          </w:p>
        </w:tc>
        <w:tc>
          <w:tcPr>
            <w:tcW w:w="1202" w:type="dxa"/>
            <w:tcBorders>
              <w:top w:val="single" w:sz="4" w:space="0" w:color="000000"/>
            </w:tcBorders>
          </w:tcPr>
          <w:p w14:paraId="19DFC76B" w14:textId="77777777" w:rsidR="00B40315" w:rsidRPr="00BE3340" w:rsidRDefault="002B1B5E">
            <w:pPr>
              <w:pStyle w:val="TableParagraph"/>
              <w:spacing w:before="41" w:line="243" w:lineRule="exact"/>
              <w:ind w:left="120"/>
              <w:jc w:val="left"/>
            </w:pPr>
            <w:r w:rsidRPr="00BE3340">
              <w:rPr>
                <w:w w:val="105"/>
              </w:rPr>
              <w:t>Min (</w:t>
            </w:r>
            <w:r w:rsidRPr="00BE3340">
              <w:rPr>
                <w:i/>
                <w:w w:val="105"/>
              </w:rPr>
              <w:t>µm</w:t>
            </w:r>
            <w:r w:rsidRPr="00BE3340">
              <w:rPr>
                <w:w w:val="105"/>
              </w:rPr>
              <w:t>)</w:t>
            </w:r>
          </w:p>
        </w:tc>
        <w:tc>
          <w:tcPr>
            <w:tcW w:w="1771" w:type="dxa"/>
            <w:tcBorders>
              <w:top w:val="single" w:sz="4" w:space="0" w:color="000000"/>
            </w:tcBorders>
          </w:tcPr>
          <w:p w14:paraId="38F20985" w14:textId="77777777" w:rsidR="00B40315" w:rsidRPr="00BE3340" w:rsidRDefault="002B1B5E">
            <w:pPr>
              <w:pStyle w:val="TableParagraph"/>
              <w:spacing w:before="41" w:line="243" w:lineRule="exact"/>
              <w:ind w:right="70"/>
            </w:pPr>
            <w:r w:rsidRPr="00BE3340">
              <w:rPr>
                <w:w w:val="105"/>
              </w:rPr>
              <w:t>Max (</w:t>
            </w:r>
            <w:r w:rsidRPr="00BE3340">
              <w:rPr>
                <w:i/>
                <w:w w:val="105"/>
              </w:rPr>
              <w:t>µm</w:t>
            </w:r>
            <w:r w:rsidRPr="00BE3340">
              <w:rPr>
                <w:w w:val="105"/>
              </w:rPr>
              <w:t>)</w:t>
            </w:r>
          </w:p>
        </w:tc>
        <w:tc>
          <w:tcPr>
            <w:tcW w:w="1209" w:type="dxa"/>
            <w:tcBorders>
              <w:top w:val="single" w:sz="4" w:space="0" w:color="000000"/>
            </w:tcBorders>
          </w:tcPr>
          <w:p w14:paraId="38640F41" w14:textId="77777777" w:rsidR="00B40315" w:rsidRPr="00BE3340" w:rsidRDefault="002B1B5E">
            <w:pPr>
              <w:pStyle w:val="TableParagraph"/>
              <w:spacing w:before="41" w:line="243" w:lineRule="exact"/>
              <w:ind w:left="122"/>
              <w:jc w:val="left"/>
            </w:pPr>
            <w:r w:rsidRPr="00BE3340">
              <w:rPr>
                <w:w w:val="105"/>
              </w:rPr>
              <w:t>Min (</w:t>
            </w:r>
            <w:r w:rsidRPr="00BE3340">
              <w:rPr>
                <w:i/>
                <w:w w:val="105"/>
              </w:rPr>
              <w:t>µm</w:t>
            </w:r>
            <w:r w:rsidRPr="00BE3340">
              <w:rPr>
                <w:w w:val="105"/>
              </w:rPr>
              <w:t>)</w:t>
            </w:r>
          </w:p>
        </w:tc>
        <w:tc>
          <w:tcPr>
            <w:tcW w:w="1512" w:type="dxa"/>
            <w:tcBorders>
              <w:top w:val="single" w:sz="4" w:space="0" w:color="000000"/>
            </w:tcBorders>
          </w:tcPr>
          <w:p w14:paraId="71AA0594" w14:textId="77777777" w:rsidR="00B40315" w:rsidRPr="00BE3340" w:rsidRDefault="002B1B5E">
            <w:pPr>
              <w:pStyle w:val="TableParagraph"/>
              <w:spacing w:before="41" w:line="243" w:lineRule="exact"/>
              <w:ind w:left="32"/>
            </w:pPr>
            <w:r w:rsidRPr="00BE3340">
              <w:rPr>
                <w:w w:val="105"/>
              </w:rPr>
              <w:t>Max (</w:t>
            </w:r>
            <w:r w:rsidRPr="00BE3340">
              <w:rPr>
                <w:i/>
                <w:w w:val="105"/>
              </w:rPr>
              <w:t>µm</w:t>
            </w:r>
            <w:r w:rsidRPr="00BE3340">
              <w:rPr>
                <w:w w:val="105"/>
              </w:rPr>
              <w:t>)</w:t>
            </w:r>
          </w:p>
        </w:tc>
        <w:tc>
          <w:tcPr>
            <w:tcW w:w="109" w:type="dxa"/>
            <w:vMerge/>
            <w:tcBorders>
              <w:top w:val="nil"/>
              <w:bottom w:val="single" w:sz="6" w:space="0" w:color="000000"/>
            </w:tcBorders>
          </w:tcPr>
          <w:p w14:paraId="22A4FE39" w14:textId="77777777" w:rsidR="00B40315" w:rsidRPr="00BE3340" w:rsidRDefault="00B40315">
            <w:pPr>
              <w:rPr>
                <w:sz w:val="2"/>
                <w:szCs w:val="2"/>
              </w:rPr>
            </w:pPr>
          </w:p>
        </w:tc>
      </w:tr>
      <w:tr w:rsidR="00B40315" w:rsidRPr="00BE3340" w14:paraId="0578A136" w14:textId="77777777">
        <w:trPr>
          <w:trHeight w:val="314"/>
        </w:trPr>
        <w:tc>
          <w:tcPr>
            <w:tcW w:w="1699" w:type="dxa"/>
            <w:tcBorders>
              <w:bottom w:val="single" w:sz="6" w:space="0" w:color="000000"/>
            </w:tcBorders>
          </w:tcPr>
          <w:p w14:paraId="1DE8928F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933" w:type="dxa"/>
            <w:tcBorders>
              <w:bottom w:val="single" w:sz="6" w:space="0" w:color="000000"/>
            </w:tcBorders>
          </w:tcPr>
          <w:p w14:paraId="7E4B3E4E" w14:textId="77777777" w:rsidR="00B40315" w:rsidRPr="00BE3340" w:rsidRDefault="002B1B5E">
            <w:pPr>
              <w:pStyle w:val="TableParagraph"/>
              <w:spacing w:line="246" w:lineRule="exact"/>
              <w:ind w:left="128"/>
              <w:jc w:val="left"/>
            </w:pPr>
            <w:r w:rsidRPr="00BE3340">
              <w:t>samples</w:t>
            </w:r>
          </w:p>
        </w:tc>
        <w:tc>
          <w:tcPr>
            <w:tcW w:w="361" w:type="dxa"/>
            <w:tcBorders>
              <w:bottom w:val="single" w:sz="6" w:space="0" w:color="000000"/>
            </w:tcBorders>
          </w:tcPr>
          <w:p w14:paraId="27A225AE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1" w:type="dxa"/>
            <w:tcBorders>
              <w:bottom w:val="single" w:sz="6" w:space="0" w:color="000000"/>
            </w:tcBorders>
          </w:tcPr>
          <w:p w14:paraId="128C5B0E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2" w:type="dxa"/>
            <w:tcBorders>
              <w:bottom w:val="single" w:sz="6" w:space="0" w:color="000000"/>
            </w:tcBorders>
          </w:tcPr>
          <w:p w14:paraId="2D8DEF92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771" w:type="dxa"/>
            <w:tcBorders>
              <w:bottom w:val="single" w:sz="6" w:space="0" w:color="000000"/>
            </w:tcBorders>
          </w:tcPr>
          <w:p w14:paraId="392C7274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9" w:type="dxa"/>
            <w:tcBorders>
              <w:bottom w:val="single" w:sz="6" w:space="0" w:color="000000"/>
            </w:tcBorders>
          </w:tcPr>
          <w:p w14:paraId="792FB1BD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512" w:type="dxa"/>
            <w:tcBorders>
              <w:bottom w:val="single" w:sz="6" w:space="0" w:color="000000"/>
            </w:tcBorders>
          </w:tcPr>
          <w:p w14:paraId="35C2AB8D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09" w:type="dxa"/>
            <w:vMerge/>
            <w:tcBorders>
              <w:top w:val="nil"/>
              <w:bottom w:val="single" w:sz="6" w:space="0" w:color="000000"/>
            </w:tcBorders>
          </w:tcPr>
          <w:p w14:paraId="083C1EDC" w14:textId="77777777" w:rsidR="00B40315" w:rsidRPr="00BE3340" w:rsidRDefault="00B40315">
            <w:pPr>
              <w:rPr>
                <w:sz w:val="2"/>
                <w:szCs w:val="2"/>
              </w:rPr>
            </w:pPr>
          </w:p>
        </w:tc>
      </w:tr>
      <w:tr w:rsidR="00B40315" w:rsidRPr="00BE3340" w14:paraId="2EA18A2D" w14:textId="77777777">
        <w:trPr>
          <w:trHeight w:val="314"/>
        </w:trPr>
        <w:tc>
          <w:tcPr>
            <w:tcW w:w="1699" w:type="dxa"/>
            <w:tcBorders>
              <w:top w:val="single" w:sz="6" w:space="0" w:color="000000"/>
            </w:tcBorders>
          </w:tcPr>
          <w:p w14:paraId="7FCD4C6F" w14:textId="77777777" w:rsidR="00B40315" w:rsidRPr="00BE3340" w:rsidRDefault="002B1B5E">
            <w:pPr>
              <w:pStyle w:val="TableParagraph"/>
              <w:spacing w:before="43" w:line="251" w:lineRule="exact"/>
              <w:ind w:left="119"/>
              <w:jc w:val="left"/>
            </w:pPr>
            <w:r w:rsidRPr="00BE3340">
              <w:t>FA70</w:t>
            </w:r>
          </w:p>
        </w:tc>
        <w:tc>
          <w:tcPr>
            <w:tcW w:w="933" w:type="dxa"/>
            <w:tcBorders>
              <w:top w:val="single" w:sz="6" w:space="0" w:color="000000"/>
            </w:tcBorders>
          </w:tcPr>
          <w:p w14:paraId="01FA4AE5" w14:textId="77777777" w:rsidR="00B40315" w:rsidRPr="00BE3340" w:rsidRDefault="002B1B5E">
            <w:pPr>
              <w:pStyle w:val="TableParagraph"/>
              <w:spacing w:before="43" w:line="251" w:lineRule="exact"/>
              <w:ind w:left="128"/>
              <w:jc w:val="left"/>
            </w:pPr>
            <w:r w:rsidRPr="00BE3340">
              <w:t>87</w:t>
            </w:r>
          </w:p>
        </w:tc>
        <w:tc>
          <w:tcPr>
            <w:tcW w:w="361" w:type="dxa"/>
            <w:tcBorders>
              <w:top w:val="single" w:sz="6" w:space="0" w:color="000000"/>
            </w:tcBorders>
          </w:tcPr>
          <w:p w14:paraId="7A17DD5F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1" w:type="dxa"/>
            <w:tcBorders>
              <w:top w:val="single" w:sz="6" w:space="0" w:color="000000"/>
            </w:tcBorders>
          </w:tcPr>
          <w:p w14:paraId="00948FD6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2" w:type="dxa"/>
            <w:tcBorders>
              <w:top w:val="single" w:sz="6" w:space="0" w:color="000000"/>
            </w:tcBorders>
          </w:tcPr>
          <w:p w14:paraId="5E5EB4C5" w14:textId="77777777" w:rsidR="00B40315" w:rsidRPr="00BE3340" w:rsidRDefault="002B1B5E">
            <w:pPr>
              <w:pStyle w:val="TableParagraph"/>
              <w:spacing w:before="43" w:line="251" w:lineRule="exact"/>
              <w:ind w:left="373"/>
              <w:jc w:val="left"/>
            </w:pPr>
            <w:r w:rsidRPr="00BE3340">
              <w:t>3.28</w:t>
            </w:r>
          </w:p>
        </w:tc>
        <w:tc>
          <w:tcPr>
            <w:tcW w:w="1771" w:type="dxa"/>
            <w:tcBorders>
              <w:top w:val="single" w:sz="6" w:space="0" w:color="000000"/>
            </w:tcBorders>
          </w:tcPr>
          <w:p w14:paraId="7249D3F7" w14:textId="77777777" w:rsidR="00B40315" w:rsidRPr="00BE3340" w:rsidRDefault="002B1B5E">
            <w:pPr>
              <w:pStyle w:val="TableParagraph"/>
              <w:spacing w:before="43" w:line="251" w:lineRule="exact"/>
              <w:ind w:right="70"/>
            </w:pPr>
            <w:r w:rsidRPr="00BE3340">
              <w:t>134.69</w:t>
            </w:r>
          </w:p>
        </w:tc>
        <w:tc>
          <w:tcPr>
            <w:tcW w:w="1209" w:type="dxa"/>
            <w:tcBorders>
              <w:top w:val="single" w:sz="6" w:space="0" w:color="000000"/>
            </w:tcBorders>
          </w:tcPr>
          <w:p w14:paraId="15558D57" w14:textId="77777777" w:rsidR="00B40315" w:rsidRPr="00BE3340" w:rsidRDefault="002B1B5E">
            <w:pPr>
              <w:pStyle w:val="TableParagraph"/>
              <w:spacing w:before="43" w:line="251" w:lineRule="exact"/>
              <w:ind w:right="75"/>
            </w:pPr>
            <w:r w:rsidRPr="00BE3340">
              <w:rPr>
                <w:w w:val="99"/>
              </w:rPr>
              <w:t>0</w:t>
            </w:r>
          </w:p>
        </w:tc>
        <w:tc>
          <w:tcPr>
            <w:tcW w:w="1512" w:type="dxa"/>
            <w:tcBorders>
              <w:top w:val="single" w:sz="6" w:space="0" w:color="000000"/>
            </w:tcBorders>
          </w:tcPr>
          <w:p w14:paraId="0E1BF795" w14:textId="77777777" w:rsidR="00B40315" w:rsidRPr="00BE3340" w:rsidRDefault="002B1B5E">
            <w:pPr>
              <w:pStyle w:val="TableParagraph"/>
              <w:spacing w:before="43" w:line="251" w:lineRule="exact"/>
              <w:ind w:left="32"/>
            </w:pPr>
            <w:r w:rsidRPr="00BE3340">
              <w:t>121.37</w:t>
            </w:r>
          </w:p>
        </w:tc>
        <w:tc>
          <w:tcPr>
            <w:tcW w:w="109" w:type="dxa"/>
            <w:tcBorders>
              <w:top w:val="single" w:sz="6" w:space="0" w:color="000000"/>
            </w:tcBorders>
          </w:tcPr>
          <w:p w14:paraId="61F5D2B6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</w:tr>
      <w:tr w:rsidR="00B40315" w:rsidRPr="00BE3340" w14:paraId="1922CFF8" w14:textId="77777777">
        <w:trPr>
          <w:trHeight w:val="270"/>
        </w:trPr>
        <w:tc>
          <w:tcPr>
            <w:tcW w:w="1699" w:type="dxa"/>
          </w:tcPr>
          <w:p w14:paraId="063EB612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FA65-SF5</w:t>
            </w:r>
          </w:p>
        </w:tc>
        <w:tc>
          <w:tcPr>
            <w:tcW w:w="933" w:type="dxa"/>
          </w:tcPr>
          <w:p w14:paraId="2EDB7C39" w14:textId="77777777" w:rsidR="00B40315" w:rsidRPr="00BE3340" w:rsidRDefault="002B1B5E">
            <w:pPr>
              <w:pStyle w:val="TableParagraph"/>
              <w:spacing w:line="251" w:lineRule="exact"/>
              <w:ind w:left="128"/>
              <w:jc w:val="left"/>
            </w:pPr>
            <w:r w:rsidRPr="00BE3340">
              <w:t>77</w:t>
            </w:r>
          </w:p>
        </w:tc>
        <w:tc>
          <w:tcPr>
            <w:tcW w:w="361" w:type="dxa"/>
          </w:tcPr>
          <w:p w14:paraId="35396C93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1" w:type="dxa"/>
          </w:tcPr>
          <w:p w14:paraId="77072362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2" w:type="dxa"/>
          </w:tcPr>
          <w:p w14:paraId="67E55A97" w14:textId="77777777" w:rsidR="00B40315" w:rsidRPr="00BE3340" w:rsidRDefault="002B1B5E">
            <w:pPr>
              <w:pStyle w:val="TableParagraph"/>
              <w:spacing w:line="251" w:lineRule="exact"/>
              <w:ind w:left="373"/>
              <w:jc w:val="left"/>
            </w:pPr>
            <w:r w:rsidRPr="00BE3340">
              <w:t>4.37</w:t>
            </w:r>
          </w:p>
        </w:tc>
        <w:tc>
          <w:tcPr>
            <w:tcW w:w="1771" w:type="dxa"/>
          </w:tcPr>
          <w:p w14:paraId="64D13396" w14:textId="77777777" w:rsidR="00B40315" w:rsidRPr="00BE3340" w:rsidRDefault="002B1B5E">
            <w:pPr>
              <w:pStyle w:val="TableParagraph"/>
              <w:spacing w:line="251" w:lineRule="exact"/>
              <w:ind w:right="70"/>
            </w:pPr>
            <w:r w:rsidRPr="00BE3340">
              <w:t>135.47</w:t>
            </w:r>
          </w:p>
        </w:tc>
        <w:tc>
          <w:tcPr>
            <w:tcW w:w="1209" w:type="dxa"/>
          </w:tcPr>
          <w:p w14:paraId="48B4EE70" w14:textId="77777777" w:rsidR="00B40315" w:rsidRPr="00BE3340" w:rsidRDefault="002B1B5E">
            <w:pPr>
              <w:pStyle w:val="TableParagraph"/>
              <w:spacing w:line="251" w:lineRule="exact"/>
              <w:ind w:right="75"/>
            </w:pPr>
            <w:r w:rsidRPr="00BE3340">
              <w:rPr>
                <w:w w:val="99"/>
              </w:rPr>
              <w:t>0</w:t>
            </w:r>
          </w:p>
        </w:tc>
        <w:tc>
          <w:tcPr>
            <w:tcW w:w="1512" w:type="dxa"/>
          </w:tcPr>
          <w:p w14:paraId="602C1C92" w14:textId="77777777" w:rsidR="00B40315" w:rsidRPr="00BE3340" w:rsidRDefault="002B1B5E">
            <w:pPr>
              <w:pStyle w:val="TableParagraph"/>
              <w:spacing w:line="251" w:lineRule="exact"/>
              <w:ind w:left="32"/>
            </w:pPr>
            <w:r w:rsidRPr="00BE3340">
              <w:t>124.01</w:t>
            </w:r>
          </w:p>
        </w:tc>
        <w:tc>
          <w:tcPr>
            <w:tcW w:w="109" w:type="dxa"/>
          </w:tcPr>
          <w:p w14:paraId="1750FDBC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</w:tr>
      <w:tr w:rsidR="00B40315" w:rsidRPr="00BE3340" w14:paraId="1CBF89B7" w14:textId="77777777">
        <w:trPr>
          <w:trHeight w:val="270"/>
        </w:trPr>
        <w:tc>
          <w:tcPr>
            <w:tcW w:w="1699" w:type="dxa"/>
          </w:tcPr>
          <w:p w14:paraId="6791192F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FA60-SF10</w:t>
            </w:r>
          </w:p>
        </w:tc>
        <w:tc>
          <w:tcPr>
            <w:tcW w:w="933" w:type="dxa"/>
          </w:tcPr>
          <w:p w14:paraId="448013D7" w14:textId="77777777" w:rsidR="00B40315" w:rsidRPr="00BE3340" w:rsidRDefault="002B1B5E">
            <w:pPr>
              <w:pStyle w:val="TableParagraph"/>
              <w:spacing w:line="251" w:lineRule="exact"/>
              <w:ind w:left="128"/>
              <w:jc w:val="left"/>
            </w:pPr>
            <w:r w:rsidRPr="00BE3340">
              <w:t>88</w:t>
            </w:r>
          </w:p>
        </w:tc>
        <w:tc>
          <w:tcPr>
            <w:tcW w:w="361" w:type="dxa"/>
          </w:tcPr>
          <w:p w14:paraId="0085EAF0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1" w:type="dxa"/>
          </w:tcPr>
          <w:p w14:paraId="2C92A5C5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2" w:type="dxa"/>
          </w:tcPr>
          <w:p w14:paraId="10EE5355" w14:textId="77777777" w:rsidR="00B40315" w:rsidRPr="00BE3340" w:rsidRDefault="002B1B5E">
            <w:pPr>
              <w:pStyle w:val="TableParagraph"/>
              <w:spacing w:line="251" w:lineRule="exact"/>
              <w:ind w:left="373"/>
              <w:jc w:val="left"/>
            </w:pPr>
            <w:r w:rsidRPr="00BE3340">
              <w:t>5.18</w:t>
            </w:r>
          </w:p>
        </w:tc>
        <w:tc>
          <w:tcPr>
            <w:tcW w:w="1771" w:type="dxa"/>
          </w:tcPr>
          <w:p w14:paraId="21FF9DEA" w14:textId="77777777" w:rsidR="00B40315" w:rsidRPr="00BE3340" w:rsidRDefault="002B1B5E">
            <w:pPr>
              <w:pStyle w:val="TableParagraph"/>
              <w:spacing w:line="251" w:lineRule="exact"/>
              <w:ind w:right="70"/>
            </w:pPr>
            <w:r w:rsidRPr="00BE3340">
              <w:t>121.78</w:t>
            </w:r>
          </w:p>
        </w:tc>
        <w:tc>
          <w:tcPr>
            <w:tcW w:w="1209" w:type="dxa"/>
          </w:tcPr>
          <w:p w14:paraId="6659D46A" w14:textId="77777777" w:rsidR="00B40315" w:rsidRPr="00BE3340" w:rsidRDefault="002B1B5E">
            <w:pPr>
              <w:pStyle w:val="TableParagraph"/>
              <w:spacing w:line="251" w:lineRule="exact"/>
              <w:ind w:right="75"/>
            </w:pPr>
            <w:r w:rsidRPr="00BE3340">
              <w:rPr>
                <w:w w:val="99"/>
              </w:rPr>
              <w:t>0</w:t>
            </w:r>
          </w:p>
        </w:tc>
        <w:tc>
          <w:tcPr>
            <w:tcW w:w="1512" w:type="dxa"/>
          </w:tcPr>
          <w:p w14:paraId="1F36C3C2" w14:textId="77777777" w:rsidR="00B40315" w:rsidRPr="00BE3340" w:rsidRDefault="002B1B5E">
            <w:pPr>
              <w:pStyle w:val="TableParagraph"/>
              <w:spacing w:line="251" w:lineRule="exact"/>
              <w:ind w:left="32"/>
            </w:pPr>
            <w:r w:rsidRPr="00BE3340">
              <w:t>113.11</w:t>
            </w:r>
          </w:p>
        </w:tc>
        <w:tc>
          <w:tcPr>
            <w:tcW w:w="109" w:type="dxa"/>
          </w:tcPr>
          <w:p w14:paraId="1300B229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</w:tr>
      <w:tr w:rsidR="00B40315" w:rsidRPr="00BE3340" w14:paraId="0E157012" w14:textId="77777777">
        <w:trPr>
          <w:trHeight w:val="270"/>
        </w:trPr>
        <w:tc>
          <w:tcPr>
            <w:tcW w:w="1699" w:type="dxa"/>
          </w:tcPr>
          <w:p w14:paraId="7B12FB82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FA55-SF15</w:t>
            </w:r>
          </w:p>
        </w:tc>
        <w:tc>
          <w:tcPr>
            <w:tcW w:w="933" w:type="dxa"/>
          </w:tcPr>
          <w:p w14:paraId="224795C0" w14:textId="77777777" w:rsidR="00B40315" w:rsidRPr="00BE3340" w:rsidRDefault="002B1B5E">
            <w:pPr>
              <w:pStyle w:val="TableParagraph"/>
              <w:spacing w:line="251" w:lineRule="exact"/>
              <w:ind w:left="128"/>
              <w:jc w:val="left"/>
            </w:pPr>
            <w:r w:rsidRPr="00BE3340">
              <w:t>88</w:t>
            </w:r>
          </w:p>
        </w:tc>
        <w:tc>
          <w:tcPr>
            <w:tcW w:w="361" w:type="dxa"/>
          </w:tcPr>
          <w:p w14:paraId="2F48B367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1" w:type="dxa"/>
          </w:tcPr>
          <w:p w14:paraId="1317494B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2" w:type="dxa"/>
          </w:tcPr>
          <w:p w14:paraId="7F6371AC" w14:textId="77777777" w:rsidR="00B40315" w:rsidRPr="00BE3340" w:rsidRDefault="002B1B5E">
            <w:pPr>
              <w:pStyle w:val="TableParagraph"/>
              <w:spacing w:line="251" w:lineRule="exact"/>
              <w:ind w:left="373"/>
              <w:jc w:val="left"/>
            </w:pPr>
            <w:r w:rsidRPr="00BE3340">
              <w:t>3.45</w:t>
            </w:r>
          </w:p>
        </w:tc>
        <w:tc>
          <w:tcPr>
            <w:tcW w:w="1771" w:type="dxa"/>
          </w:tcPr>
          <w:p w14:paraId="250CD2DD" w14:textId="77777777" w:rsidR="00B40315" w:rsidRPr="00BE3340" w:rsidRDefault="002B1B5E">
            <w:pPr>
              <w:pStyle w:val="TableParagraph"/>
              <w:spacing w:line="251" w:lineRule="exact"/>
              <w:ind w:right="70"/>
            </w:pPr>
            <w:r w:rsidRPr="00BE3340">
              <w:t>115.8</w:t>
            </w:r>
          </w:p>
        </w:tc>
        <w:tc>
          <w:tcPr>
            <w:tcW w:w="1209" w:type="dxa"/>
          </w:tcPr>
          <w:p w14:paraId="78023A07" w14:textId="77777777" w:rsidR="00B40315" w:rsidRPr="00BE3340" w:rsidRDefault="002B1B5E">
            <w:pPr>
              <w:pStyle w:val="TableParagraph"/>
              <w:spacing w:line="251" w:lineRule="exact"/>
              <w:ind w:right="75"/>
            </w:pPr>
            <w:r w:rsidRPr="00BE3340">
              <w:rPr>
                <w:w w:val="99"/>
              </w:rPr>
              <w:t>0</w:t>
            </w:r>
          </w:p>
        </w:tc>
        <w:tc>
          <w:tcPr>
            <w:tcW w:w="1512" w:type="dxa"/>
          </w:tcPr>
          <w:p w14:paraId="08792545" w14:textId="77777777" w:rsidR="00B40315" w:rsidRPr="00BE3340" w:rsidRDefault="002B1B5E">
            <w:pPr>
              <w:pStyle w:val="TableParagraph"/>
              <w:spacing w:line="251" w:lineRule="exact"/>
              <w:ind w:left="32"/>
            </w:pPr>
            <w:r w:rsidRPr="00BE3340">
              <w:t>109.53</w:t>
            </w:r>
          </w:p>
        </w:tc>
        <w:tc>
          <w:tcPr>
            <w:tcW w:w="109" w:type="dxa"/>
          </w:tcPr>
          <w:p w14:paraId="2A976BF5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</w:tr>
      <w:tr w:rsidR="00B40315" w:rsidRPr="00BE3340" w14:paraId="491314D1" w14:textId="77777777">
        <w:trPr>
          <w:trHeight w:val="270"/>
        </w:trPr>
        <w:tc>
          <w:tcPr>
            <w:tcW w:w="1699" w:type="dxa"/>
          </w:tcPr>
          <w:p w14:paraId="677922C0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FA65-LP5</w:t>
            </w:r>
          </w:p>
        </w:tc>
        <w:tc>
          <w:tcPr>
            <w:tcW w:w="933" w:type="dxa"/>
          </w:tcPr>
          <w:p w14:paraId="2D371324" w14:textId="77777777" w:rsidR="00B40315" w:rsidRPr="00BE3340" w:rsidRDefault="002B1B5E">
            <w:pPr>
              <w:pStyle w:val="TableParagraph"/>
              <w:spacing w:line="251" w:lineRule="exact"/>
              <w:ind w:left="128"/>
              <w:jc w:val="left"/>
            </w:pPr>
            <w:r w:rsidRPr="00BE3340">
              <w:t>112</w:t>
            </w:r>
          </w:p>
        </w:tc>
        <w:tc>
          <w:tcPr>
            <w:tcW w:w="361" w:type="dxa"/>
          </w:tcPr>
          <w:p w14:paraId="34E61B6E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1" w:type="dxa"/>
          </w:tcPr>
          <w:p w14:paraId="7AB70C25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2" w:type="dxa"/>
          </w:tcPr>
          <w:p w14:paraId="5B59E8B1" w14:textId="77777777" w:rsidR="00B40315" w:rsidRPr="00BE3340" w:rsidRDefault="002B1B5E">
            <w:pPr>
              <w:pStyle w:val="TableParagraph"/>
              <w:spacing w:line="251" w:lineRule="exact"/>
              <w:ind w:left="373"/>
              <w:jc w:val="left"/>
            </w:pPr>
            <w:r w:rsidRPr="00BE3340">
              <w:t>7.65</w:t>
            </w:r>
          </w:p>
        </w:tc>
        <w:tc>
          <w:tcPr>
            <w:tcW w:w="1771" w:type="dxa"/>
          </w:tcPr>
          <w:p w14:paraId="2340B4E1" w14:textId="77777777" w:rsidR="00B40315" w:rsidRPr="00BE3340" w:rsidRDefault="002B1B5E">
            <w:pPr>
              <w:pStyle w:val="TableParagraph"/>
              <w:spacing w:line="251" w:lineRule="exact"/>
              <w:ind w:right="70"/>
            </w:pPr>
            <w:r w:rsidRPr="00BE3340">
              <w:t>119.45</w:t>
            </w:r>
          </w:p>
        </w:tc>
        <w:tc>
          <w:tcPr>
            <w:tcW w:w="1209" w:type="dxa"/>
          </w:tcPr>
          <w:p w14:paraId="0467E8C5" w14:textId="77777777" w:rsidR="00B40315" w:rsidRPr="00BE3340" w:rsidRDefault="002B1B5E">
            <w:pPr>
              <w:pStyle w:val="TableParagraph"/>
              <w:spacing w:line="251" w:lineRule="exact"/>
              <w:ind w:right="75"/>
            </w:pPr>
            <w:r w:rsidRPr="00BE3340">
              <w:rPr>
                <w:w w:val="99"/>
              </w:rPr>
              <w:t>0</w:t>
            </w:r>
          </w:p>
        </w:tc>
        <w:tc>
          <w:tcPr>
            <w:tcW w:w="1512" w:type="dxa"/>
          </w:tcPr>
          <w:p w14:paraId="2159768E" w14:textId="77777777" w:rsidR="00B40315" w:rsidRPr="00BE3340" w:rsidRDefault="002B1B5E">
            <w:pPr>
              <w:pStyle w:val="TableParagraph"/>
              <w:spacing w:line="251" w:lineRule="exact"/>
              <w:ind w:left="32"/>
            </w:pPr>
            <w:r w:rsidRPr="00BE3340">
              <w:t>105.65</w:t>
            </w:r>
          </w:p>
        </w:tc>
        <w:tc>
          <w:tcPr>
            <w:tcW w:w="109" w:type="dxa"/>
          </w:tcPr>
          <w:p w14:paraId="0025E6C7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</w:tr>
      <w:tr w:rsidR="00B40315" w:rsidRPr="00BE3340" w14:paraId="31D209FC" w14:textId="77777777">
        <w:trPr>
          <w:trHeight w:val="270"/>
        </w:trPr>
        <w:tc>
          <w:tcPr>
            <w:tcW w:w="1699" w:type="dxa"/>
          </w:tcPr>
          <w:p w14:paraId="7C127C6D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FA60-LP10</w:t>
            </w:r>
          </w:p>
        </w:tc>
        <w:tc>
          <w:tcPr>
            <w:tcW w:w="933" w:type="dxa"/>
          </w:tcPr>
          <w:p w14:paraId="6C3C5C67" w14:textId="77777777" w:rsidR="00B40315" w:rsidRPr="00BE3340" w:rsidRDefault="002B1B5E">
            <w:pPr>
              <w:pStyle w:val="TableParagraph"/>
              <w:spacing w:line="251" w:lineRule="exact"/>
              <w:ind w:left="128"/>
              <w:jc w:val="left"/>
            </w:pPr>
            <w:r w:rsidRPr="00BE3340">
              <w:t>37</w:t>
            </w:r>
          </w:p>
        </w:tc>
        <w:tc>
          <w:tcPr>
            <w:tcW w:w="361" w:type="dxa"/>
          </w:tcPr>
          <w:p w14:paraId="62B1D087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1" w:type="dxa"/>
          </w:tcPr>
          <w:p w14:paraId="5A99C7A6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2" w:type="dxa"/>
          </w:tcPr>
          <w:p w14:paraId="588D07C4" w14:textId="77777777" w:rsidR="00B40315" w:rsidRPr="00BE3340" w:rsidRDefault="002B1B5E">
            <w:pPr>
              <w:pStyle w:val="TableParagraph"/>
              <w:spacing w:line="251" w:lineRule="exact"/>
              <w:ind w:left="373"/>
              <w:jc w:val="left"/>
            </w:pPr>
            <w:r w:rsidRPr="00BE3340">
              <w:t>5.62</w:t>
            </w:r>
          </w:p>
        </w:tc>
        <w:tc>
          <w:tcPr>
            <w:tcW w:w="1771" w:type="dxa"/>
          </w:tcPr>
          <w:p w14:paraId="356FC996" w14:textId="77777777" w:rsidR="00B40315" w:rsidRPr="00BE3340" w:rsidRDefault="002B1B5E">
            <w:pPr>
              <w:pStyle w:val="TableParagraph"/>
              <w:spacing w:line="251" w:lineRule="exact"/>
              <w:ind w:right="70"/>
            </w:pPr>
            <w:r w:rsidRPr="00BE3340">
              <w:t>126.82</w:t>
            </w:r>
          </w:p>
        </w:tc>
        <w:tc>
          <w:tcPr>
            <w:tcW w:w="1209" w:type="dxa"/>
          </w:tcPr>
          <w:p w14:paraId="1C95621A" w14:textId="77777777" w:rsidR="00B40315" w:rsidRPr="00BE3340" w:rsidRDefault="002B1B5E">
            <w:pPr>
              <w:pStyle w:val="TableParagraph"/>
              <w:spacing w:line="251" w:lineRule="exact"/>
              <w:ind w:right="75"/>
            </w:pPr>
            <w:r w:rsidRPr="00BE3340">
              <w:rPr>
                <w:w w:val="99"/>
              </w:rPr>
              <w:t>0</w:t>
            </w:r>
          </w:p>
        </w:tc>
        <w:tc>
          <w:tcPr>
            <w:tcW w:w="1512" w:type="dxa"/>
          </w:tcPr>
          <w:p w14:paraId="29E1346C" w14:textId="77777777" w:rsidR="00B40315" w:rsidRPr="00BE3340" w:rsidRDefault="002B1B5E">
            <w:pPr>
              <w:pStyle w:val="TableParagraph"/>
              <w:spacing w:line="251" w:lineRule="exact"/>
              <w:ind w:left="32"/>
            </w:pPr>
            <w:r w:rsidRPr="00BE3340">
              <w:t>110.97</w:t>
            </w:r>
          </w:p>
        </w:tc>
        <w:tc>
          <w:tcPr>
            <w:tcW w:w="109" w:type="dxa"/>
          </w:tcPr>
          <w:p w14:paraId="3FA4D6D2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</w:tr>
      <w:tr w:rsidR="00B40315" w:rsidRPr="00BE3340" w14:paraId="29CD8CA7" w14:textId="77777777">
        <w:trPr>
          <w:trHeight w:val="270"/>
        </w:trPr>
        <w:tc>
          <w:tcPr>
            <w:tcW w:w="1699" w:type="dxa"/>
          </w:tcPr>
          <w:p w14:paraId="61D5DE43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FA55-LP15</w:t>
            </w:r>
          </w:p>
        </w:tc>
        <w:tc>
          <w:tcPr>
            <w:tcW w:w="933" w:type="dxa"/>
          </w:tcPr>
          <w:p w14:paraId="64BCA8BF" w14:textId="77777777" w:rsidR="00B40315" w:rsidRPr="00BE3340" w:rsidRDefault="002B1B5E">
            <w:pPr>
              <w:pStyle w:val="TableParagraph"/>
              <w:spacing w:line="251" w:lineRule="exact"/>
              <w:ind w:left="128"/>
              <w:jc w:val="left"/>
            </w:pPr>
            <w:r w:rsidRPr="00BE3340">
              <w:t>61</w:t>
            </w:r>
          </w:p>
        </w:tc>
        <w:tc>
          <w:tcPr>
            <w:tcW w:w="361" w:type="dxa"/>
          </w:tcPr>
          <w:p w14:paraId="34A2A39E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1" w:type="dxa"/>
          </w:tcPr>
          <w:p w14:paraId="5E6BC461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2" w:type="dxa"/>
          </w:tcPr>
          <w:p w14:paraId="6759B13A" w14:textId="77777777" w:rsidR="00B40315" w:rsidRPr="00BE3340" w:rsidRDefault="002B1B5E">
            <w:pPr>
              <w:pStyle w:val="TableParagraph"/>
              <w:spacing w:line="251" w:lineRule="exact"/>
              <w:ind w:left="373"/>
              <w:jc w:val="left"/>
            </w:pPr>
            <w:r w:rsidRPr="00BE3340">
              <w:t>6.42</w:t>
            </w:r>
          </w:p>
        </w:tc>
        <w:tc>
          <w:tcPr>
            <w:tcW w:w="1771" w:type="dxa"/>
          </w:tcPr>
          <w:p w14:paraId="76F0DECD" w14:textId="77777777" w:rsidR="00B40315" w:rsidRPr="00BE3340" w:rsidRDefault="002B1B5E">
            <w:pPr>
              <w:pStyle w:val="TableParagraph"/>
              <w:spacing w:line="251" w:lineRule="exact"/>
              <w:ind w:right="70"/>
            </w:pPr>
            <w:r w:rsidRPr="00BE3340">
              <w:t>132.65</w:t>
            </w:r>
          </w:p>
        </w:tc>
        <w:tc>
          <w:tcPr>
            <w:tcW w:w="1209" w:type="dxa"/>
          </w:tcPr>
          <w:p w14:paraId="11A04B6C" w14:textId="77777777" w:rsidR="00B40315" w:rsidRPr="00BE3340" w:rsidRDefault="002B1B5E">
            <w:pPr>
              <w:pStyle w:val="TableParagraph"/>
              <w:spacing w:line="251" w:lineRule="exact"/>
              <w:ind w:right="75"/>
            </w:pPr>
            <w:r w:rsidRPr="00BE3340">
              <w:rPr>
                <w:w w:val="99"/>
              </w:rPr>
              <w:t>0</w:t>
            </w:r>
          </w:p>
        </w:tc>
        <w:tc>
          <w:tcPr>
            <w:tcW w:w="1512" w:type="dxa"/>
          </w:tcPr>
          <w:p w14:paraId="4D7A25E8" w14:textId="77777777" w:rsidR="00B40315" w:rsidRPr="00BE3340" w:rsidRDefault="002B1B5E">
            <w:pPr>
              <w:pStyle w:val="TableParagraph"/>
              <w:spacing w:line="251" w:lineRule="exact"/>
              <w:ind w:left="32"/>
            </w:pPr>
            <w:r w:rsidRPr="00BE3340">
              <w:t>115.95</w:t>
            </w:r>
          </w:p>
        </w:tc>
        <w:tc>
          <w:tcPr>
            <w:tcW w:w="109" w:type="dxa"/>
          </w:tcPr>
          <w:p w14:paraId="620D0D8C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</w:tr>
      <w:tr w:rsidR="00B40315" w:rsidRPr="00BE3340" w14:paraId="11EC742C" w14:textId="77777777">
        <w:trPr>
          <w:trHeight w:val="270"/>
        </w:trPr>
        <w:tc>
          <w:tcPr>
            <w:tcW w:w="1699" w:type="dxa"/>
          </w:tcPr>
          <w:p w14:paraId="4D999F82" w14:textId="77777777" w:rsidR="00B40315" w:rsidRPr="00BE3340" w:rsidRDefault="002B1B5E">
            <w:pPr>
              <w:pStyle w:val="TableParagraph"/>
              <w:spacing w:line="251" w:lineRule="exact"/>
              <w:ind w:left="119"/>
              <w:jc w:val="left"/>
            </w:pPr>
            <w:r w:rsidRPr="00BE3340">
              <w:t>FA55-SF5-LP10</w:t>
            </w:r>
          </w:p>
        </w:tc>
        <w:tc>
          <w:tcPr>
            <w:tcW w:w="933" w:type="dxa"/>
          </w:tcPr>
          <w:p w14:paraId="19892AF3" w14:textId="77777777" w:rsidR="00B40315" w:rsidRPr="00BE3340" w:rsidRDefault="002B1B5E">
            <w:pPr>
              <w:pStyle w:val="TableParagraph"/>
              <w:spacing w:line="251" w:lineRule="exact"/>
              <w:ind w:left="128"/>
              <w:jc w:val="left"/>
            </w:pPr>
            <w:r w:rsidRPr="00BE3340">
              <w:t>34</w:t>
            </w:r>
          </w:p>
        </w:tc>
        <w:tc>
          <w:tcPr>
            <w:tcW w:w="361" w:type="dxa"/>
          </w:tcPr>
          <w:p w14:paraId="3E417542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1" w:type="dxa"/>
          </w:tcPr>
          <w:p w14:paraId="703C3BAA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2" w:type="dxa"/>
          </w:tcPr>
          <w:p w14:paraId="51C9EF07" w14:textId="77777777" w:rsidR="00B40315" w:rsidRPr="00BE3340" w:rsidRDefault="002B1B5E">
            <w:pPr>
              <w:pStyle w:val="TableParagraph"/>
              <w:spacing w:line="251" w:lineRule="exact"/>
              <w:ind w:left="373"/>
              <w:jc w:val="left"/>
            </w:pPr>
            <w:r w:rsidRPr="00BE3340">
              <w:t>8.74</w:t>
            </w:r>
          </w:p>
        </w:tc>
        <w:tc>
          <w:tcPr>
            <w:tcW w:w="1771" w:type="dxa"/>
          </w:tcPr>
          <w:p w14:paraId="4AE3CC90" w14:textId="77777777" w:rsidR="00B40315" w:rsidRPr="00BE3340" w:rsidRDefault="002B1B5E">
            <w:pPr>
              <w:pStyle w:val="TableParagraph"/>
              <w:spacing w:line="251" w:lineRule="exact"/>
              <w:ind w:right="70"/>
            </w:pPr>
            <w:r w:rsidRPr="00BE3340">
              <w:t>123.09</w:t>
            </w:r>
          </w:p>
        </w:tc>
        <w:tc>
          <w:tcPr>
            <w:tcW w:w="1209" w:type="dxa"/>
          </w:tcPr>
          <w:p w14:paraId="202B952B" w14:textId="77777777" w:rsidR="00B40315" w:rsidRPr="00BE3340" w:rsidRDefault="002B1B5E">
            <w:pPr>
              <w:pStyle w:val="TableParagraph"/>
              <w:spacing w:line="251" w:lineRule="exact"/>
              <w:ind w:right="75"/>
            </w:pPr>
            <w:r w:rsidRPr="00BE3340">
              <w:rPr>
                <w:w w:val="99"/>
              </w:rPr>
              <w:t>0</w:t>
            </w:r>
          </w:p>
        </w:tc>
        <w:tc>
          <w:tcPr>
            <w:tcW w:w="1512" w:type="dxa"/>
          </w:tcPr>
          <w:p w14:paraId="430658D4" w14:textId="77777777" w:rsidR="00B40315" w:rsidRPr="00BE3340" w:rsidRDefault="002B1B5E">
            <w:pPr>
              <w:pStyle w:val="TableParagraph"/>
              <w:spacing w:line="251" w:lineRule="exact"/>
              <w:ind w:left="32"/>
            </w:pPr>
            <w:r w:rsidRPr="00BE3340">
              <w:t>110.78</w:t>
            </w:r>
          </w:p>
        </w:tc>
        <w:tc>
          <w:tcPr>
            <w:tcW w:w="109" w:type="dxa"/>
          </w:tcPr>
          <w:p w14:paraId="658A9E6C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</w:tr>
      <w:tr w:rsidR="00B40315" w:rsidRPr="00BE3340" w14:paraId="15F7870D" w14:textId="77777777">
        <w:trPr>
          <w:trHeight w:val="323"/>
        </w:trPr>
        <w:tc>
          <w:tcPr>
            <w:tcW w:w="1699" w:type="dxa"/>
            <w:tcBorders>
              <w:bottom w:val="single" w:sz="8" w:space="0" w:color="000000"/>
            </w:tcBorders>
          </w:tcPr>
          <w:p w14:paraId="373174C8" w14:textId="77777777" w:rsidR="00B40315" w:rsidRPr="00BE3340" w:rsidRDefault="002B1B5E">
            <w:pPr>
              <w:pStyle w:val="TableParagraph"/>
              <w:ind w:left="119"/>
              <w:jc w:val="left"/>
            </w:pPr>
            <w:r w:rsidRPr="00BE3340">
              <w:t>FA55-SF10-LP5</w:t>
            </w:r>
          </w:p>
        </w:tc>
        <w:tc>
          <w:tcPr>
            <w:tcW w:w="933" w:type="dxa"/>
            <w:tcBorders>
              <w:bottom w:val="single" w:sz="8" w:space="0" w:color="000000"/>
            </w:tcBorders>
          </w:tcPr>
          <w:p w14:paraId="7F59EA5A" w14:textId="77777777" w:rsidR="00B40315" w:rsidRPr="00BE3340" w:rsidRDefault="002B1B5E">
            <w:pPr>
              <w:pStyle w:val="TableParagraph"/>
              <w:ind w:left="128"/>
              <w:jc w:val="left"/>
            </w:pPr>
            <w:r w:rsidRPr="00BE3340">
              <w:t>33</w:t>
            </w:r>
          </w:p>
        </w:tc>
        <w:tc>
          <w:tcPr>
            <w:tcW w:w="361" w:type="dxa"/>
            <w:tcBorders>
              <w:bottom w:val="single" w:sz="8" w:space="0" w:color="000000"/>
            </w:tcBorders>
          </w:tcPr>
          <w:p w14:paraId="37808CC3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1" w:type="dxa"/>
            <w:tcBorders>
              <w:bottom w:val="single" w:sz="8" w:space="0" w:color="000000"/>
            </w:tcBorders>
          </w:tcPr>
          <w:p w14:paraId="59A4D74D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02" w:type="dxa"/>
            <w:tcBorders>
              <w:bottom w:val="single" w:sz="8" w:space="0" w:color="000000"/>
            </w:tcBorders>
          </w:tcPr>
          <w:p w14:paraId="23E4833C" w14:textId="77777777" w:rsidR="00B40315" w:rsidRPr="00BE3340" w:rsidRDefault="002B1B5E">
            <w:pPr>
              <w:pStyle w:val="TableParagraph"/>
              <w:ind w:left="373"/>
              <w:jc w:val="left"/>
            </w:pPr>
            <w:r w:rsidRPr="00BE3340">
              <w:t>4.64</w:t>
            </w:r>
          </w:p>
        </w:tc>
        <w:tc>
          <w:tcPr>
            <w:tcW w:w="1771" w:type="dxa"/>
            <w:tcBorders>
              <w:bottom w:val="single" w:sz="8" w:space="0" w:color="000000"/>
            </w:tcBorders>
          </w:tcPr>
          <w:p w14:paraId="108B5B9B" w14:textId="77777777" w:rsidR="00B40315" w:rsidRPr="00BE3340" w:rsidRDefault="002B1B5E">
            <w:pPr>
              <w:pStyle w:val="TableParagraph"/>
              <w:ind w:right="70"/>
            </w:pPr>
            <w:r w:rsidRPr="00BE3340">
              <w:t>131.57</w:t>
            </w:r>
          </w:p>
        </w:tc>
        <w:tc>
          <w:tcPr>
            <w:tcW w:w="1209" w:type="dxa"/>
            <w:tcBorders>
              <w:bottom w:val="single" w:sz="8" w:space="0" w:color="000000"/>
            </w:tcBorders>
          </w:tcPr>
          <w:p w14:paraId="4D4615BC" w14:textId="77777777" w:rsidR="00B40315" w:rsidRPr="00BE3340" w:rsidRDefault="002B1B5E">
            <w:pPr>
              <w:pStyle w:val="TableParagraph"/>
              <w:ind w:right="75"/>
            </w:pPr>
            <w:r w:rsidRPr="00BE3340">
              <w:rPr>
                <w:w w:val="99"/>
              </w:rPr>
              <w:t>0</w:t>
            </w:r>
          </w:p>
        </w:tc>
        <w:tc>
          <w:tcPr>
            <w:tcW w:w="1512" w:type="dxa"/>
            <w:tcBorders>
              <w:bottom w:val="single" w:sz="8" w:space="0" w:color="000000"/>
            </w:tcBorders>
          </w:tcPr>
          <w:p w14:paraId="14BCB1A1" w14:textId="77777777" w:rsidR="00B40315" w:rsidRPr="00BE3340" w:rsidRDefault="002B1B5E">
            <w:pPr>
              <w:pStyle w:val="TableParagraph"/>
              <w:ind w:left="32"/>
            </w:pPr>
            <w:r w:rsidRPr="00BE3340">
              <w:t>119.79</w:t>
            </w:r>
          </w:p>
        </w:tc>
        <w:tc>
          <w:tcPr>
            <w:tcW w:w="109" w:type="dxa"/>
            <w:tcBorders>
              <w:bottom w:val="single" w:sz="8" w:space="0" w:color="000000"/>
            </w:tcBorders>
          </w:tcPr>
          <w:p w14:paraId="25F72948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</w:tr>
    </w:tbl>
    <w:p w14:paraId="5404B3AC" w14:textId="77777777" w:rsidR="00B40315" w:rsidRPr="00BE3340" w:rsidRDefault="00B40315">
      <w:pPr>
        <w:rPr>
          <w:sz w:val="20"/>
        </w:rPr>
        <w:sectPr w:rsidR="00B40315" w:rsidRPr="00BE3340">
          <w:pgSz w:w="12240" w:h="15840"/>
          <w:pgMar w:top="1500" w:right="820" w:bottom="720" w:left="1300" w:header="0" w:footer="538" w:gutter="0"/>
          <w:cols w:space="720"/>
        </w:sectPr>
      </w:pPr>
    </w:p>
    <w:p w14:paraId="536D9EEE" w14:textId="77777777" w:rsidR="00B40315" w:rsidRPr="00BE3340" w:rsidRDefault="002B1B5E">
      <w:pPr>
        <w:pStyle w:val="Heading2"/>
        <w:numPr>
          <w:ilvl w:val="1"/>
          <w:numId w:val="5"/>
        </w:numPr>
        <w:tabs>
          <w:tab w:val="left" w:pos="655"/>
          <w:tab w:val="left" w:pos="656"/>
        </w:tabs>
        <w:spacing w:before="92"/>
        <w:ind w:hanging="539"/>
      </w:pPr>
      <w:r w:rsidRPr="00BE3340">
        <w:lastRenderedPageBreak/>
        <w:t>Preprocessing of</w:t>
      </w:r>
      <w:r w:rsidRPr="00BE3340">
        <w:rPr>
          <w:spacing w:val="-3"/>
        </w:rPr>
        <w:t xml:space="preserve"> </w:t>
      </w:r>
      <w:r w:rsidRPr="00BE3340">
        <w:t>Data</w:t>
      </w:r>
    </w:p>
    <w:p w14:paraId="2F76FB4F" w14:textId="55780105" w:rsidR="00B40315" w:rsidRPr="00A97774" w:rsidRDefault="002B1B5E">
      <w:pPr>
        <w:pStyle w:val="BodyText"/>
        <w:spacing w:before="161" w:line="256" w:lineRule="auto"/>
        <w:ind w:left="117" w:right="595"/>
        <w:jc w:val="both"/>
      </w:pPr>
      <w:r w:rsidRPr="00BE3340">
        <w:t xml:space="preserve">The input and output data of different </w:t>
      </w:r>
      <w:commentRangeStart w:id="1105"/>
      <w:r w:rsidRPr="00BE3340">
        <w:t xml:space="preserve">features </w:t>
      </w:r>
      <w:commentRangeEnd w:id="1105"/>
      <w:r w:rsidR="001D4567">
        <w:rPr>
          <w:rStyle w:val="CommentReference"/>
        </w:rPr>
        <w:commentReference w:id="1105"/>
      </w:r>
      <w:r w:rsidRPr="00A97774">
        <w:t xml:space="preserve">(referring to </w:t>
      </w:r>
      <w:r w:rsidRPr="00A97774">
        <w:rPr>
          <w:spacing w:val="-4"/>
        </w:rPr>
        <w:t>Table</w:t>
      </w:r>
      <w:ins w:id="1106" w:author="Patrick Tang" w:date="2021-06-28T18:07:00Z">
        <w:r w:rsidR="001D4567">
          <w:rPr>
            <w:spacing w:val="-4"/>
          </w:rPr>
          <w:t>s</w:t>
        </w:r>
      </w:ins>
      <w:r w:rsidRPr="00A97774">
        <w:rPr>
          <w:spacing w:val="-4"/>
        </w:rPr>
        <w:t xml:space="preserve"> </w:t>
      </w:r>
      <w:r w:rsidRPr="00A97774">
        <w:t xml:space="preserve">3 and 4) </w:t>
      </w:r>
      <w:commentRangeStart w:id="1107"/>
      <w:r w:rsidRPr="00A97774">
        <w:t xml:space="preserve">vary in range and units which weigh all features unequally for prediction models and might end up creating bias. </w:t>
      </w:r>
      <w:commentRangeEnd w:id="1107"/>
      <w:r w:rsidR="001D4567">
        <w:rPr>
          <w:rStyle w:val="CommentReference"/>
        </w:rPr>
        <w:commentReference w:id="1107"/>
      </w:r>
      <w:commentRangeStart w:id="1108"/>
      <w:r w:rsidRPr="00A97774">
        <w:rPr>
          <w:spacing w:val="-9"/>
        </w:rPr>
        <w:t xml:space="preserve">To </w:t>
      </w:r>
      <w:r w:rsidRPr="00A97774">
        <w:t xml:space="preserve">eliminate this </w:t>
      </w:r>
      <w:r w:rsidRPr="00A97774">
        <w:rPr>
          <w:spacing w:val="-3"/>
        </w:rPr>
        <w:t xml:space="preserve">effect, </w:t>
      </w:r>
      <w:r w:rsidRPr="00453F0F">
        <w:t>we</w:t>
      </w:r>
      <w:r w:rsidRPr="00453F0F">
        <w:rPr>
          <w:spacing w:val="-17"/>
        </w:rPr>
        <w:t xml:space="preserve"> </w:t>
      </w:r>
      <w:r w:rsidRPr="00453F0F">
        <w:t>preprocessed</w:t>
      </w:r>
      <w:r w:rsidRPr="00453F0F">
        <w:rPr>
          <w:spacing w:val="-17"/>
        </w:rPr>
        <w:t xml:space="preserve"> </w:t>
      </w:r>
      <w:r w:rsidRPr="00453F0F">
        <w:t>empirical</w:t>
      </w:r>
      <w:r w:rsidRPr="00453F0F">
        <w:rPr>
          <w:spacing w:val="-17"/>
        </w:rPr>
        <w:t xml:space="preserve"> </w:t>
      </w:r>
      <w:r w:rsidRPr="00453F0F">
        <w:t>data</w:t>
      </w:r>
      <w:r w:rsidRPr="00453F0F">
        <w:rPr>
          <w:spacing w:val="-16"/>
        </w:rPr>
        <w:t xml:space="preserve"> </w:t>
      </w:r>
      <w:r w:rsidRPr="00453F0F">
        <w:t>to</w:t>
      </w:r>
      <w:r w:rsidRPr="00453F0F">
        <w:rPr>
          <w:spacing w:val="-17"/>
        </w:rPr>
        <w:t xml:space="preserve"> </w:t>
      </w:r>
      <w:r w:rsidRPr="00453F0F">
        <w:t>the</w:t>
      </w:r>
      <w:r w:rsidRPr="00453F0F">
        <w:rPr>
          <w:spacing w:val="-17"/>
        </w:rPr>
        <w:t xml:space="preserve"> </w:t>
      </w:r>
      <w:r w:rsidRPr="00453F0F">
        <w:t>range</w:t>
      </w:r>
      <w:r w:rsidRPr="00453F0F">
        <w:rPr>
          <w:spacing w:val="-17"/>
        </w:rPr>
        <w:t xml:space="preserve"> </w:t>
      </w:r>
      <w:r w:rsidRPr="00453F0F">
        <w:t>[0,1]</w:t>
      </w:r>
      <w:r w:rsidRPr="00453F0F">
        <w:rPr>
          <w:spacing w:val="-16"/>
        </w:rPr>
        <w:t xml:space="preserve"> </w:t>
      </w:r>
      <w:r w:rsidRPr="00453F0F">
        <w:t>by</w:t>
      </w:r>
      <w:r w:rsidRPr="00453F0F">
        <w:rPr>
          <w:spacing w:val="-17"/>
        </w:rPr>
        <w:t xml:space="preserve"> </w:t>
      </w:r>
      <w:r w:rsidRPr="00453F0F">
        <w:t>the</w:t>
      </w:r>
      <w:r w:rsidRPr="00453F0F">
        <w:rPr>
          <w:spacing w:val="-17"/>
        </w:rPr>
        <w:t xml:space="preserve"> </w:t>
      </w:r>
      <w:r w:rsidRPr="00453F0F">
        <w:t>min-max</w:t>
      </w:r>
      <w:r w:rsidRPr="00453F0F">
        <w:rPr>
          <w:spacing w:val="-17"/>
        </w:rPr>
        <w:t xml:space="preserve"> </w:t>
      </w:r>
      <w:r w:rsidRPr="00453F0F">
        <w:t>scaling</w:t>
      </w:r>
      <w:r w:rsidRPr="00453F0F">
        <w:rPr>
          <w:spacing w:val="-16"/>
        </w:rPr>
        <w:t xml:space="preserve"> </w:t>
      </w:r>
      <w:r w:rsidRPr="00453F0F">
        <w:t>presented</w:t>
      </w:r>
      <w:r w:rsidRPr="00453F0F">
        <w:rPr>
          <w:spacing w:val="-17"/>
        </w:rPr>
        <w:t xml:space="preserve"> </w:t>
      </w:r>
      <w:r w:rsidRPr="00453F0F">
        <w:t>in</w:t>
      </w:r>
      <w:r w:rsidRPr="00453F0F">
        <w:rPr>
          <w:spacing w:val="-17"/>
        </w:rPr>
        <w:t xml:space="preserve"> </w:t>
      </w:r>
      <w:r w:rsidRPr="00453F0F">
        <w:t>the</w:t>
      </w:r>
      <w:r w:rsidRPr="00453F0F">
        <w:rPr>
          <w:spacing w:val="-17"/>
        </w:rPr>
        <w:t xml:space="preserve"> </w:t>
      </w:r>
      <w:r w:rsidRPr="00453F0F">
        <w:t>following</w:t>
      </w:r>
      <w:r w:rsidRPr="00453F0F">
        <w:rPr>
          <w:spacing w:val="-16"/>
        </w:rPr>
        <w:t xml:space="preserve"> </w:t>
      </w:r>
      <w:r w:rsidRPr="00453F0F">
        <w:t>function.</w:t>
      </w:r>
      <w:commentRangeEnd w:id="1108"/>
      <w:r w:rsidR="001D4567">
        <w:rPr>
          <w:rStyle w:val="CommentReference"/>
        </w:rPr>
        <w:commentReference w:id="1108"/>
      </w:r>
    </w:p>
    <w:p w14:paraId="0293E04B" w14:textId="77777777" w:rsidR="00B40315" w:rsidRPr="00BE3340" w:rsidRDefault="00B40315">
      <w:pPr>
        <w:spacing w:line="256" w:lineRule="auto"/>
        <w:jc w:val="both"/>
        <w:sectPr w:rsidR="00B40315" w:rsidRPr="00BE3340">
          <w:pgSz w:w="12240" w:h="15840"/>
          <w:pgMar w:top="1320" w:right="820" w:bottom="720" w:left="1300" w:header="0" w:footer="538" w:gutter="0"/>
          <w:cols w:space="720"/>
        </w:sectPr>
      </w:pPr>
    </w:p>
    <w:p w14:paraId="7E104182" w14:textId="77777777" w:rsidR="00B40315" w:rsidRPr="00BE3340" w:rsidRDefault="002B1B5E">
      <w:pPr>
        <w:spacing w:before="159" w:line="170" w:lineRule="auto"/>
        <w:jc w:val="right"/>
        <w:rPr>
          <w:i/>
          <w:rPrChange w:id="1109" w:author="Patrick Tang" w:date="2021-06-25T17:28:00Z">
            <w:rPr>
              <w:rFonts w:ascii="Bookman Old Style" w:hAnsi="Bookman Old Style"/>
              <w:i/>
            </w:rPr>
          </w:rPrChange>
        </w:rPr>
      </w:pPr>
      <w:r w:rsidRPr="00BE3340">
        <w:rPr>
          <w:i/>
          <w:w w:val="127"/>
          <w:position w:val="-14"/>
        </w:rPr>
        <w:t>x</w:t>
      </w:r>
      <w:r w:rsidRPr="00BE3340">
        <w:rPr>
          <w:smallCaps/>
          <w:w w:val="113"/>
          <w:position w:val="-5"/>
          <w:sz w:val="16"/>
          <w:rPrChange w:id="1110" w:author="Patrick Tang" w:date="2021-06-25T17:28:00Z">
            <w:rPr>
              <w:rFonts w:ascii="Lucida Sans Unicode" w:hAnsi="Lucida Sans Unicode"/>
              <w:smallCaps/>
              <w:w w:val="113"/>
              <w:position w:val="-5"/>
              <w:sz w:val="16"/>
            </w:rPr>
          </w:rPrChange>
        </w:rPr>
        <w:t>j</w:t>
      </w:r>
      <w:r w:rsidRPr="00BE3340">
        <w:rPr>
          <w:spacing w:val="19"/>
          <w:position w:val="-5"/>
          <w:sz w:val="16"/>
          <w:rPrChange w:id="1111" w:author="Patrick Tang" w:date="2021-06-25T17:28:00Z">
            <w:rPr>
              <w:rFonts w:ascii="Lucida Sans Unicode" w:hAnsi="Lucida Sans Unicode"/>
              <w:spacing w:val="19"/>
              <w:position w:val="-5"/>
              <w:sz w:val="16"/>
            </w:rPr>
          </w:rPrChange>
        </w:rPr>
        <w:t xml:space="preserve"> </w:t>
      </w:r>
      <w:r w:rsidRPr="00BE3340">
        <w:rPr>
          <w:w w:val="115"/>
          <w:position w:val="-14"/>
          <w:rPrChange w:id="1112" w:author="Patrick Tang" w:date="2021-06-25T17:28:00Z">
            <w:rPr>
              <w:rFonts w:ascii="Garamond" w:hAnsi="Garamond"/>
              <w:w w:val="115"/>
              <w:position w:val="-14"/>
            </w:rPr>
          </w:rPrChange>
        </w:rPr>
        <w:t>=</w:t>
      </w:r>
      <w:r w:rsidRPr="00BE3340">
        <w:rPr>
          <w:position w:val="-14"/>
          <w:rPrChange w:id="1113" w:author="Patrick Tang" w:date="2021-06-25T17:28:00Z">
            <w:rPr>
              <w:rFonts w:ascii="Garamond" w:hAnsi="Garamond"/>
              <w:position w:val="-14"/>
            </w:rPr>
          </w:rPrChange>
        </w:rPr>
        <w:t xml:space="preserve"> </w:t>
      </w:r>
      <w:r w:rsidRPr="00BE3340">
        <w:rPr>
          <w:spacing w:val="-26"/>
          <w:position w:val="-14"/>
          <w:rPrChange w:id="1114" w:author="Patrick Tang" w:date="2021-06-25T17:28:00Z">
            <w:rPr>
              <w:rFonts w:ascii="Garamond" w:hAnsi="Garamond"/>
              <w:spacing w:val="-26"/>
              <w:position w:val="-14"/>
            </w:rPr>
          </w:rPrChange>
        </w:rPr>
        <w:t xml:space="preserve"> </w:t>
      </w:r>
      <w:r w:rsidRPr="00BE3340">
        <w:rPr>
          <w:w w:val="99"/>
          <w:u w:val="single"/>
        </w:rPr>
        <w:t xml:space="preserve"> </w:t>
      </w:r>
      <w:r w:rsidRPr="00BE3340">
        <w:rPr>
          <w:u w:val="single"/>
        </w:rPr>
        <w:t xml:space="preserve"> </w:t>
      </w:r>
      <w:r w:rsidRPr="00A97774">
        <w:rPr>
          <w:spacing w:val="8"/>
          <w:u w:val="single"/>
        </w:rPr>
        <w:t xml:space="preserve"> </w:t>
      </w:r>
      <w:r w:rsidRPr="00A97774">
        <w:rPr>
          <w:i/>
          <w:w w:val="127"/>
          <w:u w:val="single"/>
        </w:rPr>
        <w:t>x</w:t>
      </w:r>
      <w:r w:rsidRPr="00A97774">
        <w:rPr>
          <w:i/>
          <w:spacing w:val="-7"/>
          <w:u w:val="single"/>
        </w:rPr>
        <w:t xml:space="preserve"> </w:t>
      </w:r>
      <w:r w:rsidRPr="00BE3340">
        <w:rPr>
          <w:w w:val="139"/>
          <w:u w:val="single"/>
          <w:rPrChange w:id="1115" w:author="Patrick Tang" w:date="2021-06-25T17:28:00Z">
            <w:rPr>
              <w:rFonts w:ascii="Cambria" w:hAnsi="Cambria"/>
              <w:w w:val="139"/>
              <w:u w:val="single"/>
            </w:rPr>
          </w:rPrChange>
        </w:rPr>
        <w:t>−</w:t>
      </w:r>
      <w:r w:rsidRPr="00BE3340">
        <w:rPr>
          <w:u w:val="single"/>
          <w:rPrChange w:id="1116" w:author="Patrick Tang" w:date="2021-06-25T17:28:00Z">
            <w:rPr>
              <w:rFonts w:ascii="Cambria" w:hAnsi="Cambria"/>
              <w:u w:val="single"/>
            </w:rPr>
          </w:rPrChange>
        </w:rPr>
        <w:t xml:space="preserve"> </w:t>
      </w:r>
      <w:proofErr w:type="spellStart"/>
      <w:r w:rsidRPr="00BE3340">
        <w:rPr>
          <w:i/>
          <w:w w:val="127"/>
          <w:u w:val="single"/>
        </w:rPr>
        <w:t>x</w:t>
      </w:r>
      <w:r w:rsidRPr="00BE3340">
        <w:rPr>
          <w:i/>
          <w:w w:val="127"/>
          <w:u w:val="single"/>
          <w:vertAlign w:val="subscript"/>
          <w:rPrChange w:id="1117" w:author="Patrick Tang" w:date="2021-06-25T17:28:00Z">
            <w:rPr>
              <w:rFonts w:ascii="Bookman Old Style" w:hAnsi="Bookman Old Style"/>
              <w:i/>
              <w:w w:val="127"/>
              <w:u w:val="single"/>
              <w:vertAlign w:val="subscript"/>
            </w:rPr>
          </w:rPrChange>
        </w:rPr>
        <w:t>mi</w:t>
      </w:r>
      <w:r w:rsidRPr="00BE3340">
        <w:rPr>
          <w:i/>
          <w:w w:val="117"/>
          <w:u w:val="single"/>
          <w:vertAlign w:val="subscript"/>
          <w:rPrChange w:id="1118" w:author="Patrick Tang" w:date="2021-06-25T17:28:00Z">
            <w:rPr>
              <w:rFonts w:ascii="Bookman Old Style" w:hAnsi="Bookman Old Style"/>
              <w:i/>
              <w:w w:val="117"/>
              <w:u w:val="single"/>
              <w:vertAlign w:val="subscript"/>
            </w:rPr>
          </w:rPrChange>
        </w:rPr>
        <w:t>n</w:t>
      </w:r>
      <w:proofErr w:type="spellEnd"/>
      <w:r w:rsidRPr="00BE3340">
        <w:rPr>
          <w:i/>
          <w:spacing w:val="-16"/>
          <w:u w:val="single"/>
          <w:rPrChange w:id="1119" w:author="Patrick Tang" w:date="2021-06-25T17:28:00Z">
            <w:rPr>
              <w:rFonts w:ascii="Bookman Old Style" w:hAnsi="Bookman Old Style"/>
              <w:i/>
              <w:spacing w:val="-16"/>
              <w:u w:val="single"/>
            </w:rPr>
          </w:rPrChange>
        </w:rPr>
        <w:t xml:space="preserve"> </w:t>
      </w:r>
    </w:p>
    <w:p w14:paraId="50AE1522" w14:textId="77777777" w:rsidR="00B40315" w:rsidRPr="00BE3340" w:rsidRDefault="002B1B5E">
      <w:pPr>
        <w:spacing w:line="217" w:lineRule="exact"/>
        <w:ind w:right="7"/>
        <w:jc w:val="right"/>
        <w:rPr>
          <w:i/>
          <w:sz w:val="16"/>
          <w:rPrChange w:id="1120" w:author="Patrick Tang" w:date="2021-06-25T17:28:00Z">
            <w:rPr>
              <w:rFonts w:ascii="Bookman Old Style" w:hAnsi="Bookman Old Style"/>
              <w:i/>
              <w:sz w:val="16"/>
            </w:rPr>
          </w:rPrChange>
        </w:rPr>
      </w:pPr>
      <w:r w:rsidRPr="00BE3340">
        <w:rPr>
          <w:i/>
          <w:w w:val="120"/>
          <w:position w:val="3"/>
        </w:rPr>
        <w:t>x</w:t>
      </w:r>
      <w:r w:rsidRPr="00BE3340">
        <w:rPr>
          <w:i/>
          <w:w w:val="120"/>
          <w:sz w:val="16"/>
          <w:rPrChange w:id="1121" w:author="Patrick Tang" w:date="2021-06-25T17:28:00Z">
            <w:rPr>
              <w:rFonts w:ascii="Bookman Old Style" w:hAnsi="Bookman Old Style"/>
              <w:i/>
              <w:w w:val="120"/>
              <w:sz w:val="16"/>
            </w:rPr>
          </w:rPrChange>
        </w:rPr>
        <w:t>max</w:t>
      </w:r>
      <w:r w:rsidRPr="00BE3340">
        <w:rPr>
          <w:i/>
          <w:spacing w:val="-28"/>
          <w:w w:val="120"/>
          <w:sz w:val="16"/>
          <w:rPrChange w:id="1122" w:author="Patrick Tang" w:date="2021-06-25T17:28:00Z">
            <w:rPr>
              <w:rFonts w:ascii="Bookman Old Style" w:hAnsi="Bookman Old Style"/>
              <w:i/>
              <w:spacing w:val="-28"/>
              <w:w w:val="120"/>
              <w:sz w:val="16"/>
            </w:rPr>
          </w:rPrChange>
        </w:rPr>
        <w:t xml:space="preserve"> </w:t>
      </w:r>
      <w:r w:rsidRPr="00BE3340">
        <w:rPr>
          <w:w w:val="120"/>
          <w:position w:val="3"/>
          <w:rPrChange w:id="1123" w:author="Patrick Tang" w:date="2021-06-25T17:28:00Z">
            <w:rPr>
              <w:rFonts w:ascii="Cambria" w:hAnsi="Cambria"/>
              <w:w w:val="120"/>
              <w:position w:val="3"/>
            </w:rPr>
          </w:rPrChange>
        </w:rPr>
        <w:t>−</w:t>
      </w:r>
      <w:r w:rsidRPr="00BE3340">
        <w:rPr>
          <w:spacing w:val="-32"/>
          <w:w w:val="120"/>
          <w:position w:val="3"/>
          <w:rPrChange w:id="1124" w:author="Patrick Tang" w:date="2021-06-25T17:28:00Z">
            <w:rPr>
              <w:rFonts w:ascii="Cambria" w:hAnsi="Cambria"/>
              <w:spacing w:val="-32"/>
              <w:w w:val="120"/>
              <w:position w:val="3"/>
            </w:rPr>
          </w:rPrChange>
        </w:rPr>
        <w:t xml:space="preserve"> </w:t>
      </w:r>
      <w:r w:rsidRPr="00BE3340">
        <w:rPr>
          <w:i/>
          <w:w w:val="120"/>
          <w:position w:val="3"/>
        </w:rPr>
        <w:t>x</w:t>
      </w:r>
      <w:r w:rsidRPr="00BE3340">
        <w:rPr>
          <w:i/>
          <w:w w:val="120"/>
          <w:sz w:val="16"/>
          <w:rPrChange w:id="1125" w:author="Patrick Tang" w:date="2021-06-25T17:28:00Z">
            <w:rPr>
              <w:rFonts w:ascii="Bookman Old Style" w:hAnsi="Bookman Old Style"/>
              <w:i/>
              <w:w w:val="120"/>
              <w:sz w:val="16"/>
            </w:rPr>
          </w:rPrChange>
        </w:rPr>
        <w:t>min</w:t>
      </w:r>
    </w:p>
    <w:p w14:paraId="416DA254" w14:textId="77777777" w:rsidR="00B40315" w:rsidRPr="00BE3340" w:rsidRDefault="002B1B5E">
      <w:pPr>
        <w:pStyle w:val="BodyText"/>
        <w:spacing w:before="2"/>
        <w:rPr>
          <w:i/>
          <w:sz w:val="25"/>
          <w:rPrChange w:id="1126" w:author="Patrick Tang" w:date="2021-06-25T17:28:00Z">
            <w:rPr>
              <w:rFonts w:ascii="Bookman Old Style"/>
              <w:i/>
              <w:sz w:val="25"/>
            </w:rPr>
          </w:rPrChange>
        </w:rPr>
      </w:pPr>
      <w:r w:rsidRPr="00BE3340">
        <w:br w:type="column"/>
      </w:r>
    </w:p>
    <w:p w14:paraId="25F9365A" w14:textId="77777777" w:rsidR="00B40315" w:rsidRPr="00BE3340" w:rsidRDefault="002B1B5E">
      <w:pPr>
        <w:pStyle w:val="BodyText"/>
        <w:ind w:right="595"/>
        <w:jc w:val="right"/>
      </w:pPr>
      <w:r w:rsidRPr="00BE3340">
        <w:t>(1)</w:t>
      </w:r>
    </w:p>
    <w:p w14:paraId="64A6D942" w14:textId="77777777" w:rsidR="00B40315" w:rsidRPr="00BE3340" w:rsidRDefault="00B40315">
      <w:pPr>
        <w:jc w:val="right"/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2" w:space="720" w:equalWidth="0">
            <w:col w:w="5647" w:space="40"/>
            <w:col w:w="4433"/>
          </w:cols>
        </w:sectPr>
      </w:pPr>
    </w:p>
    <w:p w14:paraId="6FE9AC83" w14:textId="2CD793BB" w:rsidR="00B40315" w:rsidRPr="00BE3340" w:rsidRDefault="002B1B5E">
      <w:pPr>
        <w:pStyle w:val="BodyText"/>
        <w:spacing w:before="63" w:line="216" w:lineRule="auto"/>
        <w:ind w:left="117" w:right="595" w:firstLine="338"/>
        <w:jc w:val="both"/>
      </w:pPr>
      <w:r w:rsidRPr="00BE3340">
        <w:rPr>
          <w:w w:val="99"/>
        </w:rPr>
        <w:t>Where</w:t>
      </w:r>
      <w:r w:rsidRPr="00BE3340">
        <w:rPr>
          <w:spacing w:val="16"/>
        </w:rPr>
        <w:t xml:space="preserve"> </w:t>
      </w:r>
      <w:proofErr w:type="spellStart"/>
      <w:r w:rsidRPr="00BE3340">
        <w:rPr>
          <w:i/>
          <w:w w:val="127"/>
        </w:rPr>
        <w:t>x</w:t>
      </w:r>
      <w:r w:rsidRPr="00BE3340">
        <w:rPr>
          <w:smallCaps/>
          <w:w w:val="129"/>
          <w:vertAlign w:val="superscript"/>
          <w:rPrChange w:id="1127" w:author="Patrick Tang" w:date="2021-06-25T17:28:00Z">
            <w:rPr>
              <w:rFonts w:ascii="Lucida Sans Unicode"/>
              <w:smallCaps/>
              <w:w w:val="129"/>
              <w:vertAlign w:val="superscript"/>
            </w:rPr>
          </w:rPrChange>
        </w:rPr>
        <w:t>j</w:t>
      </w:r>
      <w:proofErr w:type="spellEnd"/>
      <w:r w:rsidRPr="00BE3340">
        <w:rPr>
          <w:spacing w:val="12"/>
          <w:rPrChange w:id="1128" w:author="Patrick Tang" w:date="2021-06-25T17:28:00Z">
            <w:rPr>
              <w:rFonts w:ascii="Lucida Sans Unicode"/>
              <w:spacing w:val="12"/>
            </w:rPr>
          </w:rPrChange>
        </w:rPr>
        <w:t xml:space="preserve"> </w:t>
      </w:r>
      <w:del w:id="1129" w:author="Patrick Tang" w:date="2021-06-28T18:08:00Z">
        <w:r w:rsidRPr="00BE3340" w:rsidDel="001D4567">
          <w:rPr>
            <w:w w:val="99"/>
          </w:rPr>
          <w:delText>is</w:delText>
        </w:r>
        <w:r w:rsidRPr="00BE3340" w:rsidDel="001D4567">
          <w:rPr>
            <w:spacing w:val="17"/>
          </w:rPr>
          <w:delText xml:space="preserve"> </w:delText>
        </w:r>
      </w:del>
      <w:ins w:id="1130" w:author="Patrick Tang" w:date="2021-06-28T18:08:00Z">
        <w:r w:rsidR="001D4567">
          <w:rPr>
            <w:w w:val="99"/>
          </w:rPr>
          <w:t>wa</w:t>
        </w:r>
        <w:r w:rsidR="001D4567" w:rsidRPr="00BE3340">
          <w:rPr>
            <w:w w:val="99"/>
          </w:rPr>
          <w:t>s</w:t>
        </w:r>
        <w:r w:rsidR="001D4567" w:rsidRPr="00BE3340">
          <w:rPr>
            <w:spacing w:val="17"/>
          </w:rPr>
          <w:t xml:space="preserve"> </w:t>
        </w:r>
      </w:ins>
      <w:r w:rsidRPr="00A97774">
        <w:rPr>
          <w:w w:val="99"/>
        </w:rPr>
        <w:t>the</w:t>
      </w:r>
      <w:r w:rsidRPr="00A97774">
        <w:rPr>
          <w:spacing w:val="17"/>
        </w:rPr>
        <w:t xml:space="preserve"> </w:t>
      </w:r>
      <w:r w:rsidRPr="00A97774">
        <w:rPr>
          <w:w w:val="99"/>
        </w:rPr>
        <w:t>scaled</w:t>
      </w:r>
      <w:r w:rsidRPr="00453F0F">
        <w:rPr>
          <w:spacing w:val="17"/>
        </w:rPr>
        <w:t xml:space="preserve"> </w:t>
      </w:r>
      <w:r w:rsidRPr="00453F0F">
        <w:rPr>
          <w:spacing w:val="-6"/>
          <w:w w:val="99"/>
        </w:rPr>
        <w:t>v</w:t>
      </w:r>
      <w:r w:rsidRPr="00453F0F">
        <w:rPr>
          <w:w w:val="99"/>
        </w:rPr>
        <w:t>alue</w:t>
      </w:r>
      <w:r w:rsidRPr="00453F0F">
        <w:rPr>
          <w:spacing w:val="17"/>
        </w:rPr>
        <w:t xml:space="preserve"> </w:t>
      </w:r>
      <w:r w:rsidRPr="00453F0F">
        <w:rPr>
          <w:w w:val="99"/>
        </w:rPr>
        <w:t>of</w:t>
      </w:r>
      <w:r w:rsidRPr="00453F0F">
        <w:rPr>
          <w:spacing w:val="17"/>
        </w:rPr>
        <w:t xml:space="preserve"> </w:t>
      </w:r>
      <w:r w:rsidRPr="00453F0F">
        <w:rPr>
          <w:w w:val="99"/>
        </w:rPr>
        <w:t>the</w:t>
      </w:r>
      <w:r w:rsidRPr="00453F0F">
        <w:rPr>
          <w:spacing w:val="16"/>
        </w:rPr>
        <w:t xml:space="preserve"> </w:t>
      </w:r>
      <w:r w:rsidRPr="00453F0F">
        <w:rPr>
          <w:spacing w:val="-6"/>
          <w:w w:val="99"/>
        </w:rPr>
        <w:t>v</w:t>
      </w:r>
      <w:r w:rsidRPr="00453F0F">
        <w:rPr>
          <w:w w:val="99"/>
        </w:rPr>
        <w:t>ariable</w:t>
      </w:r>
      <w:r w:rsidRPr="00453F0F">
        <w:rPr>
          <w:spacing w:val="17"/>
        </w:rPr>
        <w:t xml:space="preserve"> </w:t>
      </w:r>
      <w:r w:rsidRPr="00453F0F">
        <w:rPr>
          <w:i/>
          <w:w w:val="127"/>
        </w:rPr>
        <w:t>x</w:t>
      </w:r>
      <w:r w:rsidRPr="00453F0F">
        <w:rPr>
          <w:w w:val="99"/>
        </w:rPr>
        <w:t>,</w:t>
      </w:r>
      <w:r w:rsidRPr="00453F0F">
        <w:rPr>
          <w:spacing w:val="21"/>
        </w:rPr>
        <w:t xml:space="preserve"> </w:t>
      </w:r>
      <w:proofErr w:type="spellStart"/>
      <w:r w:rsidRPr="00453F0F">
        <w:rPr>
          <w:i/>
          <w:w w:val="127"/>
        </w:rPr>
        <w:t>x</w:t>
      </w:r>
      <w:r w:rsidRPr="00BE3340">
        <w:rPr>
          <w:i/>
          <w:w w:val="116"/>
          <w:vertAlign w:val="subscript"/>
          <w:rPrChange w:id="1131" w:author="Patrick Tang" w:date="2021-06-25T17:28:00Z">
            <w:rPr>
              <w:rFonts w:ascii="Bookman Old Style"/>
              <w:i/>
              <w:w w:val="116"/>
              <w:vertAlign w:val="subscript"/>
            </w:rPr>
          </w:rPrChange>
        </w:rPr>
        <w:t>ma</w:t>
      </w:r>
      <w:r w:rsidRPr="00BE3340">
        <w:rPr>
          <w:i/>
          <w:spacing w:val="9"/>
          <w:w w:val="116"/>
          <w:vertAlign w:val="subscript"/>
          <w:rPrChange w:id="1132" w:author="Patrick Tang" w:date="2021-06-25T17:28:00Z">
            <w:rPr>
              <w:rFonts w:ascii="Bookman Old Style"/>
              <w:i/>
              <w:spacing w:val="9"/>
              <w:w w:val="116"/>
              <w:vertAlign w:val="subscript"/>
            </w:rPr>
          </w:rPrChange>
        </w:rPr>
        <w:t>x</w:t>
      </w:r>
      <w:proofErr w:type="spellEnd"/>
      <w:r w:rsidRPr="00BE3340">
        <w:rPr>
          <w:i/>
          <w:w w:val="109"/>
        </w:rPr>
        <w:t>,</w:t>
      </w:r>
      <w:r w:rsidRPr="00BE3340">
        <w:rPr>
          <w:i/>
          <w:spacing w:val="-19"/>
        </w:rPr>
        <w:t xml:space="preserve"> </w:t>
      </w:r>
      <w:proofErr w:type="spellStart"/>
      <w:r w:rsidRPr="00A97774">
        <w:rPr>
          <w:i/>
          <w:w w:val="127"/>
        </w:rPr>
        <w:t>x</w:t>
      </w:r>
      <w:r w:rsidRPr="00BE3340">
        <w:rPr>
          <w:i/>
          <w:w w:val="123"/>
          <w:vertAlign w:val="subscript"/>
          <w:rPrChange w:id="1133" w:author="Patrick Tang" w:date="2021-06-25T17:28:00Z">
            <w:rPr>
              <w:rFonts w:ascii="Bookman Old Style"/>
              <w:i/>
              <w:w w:val="123"/>
              <w:vertAlign w:val="subscript"/>
            </w:rPr>
          </w:rPrChange>
        </w:rPr>
        <w:t>min</w:t>
      </w:r>
      <w:proofErr w:type="spellEnd"/>
      <w:r w:rsidRPr="00BE3340">
        <w:rPr>
          <w:i/>
          <w:spacing w:val="16"/>
          <w:rPrChange w:id="1134" w:author="Patrick Tang" w:date="2021-06-25T17:28:00Z">
            <w:rPr>
              <w:rFonts w:ascii="Bookman Old Style"/>
              <w:i/>
              <w:spacing w:val="16"/>
            </w:rPr>
          </w:rPrChange>
        </w:rPr>
        <w:t xml:space="preserve"> </w:t>
      </w:r>
      <w:del w:id="1135" w:author="Patrick Tang" w:date="2021-06-28T18:08:00Z">
        <w:r w:rsidRPr="00BE3340" w:rsidDel="001D4567">
          <w:rPr>
            <w:w w:val="99"/>
          </w:rPr>
          <w:delText>are</w:delText>
        </w:r>
        <w:r w:rsidRPr="00BE3340" w:rsidDel="001D4567">
          <w:rPr>
            <w:spacing w:val="17"/>
          </w:rPr>
          <w:delText xml:space="preserve"> </w:delText>
        </w:r>
      </w:del>
      <w:ins w:id="1136" w:author="Patrick Tang" w:date="2021-06-28T18:08:00Z">
        <w:r w:rsidR="001D4567">
          <w:rPr>
            <w:w w:val="99"/>
          </w:rPr>
          <w:t>we</w:t>
        </w:r>
        <w:r w:rsidR="001D4567" w:rsidRPr="00BE3340">
          <w:rPr>
            <w:w w:val="99"/>
          </w:rPr>
          <w:t>re</w:t>
        </w:r>
        <w:r w:rsidR="001D4567" w:rsidRPr="00BE3340">
          <w:rPr>
            <w:spacing w:val="17"/>
          </w:rPr>
          <w:t xml:space="preserve"> </w:t>
        </w:r>
      </w:ins>
      <w:r w:rsidRPr="00A97774">
        <w:rPr>
          <w:w w:val="99"/>
        </w:rPr>
        <w:t>the</w:t>
      </w:r>
      <w:r w:rsidRPr="00A97774">
        <w:rPr>
          <w:spacing w:val="17"/>
        </w:rPr>
        <w:t xml:space="preserve"> </w:t>
      </w:r>
      <w:r w:rsidRPr="00A97774">
        <w:rPr>
          <w:w w:val="99"/>
        </w:rPr>
        <w:t>maximum</w:t>
      </w:r>
      <w:r w:rsidRPr="00453F0F">
        <w:rPr>
          <w:spacing w:val="17"/>
        </w:rPr>
        <w:t xml:space="preserve"> </w:t>
      </w:r>
      <w:r w:rsidRPr="00453F0F">
        <w:rPr>
          <w:w w:val="99"/>
        </w:rPr>
        <w:t>and</w:t>
      </w:r>
      <w:r w:rsidRPr="00453F0F">
        <w:rPr>
          <w:spacing w:val="17"/>
        </w:rPr>
        <w:t xml:space="preserve"> </w:t>
      </w:r>
      <w:r w:rsidRPr="00453F0F">
        <w:rPr>
          <w:w w:val="99"/>
        </w:rPr>
        <w:t>minimum</w:t>
      </w:r>
      <w:r w:rsidRPr="00453F0F">
        <w:rPr>
          <w:spacing w:val="17"/>
        </w:rPr>
        <w:t xml:space="preserve"> </w:t>
      </w:r>
      <w:r w:rsidRPr="00453F0F">
        <w:rPr>
          <w:spacing w:val="-6"/>
          <w:w w:val="99"/>
        </w:rPr>
        <w:t>v</w:t>
      </w:r>
      <w:r w:rsidRPr="007F427F">
        <w:rPr>
          <w:w w:val="99"/>
        </w:rPr>
        <w:t>alu</w:t>
      </w:r>
      <w:r w:rsidRPr="007F427F">
        <w:rPr>
          <w:spacing w:val="-1"/>
          <w:w w:val="99"/>
        </w:rPr>
        <w:t>e</w:t>
      </w:r>
      <w:r w:rsidRPr="002B568D">
        <w:rPr>
          <w:w w:val="99"/>
        </w:rPr>
        <w:t>s</w:t>
      </w:r>
      <w:r w:rsidRPr="00FA1A45">
        <w:rPr>
          <w:spacing w:val="17"/>
        </w:rPr>
        <w:t xml:space="preserve"> </w:t>
      </w:r>
      <w:r w:rsidRPr="00AF7ECF">
        <w:rPr>
          <w:w w:val="99"/>
        </w:rPr>
        <w:t xml:space="preserve">of </w:t>
      </w:r>
      <w:r w:rsidRPr="00AF7ECF">
        <w:rPr>
          <w:spacing w:val="-6"/>
          <w:w w:val="99"/>
        </w:rPr>
        <w:t>v</w:t>
      </w:r>
      <w:r w:rsidRPr="00BE3340">
        <w:rPr>
          <w:w w:val="99"/>
        </w:rPr>
        <w:t>ariable</w:t>
      </w:r>
      <w:r w:rsidRPr="00BE3340">
        <w:rPr>
          <w:spacing w:val="-1"/>
        </w:rPr>
        <w:t xml:space="preserve"> </w:t>
      </w:r>
      <w:proofErr w:type="gramStart"/>
      <w:r w:rsidRPr="00BE3340">
        <w:rPr>
          <w:i/>
          <w:w w:val="127"/>
        </w:rPr>
        <w:t>x</w:t>
      </w:r>
      <w:proofErr w:type="gramEnd"/>
      <w:r w:rsidRPr="00BE3340">
        <w:rPr>
          <w:i/>
          <w:spacing w:val="-1"/>
        </w:rPr>
        <w:t xml:space="preserve"> </w:t>
      </w:r>
      <w:r w:rsidRPr="00BE3340">
        <w:rPr>
          <w:w w:val="99"/>
        </w:rPr>
        <w:t>respect</w:t>
      </w:r>
      <w:r w:rsidRPr="00BE3340">
        <w:rPr>
          <w:spacing w:val="-6"/>
          <w:w w:val="99"/>
        </w:rPr>
        <w:t>i</w:t>
      </w:r>
      <w:r w:rsidRPr="00BE3340">
        <w:rPr>
          <w:spacing w:val="-4"/>
          <w:w w:val="99"/>
        </w:rPr>
        <w:t>v</w:t>
      </w:r>
      <w:r w:rsidRPr="00BE3340">
        <w:rPr>
          <w:w w:val="99"/>
        </w:rPr>
        <w:t>el</w:t>
      </w:r>
      <w:r w:rsidRPr="00BE3340">
        <w:rPr>
          <w:spacing w:val="-15"/>
          <w:w w:val="99"/>
        </w:rPr>
        <w:t>y</w:t>
      </w:r>
      <w:r w:rsidRPr="00BE3340">
        <w:rPr>
          <w:w w:val="99"/>
        </w:rPr>
        <w:t>.</w:t>
      </w:r>
    </w:p>
    <w:p w14:paraId="728C213C" w14:textId="77777777" w:rsidR="00B40315" w:rsidRPr="00BE3340" w:rsidRDefault="00B40315">
      <w:pPr>
        <w:pStyle w:val="BodyText"/>
        <w:spacing w:before="5"/>
        <w:rPr>
          <w:sz w:val="34"/>
        </w:rPr>
      </w:pPr>
    </w:p>
    <w:p w14:paraId="04E4008C" w14:textId="77777777" w:rsidR="00B40315" w:rsidRPr="00BE3340" w:rsidRDefault="002B1B5E">
      <w:pPr>
        <w:pStyle w:val="Heading1"/>
        <w:numPr>
          <w:ilvl w:val="0"/>
          <w:numId w:val="5"/>
        </w:numPr>
        <w:tabs>
          <w:tab w:val="left" w:pos="547"/>
          <w:tab w:val="left" w:pos="548"/>
        </w:tabs>
        <w:spacing w:before="1"/>
      </w:pPr>
      <w:r w:rsidRPr="00BE3340">
        <w:t>Methodology</w:t>
      </w:r>
    </w:p>
    <w:p w14:paraId="39F5B72D" w14:textId="38B01BBD" w:rsidR="00B40315" w:rsidRPr="007F427F" w:rsidRDefault="002B1B5E">
      <w:pPr>
        <w:pStyle w:val="BodyText"/>
        <w:spacing w:before="230" w:line="256" w:lineRule="auto"/>
        <w:ind w:left="117" w:right="595"/>
        <w:jc w:val="both"/>
      </w:pPr>
      <w:del w:id="1137" w:author="Patrick Tang" w:date="2021-06-28T18:08:00Z">
        <w:r w:rsidRPr="00BE3340" w:rsidDel="001D4567">
          <w:delText>Machine</w:delText>
        </w:r>
        <w:r w:rsidRPr="00BE3340" w:rsidDel="001D4567">
          <w:rPr>
            <w:spacing w:val="-12"/>
          </w:rPr>
          <w:delText xml:space="preserve"> </w:delText>
        </w:r>
        <w:r w:rsidRPr="00BE3340" w:rsidDel="001D4567">
          <w:delText>learning</w:delText>
        </w:r>
      </w:del>
      <w:ins w:id="1138" w:author="Patrick Tang" w:date="2021-06-28T18:08:00Z">
        <w:r w:rsidR="001D4567">
          <w:t>The ML</w:t>
        </w:r>
      </w:ins>
      <w:r w:rsidRPr="00A97774">
        <w:rPr>
          <w:spacing w:val="-12"/>
        </w:rPr>
        <w:t xml:space="preserve"> </w:t>
      </w:r>
      <w:r w:rsidRPr="00A97774">
        <w:t>techniques</w:t>
      </w:r>
      <w:r w:rsidRPr="00A97774">
        <w:rPr>
          <w:spacing w:val="-12"/>
        </w:rPr>
        <w:t xml:space="preserve"> </w:t>
      </w:r>
      <w:r w:rsidRPr="00453F0F">
        <w:t>used</w:t>
      </w:r>
      <w:r w:rsidRPr="00453F0F">
        <w:rPr>
          <w:spacing w:val="-11"/>
        </w:rPr>
        <w:t xml:space="preserve"> </w:t>
      </w:r>
      <w:r w:rsidRPr="00453F0F">
        <w:t>to</w:t>
      </w:r>
      <w:r w:rsidRPr="00453F0F">
        <w:rPr>
          <w:spacing w:val="-12"/>
        </w:rPr>
        <w:t xml:space="preserve"> </w:t>
      </w:r>
      <w:r w:rsidRPr="00453F0F">
        <w:t>predict</w:t>
      </w:r>
      <w:r w:rsidRPr="00453F0F">
        <w:rPr>
          <w:spacing w:val="-12"/>
        </w:rPr>
        <w:t xml:space="preserve"> </w:t>
      </w:r>
      <w:r w:rsidRPr="00453F0F">
        <w:t>the</w:t>
      </w:r>
      <w:r w:rsidRPr="00453F0F">
        <w:rPr>
          <w:spacing w:val="-11"/>
        </w:rPr>
        <w:t xml:space="preserve"> </w:t>
      </w:r>
      <w:r w:rsidRPr="00453F0F">
        <w:t>self-healing</w:t>
      </w:r>
      <w:r w:rsidRPr="00453F0F">
        <w:rPr>
          <w:spacing w:val="-12"/>
        </w:rPr>
        <w:t xml:space="preserve"> </w:t>
      </w:r>
      <w:r w:rsidRPr="00453F0F">
        <w:t>capability</w:t>
      </w:r>
      <w:r w:rsidRPr="00453F0F">
        <w:rPr>
          <w:spacing w:val="-12"/>
        </w:rPr>
        <w:t xml:space="preserve"> </w:t>
      </w:r>
      <w:r w:rsidRPr="00453F0F">
        <w:t>of</w:t>
      </w:r>
      <w:r w:rsidRPr="00453F0F">
        <w:rPr>
          <w:spacing w:val="-11"/>
        </w:rPr>
        <w:t xml:space="preserve"> </w:t>
      </w:r>
      <w:r w:rsidRPr="00453F0F">
        <w:t>ECC</w:t>
      </w:r>
      <w:r w:rsidRPr="00453F0F">
        <w:rPr>
          <w:spacing w:val="-12"/>
        </w:rPr>
        <w:t xml:space="preserve"> </w:t>
      </w:r>
      <w:del w:id="1139" w:author="Patrick Tang" w:date="2021-06-28T18:09:00Z">
        <w:r w:rsidRPr="00453F0F" w:rsidDel="001D4567">
          <w:delText>in</w:delText>
        </w:r>
        <w:r w:rsidRPr="00453F0F" w:rsidDel="001D4567">
          <w:rPr>
            <w:spacing w:val="-12"/>
          </w:rPr>
          <w:delText xml:space="preserve"> </w:delText>
        </w:r>
        <w:r w:rsidRPr="00453F0F" w:rsidDel="001D4567">
          <w:delText>this</w:delText>
        </w:r>
        <w:r w:rsidRPr="00453F0F" w:rsidDel="001D4567">
          <w:rPr>
            <w:spacing w:val="-11"/>
          </w:rPr>
          <w:delText xml:space="preserve"> </w:delText>
        </w:r>
        <w:r w:rsidRPr="00453F0F" w:rsidDel="001D4567">
          <w:delText>study</w:delText>
        </w:r>
        <w:r w:rsidRPr="00453F0F" w:rsidDel="001D4567">
          <w:rPr>
            <w:spacing w:val="-12"/>
          </w:rPr>
          <w:delText xml:space="preserve"> </w:delText>
        </w:r>
      </w:del>
      <w:ins w:id="1140" w:author="Patrick Tang" w:date="2021-06-28T18:09:00Z">
        <w:r w:rsidR="001D4567">
          <w:t>we</w:t>
        </w:r>
      </w:ins>
      <w:del w:id="1141" w:author="Patrick Tang" w:date="2021-06-28T18:09:00Z">
        <w:r w:rsidRPr="00A97774" w:rsidDel="001D4567">
          <w:delText>a</w:delText>
        </w:r>
      </w:del>
      <w:r w:rsidRPr="00A97774">
        <w:t>re</w:t>
      </w:r>
      <w:r w:rsidRPr="00A97774">
        <w:rPr>
          <w:spacing w:val="-12"/>
        </w:rPr>
        <w:t xml:space="preserve"> </w:t>
      </w:r>
      <w:r w:rsidRPr="00453F0F">
        <w:t>four</w:t>
      </w:r>
      <w:r w:rsidRPr="00453F0F">
        <w:rPr>
          <w:spacing w:val="-11"/>
        </w:rPr>
        <w:t xml:space="preserve"> </w:t>
      </w:r>
      <w:r w:rsidRPr="00453F0F">
        <w:t>individ</w:t>
      </w:r>
      <w:del w:id="1142" w:author="Patrick Tang" w:date="2021-06-28T18:09:00Z">
        <w:r w:rsidRPr="00453F0F" w:rsidDel="001D4567">
          <w:delText xml:space="preserve">- </w:delText>
        </w:r>
      </w:del>
      <w:r w:rsidRPr="00453F0F">
        <w:t xml:space="preserve">ual </w:t>
      </w:r>
      <w:commentRangeStart w:id="1143"/>
      <w:r w:rsidRPr="00453F0F">
        <w:t>methods</w:t>
      </w:r>
      <w:commentRangeEnd w:id="1143"/>
      <w:r w:rsidR="001D4567">
        <w:rPr>
          <w:rStyle w:val="CommentReference"/>
        </w:rPr>
        <w:commentReference w:id="1143"/>
      </w:r>
      <w:r w:rsidRPr="00A97774">
        <w:t xml:space="preserve"> including LR, SVR, BPNN and </w:t>
      </w:r>
      <w:r w:rsidRPr="00A97774">
        <w:rPr>
          <w:spacing w:val="-7"/>
        </w:rPr>
        <w:t xml:space="preserve">CART, </w:t>
      </w:r>
      <w:r w:rsidRPr="00A97774">
        <w:t xml:space="preserve">as well as three ensemble methods including bagging, AdaBoost and stacking. Ensemble </w:t>
      </w:r>
      <w:commentRangeStart w:id="1144"/>
      <w:r w:rsidRPr="00A97774">
        <w:t>methods</w:t>
      </w:r>
      <w:commentRangeEnd w:id="1144"/>
      <w:r w:rsidR="001D4567">
        <w:rPr>
          <w:rStyle w:val="CommentReference"/>
        </w:rPr>
        <w:commentReference w:id="1144"/>
      </w:r>
      <w:r w:rsidRPr="00A97774">
        <w:t xml:space="preserve"> </w:t>
      </w:r>
      <w:ins w:id="1145" w:author="Patrick Tang" w:date="2021-06-28T18:09:00Z">
        <w:r w:rsidR="001D4567">
          <w:t>we</w:t>
        </w:r>
      </w:ins>
      <w:del w:id="1146" w:author="Patrick Tang" w:date="2021-06-28T18:09:00Z">
        <w:r w:rsidRPr="00A97774" w:rsidDel="001D4567">
          <w:delText>a</w:delText>
        </w:r>
      </w:del>
      <w:r w:rsidRPr="00A97774">
        <w:t xml:space="preserve">re constructed using individual methods as base </w:t>
      </w:r>
      <w:del w:id="1147" w:author="Patrick Tang" w:date="2021-06-28T18:10:00Z">
        <w:r w:rsidRPr="00453F0F" w:rsidDel="001D4567">
          <w:delText>estimators  to</w:delText>
        </w:r>
      </w:del>
      <w:ins w:id="1148" w:author="Patrick Tang" w:date="2021-06-28T18:10:00Z">
        <w:r w:rsidR="001D4567" w:rsidRPr="007F427F">
          <w:t>estimators to</w:t>
        </w:r>
      </w:ins>
      <w:r w:rsidRPr="007F427F">
        <w:t xml:space="preserve"> pr</w:t>
      </w:r>
      <w:r w:rsidRPr="002B568D">
        <w:t xml:space="preserve">edict the self-healing capability of ECC. </w:t>
      </w:r>
      <w:r w:rsidRPr="00FA1A45">
        <w:rPr>
          <w:spacing w:val="-9"/>
        </w:rPr>
        <w:t xml:space="preserve">To </w:t>
      </w:r>
      <w:r w:rsidRPr="00AF7ECF">
        <w:t xml:space="preserve">establish a baseline for comparison, </w:t>
      </w:r>
      <w:ins w:id="1149" w:author="Patrick Tang" w:date="2021-06-28T18:10:00Z">
        <w:r w:rsidR="001D4567">
          <w:t xml:space="preserve">the </w:t>
        </w:r>
      </w:ins>
      <w:r w:rsidRPr="00A97774">
        <w:t xml:space="preserve">modeling parameters </w:t>
      </w:r>
      <w:del w:id="1150" w:author="Patrick Tang" w:date="2021-06-28T18:11:00Z">
        <w:r w:rsidRPr="00A97774" w:rsidDel="001D4567">
          <w:delText xml:space="preserve">of individual methods </w:delText>
        </w:r>
      </w:del>
      <w:del w:id="1151" w:author="Patrick Tang" w:date="2021-06-28T18:10:00Z">
        <w:r w:rsidRPr="00A97774" w:rsidDel="001D4567">
          <w:delText xml:space="preserve">are </w:delText>
        </w:r>
      </w:del>
      <w:ins w:id="1152" w:author="Patrick Tang" w:date="2021-06-28T18:10:00Z">
        <w:r w:rsidR="001D4567">
          <w:t>wer</w:t>
        </w:r>
        <w:r w:rsidR="001D4567" w:rsidRPr="00A97774">
          <w:t xml:space="preserve">e </w:t>
        </w:r>
      </w:ins>
      <w:r w:rsidRPr="00A97774">
        <w:t>set to the same in both individual models and ensemble models. The reason of choosing</w:t>
      </w:r>
      <w:r w:rsidRPr="00453F0F">
        <w:rPr>
          <w:spacing w:val="-9"/>
        </w:rPr>
        <w:t xml:space="preserve"> </w:t>
      </w:r>
      <w:r w:rsidRPr="007F427F">
        <w:t>these</w:t>
      </w:r>
      <w:r w:rsidRPr="007F427F">
        <w:rPr>
          <w:spacing w:val="-8"/>
        </w:rPr>
        <w:t xml:space="preserve"> </w:t>
      </w:r>
      <w:r w:rsidRPr="002B568D">
        <w:t>techniques</w:t>
      </w:r>
      <w:ins w:id="1153" w:author="Patrick Tang" w:date="2021-06-28T18:12:00Z">
        <w:r w:rsidR="001D4567">
          <w:t xml:space="preserve"> was due to their popularity</w:t>
        </w:r>
      </w:ins>
      <w:r w:rsidRPr="00A97774">
        <w:rPr>
          <w:spacing w:val="-9"/>
        </w:rPr>
        <w:t xml:space="preserve"> </w:t>
      </w:r>
      <w:del w:id="1154" w:author="Patrick Tang" w:date="2021-06-28T18:11:00Z">
        <w:r w:rsidRPr="00A97774" w:rsidDel="001D4567">
          <w:delText>are</w:delText>
        </w:r>
        <w:r w:rsidRPr="00A97774" w:rsidDel="001D4567">
          <w:rPr>
            <w:spacing w:val="-8"/>
          </w:rPr>
          <w:delText xml:space="preserve"> </w:delText>
        </w:r>
      </w:del>
      <w:del w:id="1155" w:author="Patrick Tang" w:date="2021-06-28T18:12:00Z">
        <w:r w:rsidRPr="00453F0F" w:rsidDel="001D4567">
          <w:delText>because</w:delText>
        </w:r>
        <w:r w:rsidRPr="00453F0F" w:rsidDel="001D4567">
          <w:rPr>
            <w:spacing w:val="-9"/>
          </w:rPr>
          <w:delText xml:space="preserve"> </w:delText>
        </w:r>
        <w:r w:rsidRPr="00453F0F" w:rsidDel="001D4567">
          <w:delText>they</w:delText>
        </w:r>
        <w:r w:rsidRPr="00453F0F" w:rsidDel="001D4567">
          <w:rPr>
            <w:spacing w:val="-8"/>
          </w:rPr>
          <w:delText xml:space="preserve"> </w:delText>
        </w:r>
        <w:r w:rsidRPr="00453F0F" w:rsidDel="001D4567">
          <w:delText>are</w:delText>
        </w:r>
        <w:r w:rsidRPr="00453F0F" w:rsidDel="001D4567">
          <w:rPr>
            <w:spacing w:val="-9"/>
          </w:rPr>
          <w:delText xml:space="preserve"> </w:delText>
        </w:r>
        <w:r w:rsidRPr="00453F0F" w:rsidDel="001D4567">
          <w:delText>the</w:delText>
        </w:r>
        <w:r w:rsidRPr="00453F0F" w:rsidDel="001D4567">
          <w:rPr>
            <w:spacing w:val="-8"/>
          </w:rPr>
          <w:delText xml:space="preserve"> </w:delText>
        </w:r>
        <w:r w:rsidRPr="00453F0F" w:rsidDel="001D4567">
          <w:delText>most</w:delText>
        </w:r>
        <w:r w:rsidRPr="00453F0F" w:rsidDel="001D4567">
          <w:rPr>
            <w:spacing w:val="-9"/>
          </w:rPr>
          <w:delText xml:space="preserve"> </w:delText>
        </w:r>
        <w:r w:rsidRPr="00453F0F" w:rsidDel="001D4567">
          <w:delText>popular,</w:delText>
        </w:r>
        <w:r w:rsidRPr="00453F0F" w:rsidDel="001D4567">
          <w:rPr>
            <w:spacing w:val="-7"/>
          </w:rPr>
          <w:delText xml:space="preserve"> </w:delText>
        </w:r>
      </w:del>
      <w:r w:rsidRPr="00453F0F">
        <w:t>and</w:t>
      </w:r>
      <w:r w:rsidRPr="00453F0F">
        <w:rPr>
          <w:spacing w:val="-9"/>
        </w:rPr>
        <w:t xml:space="preserve"> </w:t>
      </w:r>
      <w:r w:rsidRPr="00453F0F">
        <w:t>some</w:t>
      </w:r>
      <w:r w:rsidRPr="00453F0F">
        <w:rPr>
          <w:spacing w:val="-8"/>
        </w:rPr>
        <w:t xml:space="preserve"> </w:t>
      </w:r>
      <w:r w:rsidRPr="00453F0F">
        <w:t>of</w:t>
      </w:r>
      <w:r w:rsidRPr="00453F0F">
        <w:rPr>
          <w:spacing w:val="-9"/>
        </w:rPr>
        <w:t xml:space="preserve"> </w:t>
      </w:r>
      <w:ins w:id="1156" w:author="Patrick Tang" w:date="2021-06-28T18:13:00Z">
        <w:r w:rsidR="001D4567">
          <w:rPr>
            <w:spacing w:val="-9"/>
          </w:rPr>
          <w:t xml:space="preserve">them were </w:t>
        </w:r>
      </w:ins>
      <w:del w:id="1157" w:author="Patrick Tang" w:date="2021-06-28T18:13:00Z">
        <w:r w:rsidRPr="00A97774" w:rsidDel="001D4567">
          <w:delText>are</w:delText>
        </w:r>
        <w:r w:rsidRPr="00A97774" w:rsidDel="001D4567">
          <w:rPr>
            <w:spacing w:val="-8"/>
          </w:rPr>
          <w:delText xml:space="preserve"> </w:delText>
        </w:r>
      </w:del>
      <w:r w:rsidRPr="00A97774">
        <w:rPr>
          <w:spacing w:val="-3"/>
        </w:rPr>
        <w:t>even</w:t>
      </w:r>
      <w:r w:rsidRPr="00453F0F">
        <w:rPr>
          <w:spacing w:val="-9"/>
        </w:rPr>
        <w:t xml:space="preserve"> </w:t>
      </w:r>
      <w:r w:rsidRPr="00453F0F">
        <w:t>recognized</w:t>
      </w:r>
      <w:r w:rsidRPr="00453F0F">
        <w:rPr>
          <w:spacing w:val="-8"/>
        </w:rPr>
        <w:t xml:space="preserve"> </w:t>
      </w:r>
      <w:r w:rsidRPr="00453F0F">
        <w:t>as</w:t>
      </w:r>
      <w:r w:rsidRPr="00453F0F">
        <w:rPr>
          <w:spacing w:val="-9"/>
        </w:rPr>
        <w:t xml:space="preserve"> </w:t>
      </w:r>
      <w:r w:rsidRPr="00453F0F">
        <w:t>the</w:t>
      </w:r>
      <w:r w:rsidRPr="00453F0F">
        <w:rPr>
          <w:spacing w:val="-8"/>
        </w:rPr>
        <w:t xml:space="preserve"> </w:t>
      </w:r>
      <w:r w:rsidRPr="00453F0F">
        <w:t>top data mining algorithms in related field of concrete [29]. The proposed individual and ensemble techniques are described in the following</w:t>
      </w:r>
      <w:r w:rsidRPr="00453F0F">
        <w:rPr>
          <w:spacing w:val="-7"/>
        </w:rPr>
        <w:t xml:space="preserve"> </w:t>
      </w:r>
      <w:r w:rsidRPr="007F427F">
        <w:t>subsections.</w:t>
      </w:r>
    </w:p>
    <w:p w14:paraId="22811BA8" w14:textId="77777777" w:rsidR="00B40315" w:rsidRPr="002B568D" w:rsidRDefault="00B40315">
      <w:pPr>
        <w:pStyle w:val="BodyText"/>
        <w:spacing w:before="1"/>
        <w:rPr>
          <w:sz w:val="27"/>
        </w:rPr>
      </w:pPr>
    </w:p>
    <w:p w14:paraId="4E0EBB7F" w14:textId="77777777" w:rsidR="00B40315" w:rsidRPr="00BE3340" w:rsidRDefault="002B1B5E">
      <w:pPr>
        <w:pStyle w:val="Heading2"/>
        <w:numPr>
          <w:ilvl w:val="1"/>
          <w:numId w:val="5"/>
        </w:numPr>
        <w:tabs>
          <w:tab w:val="left" w:pos="655"/>
          <w:tab w:val="left" w:pos="656"/>
        </w:tabs>
        <w:ind w:hanging="539"/>
      </w:pPr>
      <w:r w:rsidRPr="00FA1A45">
        <w:t>L</w:t>
      </w:r>
      <w:r w:rsidRPr="00AF7ECF">
        <w:t>inear</w:t>
      </w:r>
      <w:r w:rsidRPr="00AF7ECF">
        <w:rPr>
          <w:spacing w:val="-2"/>
        </w:rPr>
        <w:t xml:space="preserve"> </w:t>
      </w:r>
      <w:r w:rsidRPr="00BE3340">
        <w:t>Regression</w:t>
      </w:r>
    </w:p>
    <w:p w14:paraId="263BCB35" w14:textId="18AE7EFC" w:rsidR="00B40315" w:rsidRPr="00A97774" w:rsidDel="002771C5" w:rsidRDefault="008E6C9D">
      <w:pPr>
        <w:pStyle w:val="BodyText"/>
        <w:spacing w:before="161" w:line="254" w:lineRule="auto"/>
        <w:ind w:left="117" w:right="595"/>
        <w:jc w:val="both"/>
        <w:rPr>
          <w:del w:id="1158" w:author="Patrick Tang" w:date="2021-06-28T18:16:00Z"/>
        </w:rPr>
      </w:pPr>
      <w:r>
        <w:pict w14:anchorId="1B99EC1F">
          <v:shape id="_x0000_s1334" type="#_x0000_t202" style="position:absolute;left:0;text-align:left;margin-left:206.75pt;margin-top:64.05pt;width:7.3pt;height:18.95pt;z-index:-251699712;mso-position-horizontal-relative:page" filled="f" stroked="f">
            <v:textbox inset="0,0,0,0">
              <w:txbxContent>
                <w:p w14:paraId="75E9BB01" w14:textId="77777777" w:rsidR="002E35F5" w:rsidRDefault="002E35F5">
                  <w:pPr>
                    <w:pStyle w:val="BodyText"/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6"/>
                    </w:rPr>
                    <w:t>∈</w:t>
                  </w:r>
                </w:p>
              </w:txbxContent>
            </v:textbox>
            <w10:wrap anchorx="page"/>
          </v:shape>
        </w:pict>
      </w:r>
      <w:r>
        <w:rPr>
          <w:rPrChange w:id="1159" w:author="Patrick Tang" w:date="2021-06-25T17:28:00Z">
            <w:rPr/>
          </w:rPrChange>
        </w:rPr>
        <w:pict w14:anchorId="7B041645">
          <v:shape id="_x0000_s1333" type="#_x0000_t202" style="position:absolute;left:0;text-align:left;margin-left:97.95pt;margin-top:36.95pt;width:355.25pt;height:18.95pt;z-index:-251698688;mso-position-horizontal-relative:page" filled="f" stroked="f">
            <v:textbox inset="0,0,0,0">
              <w:txbxContent>
                <w:p w14:paraId="0B8A8891" w14:textId="77777777" w:rsidR="002E35F5" w:rsidRDefault="002E35F5">
                  <w:pPr>
                    <w:pStyle w:val="BodyText"/>
                    <w:tabs>
                      <w:tab w:val="left" w:pos="2120"/>
                      <w:tab w:val="left" w:pos="6958"/>
                    </w:tabs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20"/>
                    </w:rPr>
                    <w:t>{</w:t>
                  </w:r>
                  <w:r>
                    <w:rPr>
                      <w:rFonts w:ascii="Cambria" w:hAnsi="Cambria"/>
                      <w:w w:val="120"/>
                    </w:rPr>
                    <w:tab/>
                    <w:t>}</w:t>
                  </w:r>
                  <w:r>
                    <w:rPr>
                      <w:rFonts w:ascii="Cambria" w:hAnsi="Cambria"/>
                      <w:w w:val="120"/>
                    </w:rPr>
                    <w:tab/>
                  </w:r>
                  <w:r>
                    <w:rPr>
                      <w:rFonts w:ascii="Cambria" w:hAnsi="Cambria"/>
                      <w:spacing w:val="-20"/>
                      <w:w w:val="115"/>
                    </w:rPr>
                    <w:t>∈</w:t>
                  </w:r>
                </w:p>
              </w:txbxContent>
            </v:textbox>
            <w10:wrap anchorx="page"/>
          </v:shape>
        </w:pict>
      </w:r>
      <w:r w:rsidR="002B1B5E" w:rsidRPr="00BE3340">
        <w:t>LR</w:t>
      </w:r>
      <w:r w:rsidR="002B1B5E" w:rsidRPr="00BE3340">
        <w:rPr>
          <w:spacing w:val="-11"/>
        </w:rPr>
        <w:t xml:space="preserve"> </w:t>
      </w:r>
      <w:r w:rsidR="002B1B5E" w:rsidRPr="00A97774">
        <w:t>attempts</w:t>
      </w:r>
      <w:r w:rsidR="002B1B5E" w:rsidRPr="00A97774">
        <w:rPr>
          <w:spacing w:val="-9"/>
        </w:rPr>
        <w:t xml:space="preserve"> </w:t>
      </w:r>
      <w:r w:rsidR="002B1B5E" w:rsidRPr="00A97774">
        <w:t>to</w:t>
      </w:r>
      <w:r w:rsidR="002B1B5E" w:rsidRPr="00453F0F">
        <w:rPr>
          <w:spacing w:val="-11"/>
        </w:rPr>
        <w:t xml:space="preserve"> </w:t>
      </w:r>
      <w:r w:rsidR="002B1B5E" w:rsidRPr="00453F0F">
        <w:t>determine</w:t>
      </w:r>
      <w:r w:rsidR="002B1B5E" w:rsidRPr="00453F0F">
        <w:rPr>
          <w:spacing w:val="-9"/>
        </w:rPr>
        <w:t xml:space="preserve"> </w:t>
      </w:r>
      <w:r w:rsidR="002B1B5E" w:rsidRPr="00453F0F">
        <w:t>the</w:t>
      </w:r>
      <w:r w:rsidR="002B1B5E" w:rsidRPr="00453F0F">
        <w:rPr>
          <w:spacing w:val="-11"/>
        </w:rPr>
        <w:t xml:space="preserve"> </w:t>
      </w:r>
      <w:r w:rsidR="002B1B5E" w:rsidRPr="00453F0F">
        <w:t>relationship</w:t>
      </w:r>
      <w:r w:rsidR="002B1B5E" w:rsidRPr="00453F0F">
        <w:rPr>
          <w:spacing w:val="-10"/>
        </w:rPr>
        <w:t xml:space="preserve"> </w:t>
      </w:r>
      <w:r w:rsidR="002B1B5E" w:rsidRPr="00453F0F">
        <w:t>between</w:t>
      </w:r>
      <w:r w:rsidR="002B1B5E" w:rsidRPr="00453F0F">
        <w:rPr>
          <w:spacing w:val="-9"/>
        </w:rPr>
        <w:t xml:space="preserve"> </w:t>
      </w:r>
      <w:r w:rsidR="002B1B5E" w:rsidRPr="00453F0F">
        <w:t>a</w:t>
      </w:r>
      <w:r w:rsidR="002B1B5E" w:rsidRPr="00453F0F">
        <w:rPr>
          <w:spacing w:val="-11"/>
        </w:rPr>
        <w:t xml:space="preserve"> </w:t>
      </w:r>
      <w:r w:rsidR="002B1B5E" w:rsidRPr="00453F0F">
        <w:t>dependent</w:t>
      </w:r>
      <w:r w:rsidR="002B1B5E" w:rsidRPr="00453F0F">
        <w:rPr>
          <w:spacing w:val="-9"/>
        </w:rPr>
        <w:t xml:space="preserve"> </w:t>
      </w:r>
      <w:r w:rsidR="002B1B5E" w:rsidRPr="00453F0F">
        <w:t>variable</w:t>
      </w:r>
      <w:r w:rsidR="002B1B5E" w:rsidRPr="00453F0F">
        <w:rPr>
          <w:spacing w:val="-11"/>
        </w:rPr>
        <w:t xml:space="preserve"> </w:t>
      </w:r>
      <w:r w:rsidR="002B1B5E" w:rsidRPr="00453F0F">
        <w:t>(response</w:t>
      </w:r>
      <w:r w:rsidR="002B1B5E" w:rsidRPr="00453F0F">
        <w:rPr>
          <w:spacing w:val="-10"/>
        </w:rPr>
        <w:t xml:space="preserve"> </w:t>
      </w:r>
      <w:r w:rsidR="002B1B5E" w:rsidRPr="00453F0F">
        <w:t>variable)</w:t>
      </w:r>
      <w:r w:rsidR="002B1B5E" w:rsidRPr="00453F0F">
        <w:rPr>
          <w:spacing w:val="-10"/>
        </w:rPr>
        <w:t xml:space="preserve"> </w:t>
      </w:r>
      <w:r w:rsidR="002B1B5E" w:rsidRPr="00453F0F">
        <w:t>and</w:t>
      </w:r>
      <w:r w:rsidR="002B1B5E" w:rsidRPr="00453F0F">
        <w:rPr>
          <w:spacing w:val="-10"/>
        </w:rPr>
        <w:t xml:space="preserve"> </w:t>
      </w:r>
      <w:r w:rsidR="002B1B5E" w:rsidRPr="00453F0F">
        <w:t>one</w:t>
      </w:r>
      <w:r w:rsidR="002B1B5E" w:rsidRPr="00453F0F">
        <w:rPr>
          <w:spacing w:val="-9"/>
        </w:rPr>
        <w:t xml:space="preserve"> </w:t>
      </w:r>
      <w:r w:rsidR="002B1B5E" w:rsidRPr="00453F0F">
        <w:t>or</w:t>
      </w:r>
      <w:r w:rsidR="002B1B5E" w:rsidRPr="00453F0F">
        <w:rPr>
          <w:spacing w:val="-11"/>
        </w:rPr>
        <w:t xml:space="preserve"> </w:t>
      </w:r>
      <w:r w:rsidR="002B1B5E" w:rsidRPr="00453F0F">
        <w:t>more independent</w:t>
      </w:r>
      <w:r w:rsidR="002B1B5E" w:rsidRPr="00453F0F">
        <w:rPr>
          <w:spacing w:val="-6"/>
        </w:rPr>
        <w:t xml:space="preserve"> </w:t>
      </w:r>
      <w:r w:rsidR="002B1B5E" w:rsidRPr="007F427F">
        <w:t>variables</w:t>
      </w:r>
      <w:r w:rsidR="002B1B5E" w:rsidRPr="007F427F">
        <w:rPr>
          <w:spacing w:val="-5"/>
        </w:rPr>
        <w:t xml:space="preserve"> </w:t>
      </w:r>
      <w:r w:rsidR="002B1B5E" w:rsidRPr="002B568D">
        <w:t>(explanatory</w:t>
      </w:r>
      <w:r w:rsidR="002B1B5E" w:rsidRPr="00FA1A45">
        <w:rPr>
          <w:spacing w:val="-5"/>
        </w:rPr>
        <w:t xml:space="preserve"> </w:t>
      </w:r>
      <w:r w:rsidR="002B1B5E" w:rsidRPr="00AF7ECF">
        <w:t>variables)</w:t>
      </w:r>
      <w:r w:rsidR="002B1B5E" w:rsidRPr="00AF7ECF">
        <w:rPr>
          <w:spacing w:val="-6"/>
        </w:rPr>
        <w:t xml:space="preserve"> </w:t>
      </w:r>
      <w:r w:rsidR="002B1B5E" w:rsidRPr="00BE3340">
        <w:t>by</w:t>
      </w:r>
      <w:r w:rsidR="002B1B5E" w:rsidRPr="00BE3340">
        <w:rPr>
          <w:spacing w:val="-5"/>
        </w:rPr>
        <w:t xml:space="preserve"> </w:t>
      </w:r>
      <w:r w:rsidR="002B1B5E" w:rsidRPr="00BE3340">
        <w:t>fitting</w:t>
      </w:r>
      <w:r w:rsidR="002B1B5E" w:rsidRPr="00BE3340">
        <w:rPr>
          <w:spacing w:val="-5"/>
        </w:rPr>
        <w:t xml:space="preserve"> </w:t>
      </w:r>
      <w:r w:rsidR="002B1B5E" w:rsidRPr="00BE3340">
        <w:t>a</w:t>
      </w:r>
      <w:r w:rsidR="002B1B5E" w:rsidRPr="00BE3340">
        <w:rPr>
          <w:spacing w:val="-6"/>
        </w:rPr>
        <w:t xml:space="preserve"> </w:t>
      </w:r>
      <w:r w:rsidR="002B1B5E" w:rsidRPr="00BE3340">
        <w:t>linear</w:t>
      </w:r>
      <w:r w:rsidR="002B1B5E" w:rsidRPr="00BE3340">
        <w:rPr>
          <w:spacing w:val="-5"/>
        </w:rPr>
        <w:t xml:space="preserve"> </w:t>
      </w:r>
      <w:r w:rsidR="002B1B5E" w:rsidRPr="00BE3340">
        <w:t>regression</w:t>
      </w:r>
      <w:r w:rsidR="002B1B5E" w:rsidRPr="00BE3340">
        <w:rPr>
          <w:spacing w:val="-5"/>
        </w:rPr>
        <w:t xml:space="preserve"> </w:t>
      </w:r>
      <w:r w:rsidR="002B1B5E" w:rsidRPr="00BE3340">
        <w:t>equation</w:t>
      </w:r>
      <w:r w:rsidR="002B1B5E" w:rsidRPr="00BE3340">
        <w:rPr>
          <w:spacing w:val="-6"/>
        </w:rPr>
        <w:t xml:space="preserve"> </w:t>
      </w:r>
      <w:r w:rsidR="002B1B5E" w:rsidRPr="00BE3340">
        <w:t>[37].</w:t>
      </w:r>
      <w:r w:rsidR="002B1B5E" w:rsidRPr="00BE3340">
        <w:rPr>
          <w:spacing w:val="14"/>
        </w:rPr>
        <w:t xml:space="preserve"> </w:t>
      </w:r>
      <w:r w:rsidR="002B1B5E" w:rsidRPr="00BE3340">
        <w:t>Given</w:t>
      </w:r>
      <w:r w:rsidR="002B1B5E" w:rsidRPr="00BE3340">
        <w:rPr>
          <w:spacing w:val="-6"/>
        </w:rPr>
        <w:t xml:space="preserve"> </w:t>
      </w:r>
      <w:r w:rsidR="002B1B5E" w:rsidRPr="00BE3340">
        <w:t>our</w:t>
      </w:r>
      <w:r w:rsidR="002B1B5E" w:rsidRPr="00BE3340">
        <w:rPr>
          <w:spacing w:val="-5"/>
        </w:rPr>
        <w:t xml:space="preserve"> </w:t>
      </w:r>
      <w:r w:rsidR="002B1B5E" w:rsidRPr="00BE3340">
        <w:t xml:space="preserve">dataset </w:t>
      </w:r>
      <w:r w:rsidR="002B1B5E" w:rsidRPr="00BE3340">
        <w:rPr>
          <w:i/>
          <w:w w:val="105"/>
        </w:rPr>
        <w:t xml:space="preserve">T </w:t>
      </w:r>
      <w:r w:rsidR="002B1B5E" w:rsidRPr="00BE3340">
        <w:rPr>
          <w:w w:val="105"/>
          <w:rPrChange w:id="1160" w:author="Patrick Tang" w:date="2021-06-25T17:28:00Z">
            <w:rPr>
              <w:rFonts w:ascii="Garamond"/>
              <w:w w:val="105"/>
            </w:rPr>
          </w:rPrChange>
        </w:rPr>
        <w:t xml:space="preserve">= </w:t>
      </w:r>
      <w:r w:rsidR="002B1B5E" w:rsidRPr="00BE3340">
        <w:rPr>
          <w:spacing w:val="2"/>
          <w:w w:val="115"/>
          <w:rPrChange w:id="1161" w:author="Patrick Tang" w:date="2021-06-25T17:28:00Z">
            <w:rPr>
              <w:rFonts w:ascii="Garamond"/>
              <w:spacing w:val="2"/>
              <w:w w:val="115"/>
            </w:rPr>
          </w:rPrChange>
        </w:rPr>
        <w:t>(</w:t>
      </w:r>
      <w:r w:rsidR="002B1B5E" w:rsidRPr="00BE3340">
        <w:rPr>
          <w:i/>
          <w:spacing w:val="2"/>
          <w:w w:val="115"/>
        </w:rPr>
        <w:t>x</w:t>
      </w:r>
      <w:r w:rsidR="002B1B5E" w:rsidRPr="00BE3340">
        <w:rPr>
          <w:i/>
          <w:spacing w:val="2"/>
          <w:w w:val="115"/>
          <w:vertAlign w:val="subscript"/>
          <w:rPrChange w:id="1162" w:author="Patrick Tang" w:date="2021-06-25T17:28:00Z">
            <w:rPr>
              <w:rFonts w:ascii="Bookman Old Style"/>
              <w:i/>
              <w:spacing w:val="2"/>
              <w:w w:val="115"/>
              <w:vertAlign w:val="subscript"/>
            </w:rPr>
          </w:rPrChange>
        </w:rPr>
        <w:t>i</w:t>
      </w:r>
      <w:r w:rsidR="002B1B5E" w:rsidRPr="00BE3340">
        <w:rPr>
          <w:i/>
          <w:spacing w:val="2"/>
          <w:w w:val="115"/>
        </w:rPr>
        <w:t xml:space="preserve">, </w:t>
      </w:r>
      <w:proofErr w:type="spellStart"/>
      <w:r w:rsidR="002B1B5E" w:rsidRPr="00BE3340">
        <w:rPr>
          <w:i/>
          <w:spacing w:val="2"/>
          <w:w w:val="115"/>
        </w:rPr>
        <w:t>y</w:t>
      </w:r>
      <w:r w:rsidR="002B1B5E" w:rsidRPr="00BE3340">
        <w:rPr>
          <w:i/>
          <w:spacing w:val="2"/>
          <w:w w:val="115"/>
          <w:vertAlign w:val="subscript"/>
          <w:rPrChange w:id="1163" w:author="Patrick Tang" w:date="2021-06-25T17:28:00Z">
            <w:rPr>
              <w:rFonts w:ascii="Bookman Old Style"/>
              <w:i/>
              <w:spacing w:val="2"/>
              <w:w w:val="115"/>
              <w:vertAlign w:val="subscript"/>
            </w:rPr>
          </w:rPrChange>
        </w:rPr>
        <w:t>i</w:t>
      </w:r>
      <w:proofErr w:type="spellEnd"/>
      <w:r w:rsidR="002B1B5E" w:rsidRPr="00BE3340">
        <w:rPr>
          <w:spacing w:val="2"/>
          <w:w w:val="115"/>
          <w:rPrChange w:id="1164" w:author="Patrick Tang" w:date="2021-06-25T17:28:00Z">
            <w:rPr>
              <w:rFonts w:ascii="Garamond"/>
              <w:spacing w:val="2"/>
              <w:w w:val="115"/>
            </w:rPr>
          </w:rPrChange>
        </w:rPr>
        <w:t>)</w:t>
      </w:r>
      <w:r w:rsidR="002B1B5E" w:rsidRPr="00BE3340">
        <w:rPr>
          <w:i/>
          <w:spacing w:val="2"/>
          <w:w w:val="115"/>
        </w:rPr>
        <w:t xml:space="preserve">, </w:t>
      </w:r>
      <w:proofErr w:type="spellStart"/>
      <w:r w:rsidR="002B1B5E" w:rsidRPr="00BE3340">
        <w:rPr>
          <w:i/>
          <w:w w:val="115"/>
        </w:rPr>
        <w:t>i</w:t>
      </w:r>
      <w:proofErr w:type="spellEnd"/>
      <w:r w:rsidR="002B1B5E" w:rsidRPr="00BE3340">
        <w:rPr>
          <w:i/>
          <w:w w:val="115"/>
        </w:rPr>
        <w:t xml:space="preserve"> </w:t>
      </w:r>
      <w:r w:rsidR="002B1B5E" w:rsidRPr="00BE3340">
        <w:rPr>
          <w:w w:val="105"/>
          <w:rPrChange w:id="1165" w:author="Patrick Tang" w:date="2021-06-25T17:28:00Z">
            <w:rPr>
              <w:rFonts w:ascii="Garamond"/>
              <w:w w:val="105"/>
            </w:rPr>
          </w:rPrChange>
        </w:rPr>
        <w:t>= 1</w:t>
      </w:r>
      <w:r w:rsidR="002B1B5E" w:rsidRPr="00BE3340">
        <w:rPr>
          <w:i/>
          <w:w w:val="105"/>
        </w:rPr>
        <w:t xml:space="preserve">, </w:t>
      </w:r>
      <w:r w:rsidR="002B1B5E" w:rsidRPr="00BE3340">
        <w:rPr>
          <w:w w:val="105"/>
          <w:rPrChange w:id="1166" w:author="Patrick Tang" w:date="2021-06-25T17:28:00Z">
            <w:rPr>
              <w:rFonts w:ascii="Garamond"/>
              <w:w w:val="105"/>
            </w:rPr>
          </w:rPrChange>
        </w:rPr>
        <w:t>2</w:t>
      </w:r>
      <w:r w:rsidR="002B1B5E" w:rsidRPr="00BE3340">
        <w:rPr>
          <w:i/>
          <w:w w:val="105"/>
        </w:rPr>
        <w:t xml:space="preserve">, ..., </w:t>
      </w:r>
      <w:proofErr w:type="gramStart"/>
      <w:r w:rsidR="002B1B5E" w:rsidRPr="00BE3340">
        <w:rPr>
          <w:i/>
          <w:w w:val="105"/>
        </w:rPr>
        <w:t xml:space="preserve">n </w:t>
      </w:r>
      <w:r w:rsidR="002B1B5E" w:rsidRPr="00BE3340">
        <w:rPr>
          <w:w w:val="105"/>
        </w:rPr>
        <w:t>,</w:t>
      </w:r>
      <w:proofErr w:type="gramEnd"/>
      <w:r w:rsidR="002B1B5E" w:rsidRPr="00BE3340">
        <w:rPr>
          <w:w w:val="105"/>
        </w:rPr>
        <w:t xml:space="preserve"> where </w:t>
      </w:r>
      <w:r w:rsidR="002B1B5E" w:rsidRPr="00A97774">
        <w:rPr>
          <w:i/>
          <w:w w:val="105"/>
        </w:rPr>
        <w:t xml:space="preserve">n </w:t>
      </w:r>
      <w:r w:rsidR="002B1B5E" w:rsidRPr="00BE3340">
        <w:rPr>
          <w:w w:val="105"/>
          <w:rPrChange w:id="1167" w:author="Patrick Tang" w:date="2021-06-25T17:28:00Z">
            <w:rPr>
              <w:rFonts w:ascii="Garamond"/>
              <w:w w:val="105"/>
            </w:rPr>
          </w:rPrChange>
        </w:rPr>
        <w:t xml:space="preserve">= 617 </w:t>
      </w:r>
      <w:del w:id="1168" w:author="Patrick Tang" w:date="2021-06-28T18:14:00Z">
        <w:r w:rsidR="002B1B5E" w:rsidRPr="00BE3340" w:rsidDel="001D4567">
          <w:rPr>
            <w:w w:val="105"/>
          </w:rPr>
          <w:delText xml:space="preserve">is </w:delText>
        </w:r>
      </w:del>
      <w:ins w:id="1169" w:author="Patrick Tang" w:date="2021-06-28T18:14:00Z">
        <w:r w:rsidR="001D4567">
          <w:rPr>
            <w:w w:val="105"/>
          </w:rPr>
          <w:t>wa</w:t>
        </w:r>
        <w:r w:rsidR="001D4567" w:rsidRPr="00BE3340">
          <w:rPr>
            <w:w w:val="105"/>
          </w:rPr>
          <w:t xml:space="preserve">s </w:t>
        </w:r>
      </w:ins>
      <w:r w:rsidR="002B1B5E" w:rsidRPr="00BE3340">
        <w:rPr>
          <w:w w:val="105"/>
        </w:rPr>
        <w:t xml:space="preserve">the size of sample dataset.  </w:t>
      </w:r>
      <w:proofErr w:type="gramStart"/>
      <w:r w:rsidR="002B1B5E" w:rsidRPr="00BE3340">
        <w:rPr>
          <w:i/>
          <w:w w:val="115"/>
        </w:rPr>
        <w:t>x</w:t>
      </w:r>
      <w:r w:rsidR="002B1B5E" w:rsidRPr="00BE3340">
        <w:rPr>
          <w:i/>
          <w:w w:val="115"/>
          <w:vertAlign w:val="subscript"/>
          <w:rPrChange w:id="1170" w:author="Patrick Tang" w:date="2021-06-25T17:28:00Z">
            <w:rPr>
              <w:rFonts w:ascii="Bookman Old Style"/>
              <w:i/>
              <w:w w:val="115"/>
              <w:vertAlign w:val="subscript"/>
            </w:rPr>
          </w:rPrChange>
        </w:rPr>
        <w:t>i</w:t>
      </w:r>
      <w:r w:rsidR="002B1B5E" w:rsidRPr="00BE3340">
        <w:rPr>
          <w:i/>
          <w:w w:val="115"/>
          <w:rPrChange w:id="1171" w:author="Patrick Tang" w:date="2021-06-25T17:28:00Z">
            <w:rPr>
              <w:rFonts w:ascii="Bookman Old Style"/>
              <w:i/>
              <w:w w:val="115"/>
            </w:rPr>
          </w:rPrChange>
        </w:rPr>
        <w:t xml:space="preserve">  </w:t>
      </w:r>
      <w:r w:rsidR="002B1B5E" w:rsidRPr="00BE3340">
        <w:rPr>
          <w:i/>
          <w:w w:val="105"/>
        </w:rPr>
        <w:t>R</w:t>
      </w:r>
      <w:r w:rsidR="002B1B5E" w:rsidRPr="00BE3340">
        <w:rPr>
          <w:i/>
          <w:w w:val="105"/>
          <w:vertAlign w:val="superscript"/>
          <w:rPrChange w:id="1172" w:author="Patrick Tang" w:date="2021-06-25T17:28:00Z">
            <w:rPr>
              <w:rFonts w:ascii="Bookman Old Style"/>
              <w:i/>
              <w:w w:val="105"/>
              <w:vertAlign w:val="superscript"/>
            </w:rPr>
          </w:rPrChange>
        </w:rPr>
        <w:t>n</w:t>
      </w:r>
      <w:proofErr w:type="gramEnd"/>
      <w:r w:rsidR="002B1B5E" w:rsidRPr="00BE3340">
        <w:rPr>
          <w:i/>
          <w:w w:val="105"/>
          <w:rPrChange w:id="1173" w:author="Patrick Tang" w:date="2021-06-25T17:28:00Z">
            <w:rPr>
              <w:rFonts w:ascii="Bookman Old Style"/>
              <w:i/>
              <w:w w:val="105"/>
            </w:rPr>
          </w:rPrChange>
        </w:rPr>
        <w:t xml:space="preserve"> </w:t>
      </w:r>
      <w:del w:id="1174" w:author="Patrick Tang" w:date="2021-06-28T18:15:00Z">
        <w:r w:rsidR="002B1B5E" w:rsidRPr="00BE3340" w:rsidDel="002771C5">
          <w:rPr>
            <w:w w:val="105"/>
          </w:rPr>
          <w:delText xml:space="preserve">is </w:delText>
        </w:r>
      </w:del>
      <w:ins w:id="1175" w:author="Patrick Tang" w:date="2021-06-28T18:15:00Z">
        <w:r w:rsidR="002771C5">
          <w:rPr>
            <w:w w:val="105"/>
          </w:rPr>
          <w:t>wa</w:t>
        </w:r>
        <w:r w:rsidR="002771C5" w:rsidRPr="00BE3340">
          <w:rPr>
            <w:w w:val="105"/>
          </w:rPr>
          <w:t xml:space="preserve">s </w:t>
        </w:r>
      </w:ins>
      <w:r w:rsidR="002B1B5E" w:rsidRPr="00BE3340">
        <w:rPr>
          <w:w w:val="105"/>
        </w:rPr>
        <w:t xml:space="preserve">independent </w:t>
      </w:r>
      <w:r w:rsidR="002B1B5E" w:rsidRPr="00A97774">
        <w:rPr>
          <w:w w:val="105"/>
        </w:rPr>
        <w:t>variables</w:t>
      </w:r>
      <w:r w:rsidR="002B1B5E" w:rsidRPr="00A97774">
        <w:rPr>
          <w:spacing w:val="-22"/>
          <w:w w:val="105"/>
        </w:rPr>
        <w:t xml:space="preserve"> </w:t>
      </w:r>
      <w:r w:rsidR="002B1B5E" w:rsidRPr="00A97774">
        <w:rPr>
          <w:w w:val="105"/>
        </w:rPr>
        <w:t>representing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w w:val="105"/>
        </w:rPr>
        <w:t>a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w w:val="105"/>
        </w:rPr>
        <w:t>sample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w w:val="105"/>
        </w:rPr>
        <w:t>of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w w:val="105"/>
        </w:rPr>
        <w:t>selected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w w:val="105"/>
        </w:rPr>
        <w:t>features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w w:val="105"/>
        </w:rPr>
        <w:t>from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spacing w:val="-6"/>
          <w:w w:val="105"/>
        </w:rPr>
        <w:t>FA,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spacing w:val="-6"/>
          <w:w w:val="105"/>
        </w:rPr>
        <w:t>SF,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w w:val="105"/>
        </w:rPr>
        <w:t>LP</w:t>
      </w:r>
      <w:r w:rsidR="002B1B5E" w:rsidRPr="00453F0F">
        <w:rPr>
          <w:spacing w:val="-22"/>
          <w:w w:val="105"/>
        </w:rPr>
        <w:t xml:space="preserve"> </w:t>
      </w:r>
      <w:r w:rsidR="002B1B5E" w:rsidRPr="00453F0F">
        <w:rPr>
          <w:w w:val="105"/>
        </w:rPr>
        <w:t>and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w w:val="105"/>
        </w:rPr>
        <w:t>crack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w w:val="105"/>
        </w:rPr>
        <w:t>width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w w:val="105"/>
        </w:rPr>
        <w:t>before</w:t>
      </w:r>
      <w:r w:rsidR="002B1B5E" w:rsidRPr="00453F0F">
        <w:rPr>
          <w:spacing w:val="-21"/>
          <w:w w:val="105"/>
        </w:rPr>
        <w:t xml:space="preserve"> </w:t>
      </w:r>
      <w:r w:rsidR="002B1B5E" w:rsidRPr="00453F0F">
        <w:rPr>
          <w:w w:val="105"/>
        </w:rPr>
        <w:t xml:space="preserve">self-healing, </w:t>
      </w:r>
      <w:r w:rsidR="002B1B5E" w:rsidRPr="00453F0F">
        <w:rPr>
          <w:i/>
          <w:w w:val="105"/>
        </w:rPr>
        <w:t>R</w:t>
      </w:r>
      <w:r w:rsidR="002B1B5E" w:rsidRPr="00BE3340">
        <w:rPr>
          <w:i/>
          <w:w w:val="105"/>
          <w:vertAlign w:val="superscript"/>
          <w:rPrChange w:id="1176" w:author="Patrick Tang" w:date="2021-06-25T17:28:00Z">
            <w:rPr>
              <w:rFonts w:ascii="Bookman Old Style"/>
              <w:i/>
              <w:w w:val="105"/>
              <w:vertAlign w:val="superscript"/>
            </w:rPr>
          </w:rPrChange>
        </w:rPr>
        <w:t>n</w:t>
      </w:r>
      <w:r w:rsidR="002B1B5E" w:rsidRPr="00BE3340">
        <w:rPr>
          <w:i/>
          <w:spacing w:val="-21"/>
          <w:w w:val="105"/>
          <w:rPrChange w:id="1177" w:author="Patrick Tang" w:date="2021-06-25T17:28:00Z">
            <w:rPr>
              <w:rFonts w:ascii="Bookman Old Style"/>
              <w:i/>
              <w:spacing w:val="-21"/>
              <w:w w:val="105"/>
            </w:rPr>
          </w:rPrChange>
        </w:rPr>
        <w:t xml:space="preserve"> </w:t>
      </w:r>
      <w:del w:id="1178" w:author="Patrick Tang" w:date="2021-06-28T18:15:00Z">
        <w:r w:rsidR="002B1B5E" w:rsidRPr="00BE3340" w:rsidDel="002771C5">
          <w:rPr>
            <w:w w:val="105"/>
          </w:rPr>
          <w:delText>is</w:delText>
        </w:r>
        <w:r w:rsidR="002B1B5E" w:rsidRPr="00BE3340" w:rsidDel="002771C5">
          <w:rPr>
            <w:spacing w:val="-17"/>
            <w:w w:val="105"/>
          </w:rPr>
          <w:delText xml:space="preserve"> </w:delText>
        </w:r>
      </w:del>
      <w:ins w:id="1179" w:author="Patrick Tang" w:date="2021-06-28T18:15:00Z">
        <w:r w:rsidR="002771C5">
          <w:rPr>
            <w:w w:val="105"/>
          </w:rPr>
          <w:t>wa</w:t>
        </w:r>
        <w:r w:rsidR="002771C5" w:rsidRPr="00BE3340">
          <w:rPr>
            <w:w w:val="105"/>
          </w:rPr>
          <w:t>s</w:t>
        </w:r>
        <w:r w:rsidR="002771C5" w:rsidRPr="00BE3340">
          <w:rPr>
            <w:spacing w:val="-17"/>
            <w:w w:val="105"/>
          </w:rPr>
          <w:t xml:space="preserve"> </w:t>
        </w:r>
      </w:ins>
      <w:r w:rsidR="002B1B5E" w:rsidRPr="00A97774">
        <w:rPr>
          <w:i/>
          <w:w w:val="105"/>
        </w:rPr>
        <w:t>n</w:t>
      </w:r>
      <w:r w:rsidR="002B1B5E" w:rsidRPr="00A97774">
        <w:rPr>
          <w:w w:val="105"/>
        </w:rPr>
        <w:t>-dimensional</w:t>
      </w:r>
      <w:r w:rsidR="002B1B5E" w:rsidRPr="00A97774">
        <w:rPr>
          <w:spacing w:val="-16"/>
          <w:w w:val="105"/>
        </w:rPr>
        <w:t xml:space="preserve"> </w:t>
      </w:r>
      <w:r w:rsidR="002B1B5E" w:rsidRPr="00453F0F">
        <w:rPr>
          <w:w w:val="105"/>
        </w:rPr>
        <w:t>space,</w:t>
      </w:r>
      <w:r w:rsidR="002B1B5E" w:rsidRPr="00453F0F">
        <w:rPr>
          <w:spacing w:val="-16"/>
          <w:w w:val="105"/>
        </w:rPr>
        <w:t xml:space="preserve"> </w:t>
      </w:r>
      <w:proofErr w:type="spellStart"/>
      <w:r w:rsidR="002B1B5E" w:rsidRPr="00453F0F">
        <w:rPr>
          <w:i/>
          <w:w w:val="115"/>
        </w:rPr>
        <w:t>y</w:t>
      </w:r>
      <w:r w:rsidR="002B1B5E" w:rsidRPr="00BE3340">
        <w:rPr>
          <w:i/>
          <w:w w:val="115"/>
          <w:vertAlign w:val="subscript"/>
          <w:rPrChange w:id="1180" w:author="Patrick Tang" w:date="2021-06-25T17:28:00Z">
            <w:rPr>
              <w:rFonts w:ascii="Bookman Old Style"/>
              <w:i/>
              <w:w w:val="115"/>
              <w:vertAlign w:val="subscript"/>
            </w:rPr>
          </w:rPrChange>
        </w:rPr>
        <w:t>i</w:t>
      </w:r>
      <w:proofErr w:type="spellEnd"/>
      <w:r w:rsidR="002B1B5E" w:rsidRPr="00BE3340">
        <w:rPr>
          <w:i/>
          <w:spacing w:val="54"/>
          <w:w w:val="115"/>
          <w:rPrChange w:id="1181" w:author="Patrick Tang" w:date="2021-06-25T17:28:00Z">
            <w:rPr>
              <w:rFonts w:ascii="Bookman Old Style"/>
              <w:i/>
              <w:spacing w:val="54"/>
              <w:w w:val="115"/>
            </w:rPr>
          </w:rPrChange>
        </w:rPr>
        <w:t xml:space="preserve"> </w:t>
      </w:r>
      <w:r w:rsidR="002B1B5E" w:rsidRPr="00BE3340">
        <w:rPr>
          <w:i/>
          <w:w w:val="115"/>
        </w:rPr>
        <w:t>R</w:t>
      </w:r>
      <w:r w:rsidR="002B1B5E" w:rsidRPr="00BE3340">
        <w:rPr>
          <w:w w:val="115"/>
          <w:vertAlign w:val="superscript"/>
        </w:rPr>
        <w:t>1</w:t>
      </w:r>
      <w:r w:rsidR="002B1B5E" w:rsidRPr="00A97774">
        <w:rPr>
          <w:spacing w:val="-14"/>
          <w:w w:val="115"/>
        </w:rPr>
        <w:t xml:space="preserve"> </w:t>
      </w:r>
      <w:del w:id="1182" w:author="Patrick Tang" w:date="2021-06-28T18:15:00Z">
        <w:r w:rsidR="002B1B5E" w:rsidRPr="00A97774" w:rsidDel="002771C5">
          <w:rPr>
            <w:w w:val="105"/>
          </w:rPr>
          <w:delText>is</w:delText>
        </w:r>
        <w:r w:rsidR="002B1B5E" w:rsidRPr="00A97774" w:rsidDel="002771C5">
          <w:rPr>
            <w:spacing w:val="-17"/>
            <w:w w:val="105"/>
          </w:rPr>
          <w:delText xml:space="preserve"> </w:delText>
        </w:r>
      </w:del>
      <w:ins w:id="1183" w:author="Patrick Tang" w:date="2021-06-28T18:15:00Z">
        <w:r w:rsidR="002771C5">
          <w:rPr>
            <w:w w:val="105"/>
          </w:rPr>
          <w:t>wa</w:t>
        </w:r>
        <w:r w:rsidR="002771C5" w:rsidRPr="00A97774">
          <w:rPr>
            <w:w w:val="105"/>
          </w:rPr>
          <w:t>s</w:t>
        </w:r>
        <w:r w:rsidR="002771C5" w:rsidRPr="00A97774">
          <w:rPr>
            <w:spacing w:val="-17"/>
            <w:w w:val="105"/>
          </w:rPr>
          <w:t xml:space="preserve"> </w:t>
        </w:r>
      </w:ins>
      <w:r w:rsidR="002B1B5E" w:rsidRPr="00A97774">
        <w:rPr>
          <w:w w:val="105"/>
        </w:rPr>
        <w:t>the</w:t>
      </w:r>
      <w:r w:rsidR="002B1B5E" w:rsidRPr="00453F0F">
        <w:rPr>
          <w:spacing w:val="-16"/>
          <w:w w:val="105"/>
        </w:rPr>
        <w:t xml:space="preserve"> </w:t>
      </w:r>
      <w:r w:rsidR="002B1B5E" w:rsidRPr="00453F0F">
        <w:rPr>
          <w:w w:val="105"/>
        </w:rPr>
        <w:t>target</w:t>
      </w:r>
      <w:r w:rsidR="002B1B5E" w:rsidRPr="00453F0F">
        <w:rPr>
          <w:spacing w:val="-17"/>
          <w:w w:val="105"/>
        </w:rPr>
        <w:t xml:space="preserve"> </w:t>
      </w:r>
      <w:r w:rsidR="002B1B5E" w:rsidRPr="00453F0F">
        <w:rPr>
          <w:w w:val="105"/>
        </w:rPr>
        <w:t>output</w:t>
      </w:r>
      <w:r w:rsidR="002B1B5E" w:rsidRPr="00453F0F">
        <w:rPr>
          <w:spacing w:val="-16"/>
          <w:w w:val="105"/>
        </w:rPr>
        <w:t xml:space="preserve"> </w:t>
      </w:r>
      <w:r w:rsidR="002B1B5E" w:rsidRPr="00453F0F">
        <w:rPr>
          <w:w w:val="105"/>
        </w:rPr>
        <w:t>(crack</w:t>
      </w:r>
      <w:r w:rsidR="002B1B5E" w:rsidRPr="00453F0F">
        <w:rPr>
          <w:spacing w:val="-16"/>
          <w:w w:val="105"/>
        </w:rPr>
        <w:t xml:space="preserve"> </w:t>
      </w:r>
      <w:r w:rsidR="002B1B5E" w:rsidRPr="00453F0F">
        <w:rPr>
          <w:w w:val="105"/>
        </w:rPr>
        <w:t>width</w:t>
      </w:r>
      <w:r w:rsidR="002B1B5E" w:rsidRPr="00453F0F">
        <w:rPr>
          <w:spacing w:val="-17"/>
          <w:w w:val="105"/>
        </w:rPr>
        <w:t xml:space="preserve"> </w:t>
      </w:r>
      <w:r w:rsidR="002B1B5E" w:rsidRPr="00453F0F">
        <w:rPr>
          <w:w w:val="105"/>
        </w:rPr>
        <w:t>after</w:t>
      </w:r>
      <w:r w:rsidR="002B1B5E" w:rsidRPr="00453F0F">
        <w:rPr>
          <w:spacing w:val="-16"/>
          <w:w w:val="105"/>
        </w:rPr>
        <w:t xml:space="preserve"> </w:t>
      </w:r>
      <w:r w:rsidR="002B1B5E" w:rsidRPr="00453F0F">
        <w:rPr>
          <w:w w:val="105"/>
        </w:rPr>
        <w:t>self-healing)</w:t>
      </w:r>
      <w:r w:rsidR="002B1B5E" w:rsidRPr="00453F0F">
        <w:rPr>
          <w:spacing w:val="-17"/>
          <w:w w:val="105"/>
        </w:rPr>
        <w:t xml:space="preserve"> </w:t>
      </w:r>
      <w:r w:rsidR="002B1B5E" w:rsidRPr="00453F0F">
        <w:rPr>
          <w:w w:val="105"/>
        </w:rPr>
        <w:t>that</w:t>
      </w:r>
      <w:r w:rsidR="002B1B5E" w:rsidRPr="00453F0F">
        <w:rPr>
          <w:spacing w:val="-16"/>
          <w:w w:val="105"/>
        </w:rPr>
        <w:t xml:space="preserve"> </w:t>
      </w:r>
      <w:r w:rsidR="002B1B5E" w:rsidRPr="00453F0F">
        <w:rPr>
          <w:w w:val="105"/>
        </w:rPr>
        <w:t>correspond</w:t>
      </w:r>
      <w:ins w:id="1184" w:author="Patrick Tang" w:date="2021-06-28T18:16:00Z">
        <w:r w:rsidR="002771C5">
          <w:rPr>
            <w:w w:val="105"/>
          </w:rPr>
          <w:t>ed</w:t>
        </w:r>
      </w:ins>
      <w:del w:id="1185" w:author="Patrick Tang" w:date="2021-06-28T18:16:00Z">
        <w:r w:rsidR="002B1B5E" w:rsidRPr="00A97774" w:rsidDel="002771C5">
          <w:rPr>
            <w:w w:val="105"/>
          </w:rPr>
          <w:delText>s</w:delText>
        </w:r>
      </w:del>
      <w:r w:rsidR="002B1B5E" w:rsidRPr="00A97774">
        <w:rPr>
          <w:spacing w:val="-16"/>
          <w:w w:val="105"/>
        </w:rPr>
        <w:t xml:space="preserve"> </w:t>
      </w:r>
      <w:r w:rsidR="002B1B5E" w:rsidRPr="00A97774">
        <w:rPr>
          <w:w w:val="105"/>
        </w:rPr>
        <w:t>to</w:t>
      </w:r>
      <w:ins w:id="1186" w:author="Patrick Tang" w:date="2021-06-28T18:16:00Z">
        <w:r w:rsidR="002771C5">
          <w:rPr>
            <w:i/>
            <w:spacing w:val="3"/>
            <w:w w:val="105"/>
          </w:rPr>
          <w:t xml:space="preserve"> </w:t>
        </w:r>
      </w:ins>
    </w:p>
    <w:p w14:paraId="5EEF8273" w14:textId="2A153F0B" w:rsidR="00B40315" w:rsidRPr="00AF7ECF" w:rsidRDefault="008E6C9D">
      <w:pPr>
        <w:pStyle w:val="BodyText"/>
        <w:spacing w:before="161" w:line="254" w:lineRule="auto"/>
        <w:ind w:left="117" w:right="595"/>
        <w:jc w:val="both"/>
        <w:pPrChange w:id="1187" w:author="Patrick Tang" w:date="2021-06-28T18:16:00Z">
          <w:pPr>
            <w:pStyle w:val="BodyText"/>
            <w:spacing w:line="247" w:lineRule="auto"/>
            <w:ind w:left="117" w:right="595"/>
            <w:jc w:val="both"/>
          </w:pPr>
        </w:pPrChange>
      </w:pPr>
      <w:r>
        <w:pict w14:anchorId="66D755AE">
          <v:shape id="_x0000_s1332" type="#_x0000_t202" style="position:absolute;left:0;text-align:left;margin-left:451.75pt;margin-top:1.9pt;width:67.6pt;height:18.95pt;z-index:-251700736;mso-position-horizontal-relative:page" filled="f" stroked="f">
            <v:textbox inset="0,0,0,0">
              <w:txbxContent>
                <w:p w14:paraId="612986EF" w14:textId="77777777" w:rsidR="002E35F5" w:rsidRDefault="002E35F5">
                  <w:pPr>
                    <w:pStyle w:val="BodyText"/>
                    <w:tabs>
                      <w:tab w:val="left" w:pos="1242"/>
                    </w:tabs>
                    <w:spacing w:line="218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30"/>
                    </w:rPr>
                    <w:t>{</w:t>
                  </w:r>
                  <w:r>
                    <w:rPr>
                      <w:rFonts w:ascii="Cambria"/>
                      <w:w w:val="130"/>
                    </w:rPr>
                    <w:tab/>
                  </w:r>
                  <w:r>
                    <w:rPr>
                      <w:rFonts w:ascii="Cambria"/>
                      <w:spacing w:val="-20"/>
                      <w:w w:val="130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i/>
          <w:spacing w:val="3"/>
          <w:w w:val="105"/>
        </w:rPr>
        <w:t>x</w:t>
      </w:r>
      <w:proofErr w:type="spellStart"/>
      <w:r w:rsidR="002B1B5E" w:rsidRPr="00BE3340">
        <w:rPr>
          <w:i/>
          <w:spacing w:val="3"/>
          <w:w w:val="105"/>
          <w:position w:val="-2"/>
          <w:sz w:val="16"/>
          <w:rPrChange w:id="1188" w:author="Patrick Tang" w:date="2021-06-25T17:28:00Z">
            <w:rPr>
              <w:rFonts w:ascii="Bookman Old Style"/>
              <w:i/>
              <w:spacing w:val="3"/>
              <w:w w:val="105"/>
              <w:position w:val="-2"/>
              <w:sz w:val="16"/>
            </w:rPr>
          </w:rPrChange>
        </w:rPr>
        <w:t>i</w:t>
      </w:r>
      <w:proofErr w:type="spellEnd"/>
      <w:r w:rsidR="002B1B5E" w:rsidRPr="00BE3340">
        <w:rPr>
          <w:spacing w:val="3"/>
          <w:w w:val="105"/>
        </w:rPr>
        <w:t xml:space="preserve">. </w:t>
      </w:r>
      <w:r w:rsidR="002B1B5E" w:rsidRPr="00BE3340">
        <w:rPr>
          <w:w w:val="105"/>
        </w:rPr>
        <w:t xml:space="preserve">Let </w:t>
      </w:r>
      <w:r w:rsidR="002B1B5E" w:rsidRPr="00A97774">
        <w:rPr>
          <w:i/>
          <w:w w:val="105"/>
        </w:rPr>
        <w:t xml:space="preserve">d </w:t>
      </w:r>
      <w:r w:rsidR="002B1B5E" w:rsidRPr="00BE3340">
        <w:rPr>
          <w:w w:val="105"/>
          <w:rPrChange w:id="1189" w:author="Patrick Tang" w:date="2021-06-25T17:28:00Z">
            <w:rPr>
              <w:rFonts w:ascii="Garamond"/>
              <w:w w:val="105"/>
            </w:rPr>
          </w:rPrChange>
        </w:rPr>
        <w:t xml:space="preserve">= 4 </w:t>
      </w:r>
      <w:del w:id="1190" w:author="Patrick Tang" w:date="2021-06-29T15:40:00Z">
        <w:r w:rsidR="002B1B5E" w:rsidRPr="00BE3340" w:rsidDel="0037648B">
          <w:rPr>
            <w:w w:val="105"/>
          </w:rPr>
          <w:delText xml:space="preserve">denote </w:delText>
        </w:r>
      </w:del>
      <w:ins w:id="1191" w:author="Patrick Tang" w:date="2021-06-29T15:40:00Z">
        <w:r w:rsidR="0037648B">
          <w:rPr>
            <w:w w:val="105"/>
          </w:rPr>
          <w:t>as</w:t>
        </w:r>
        <w:r w:rsidR="0037648B" w:rsidRPr="00BE3340">
          <w:rPr>
            <w:w w:val="105"/>
          </w:rPr>
          <w:t xml:space="preserve"> </w:t>
        </w:r>
      </w:ins>
      <w:r w:rsidR="002B1B5E" w:rsidRPr="00BE3340">
        <w:rPr>
          <w:w w:val="105"/>
        </w:rPr>
        <w:t>the number of a</w:t>
      </w:r>
      <w:ins w:id="1192" w:author="Patrick Tang" w:date="2021-06-28T18:14:00Z">
        <w:r w:rsidR="002771C5">
          <w:rPr>
            <w:w w:val="105"/>
          </w:rPr>
          <w:t>n</w:t>
        </w:r>
      </w:ins>
      <w:r w:rsidR="002B1B5E" w:rsidRPr="00BE3340">
        <w:rPr>
          <w:w w:val="105"/>
        </w:rPr>
        <w:t xml:space="preserve"> independent variable of an random vector </w:t>
      </w:r>
      <w:r w:rsidR="002B1B5E" w:rsidRPr="00A97774">
        <w:rPr>
          <w:i/>
          <w:w w:val="105"/>
        </w:rPr>
        <w:t xml:space="preserve">x </w:t>
      </w:r>
      <w:r w:rsidR="002B1B5E" w:rsidRPr="00BE3340">
        <w:rPr>
          <w:w w:val="105"/>
          <w:rPrChange w:id="1193" w:author="Patrick Tang" w:date="2021-06-25T17:28:00Z">
            <w:rPr>
              <w:rFonts w:ascii="Garamond"/>
              <w:w w:val="105"/>
            </w:rPr>
          </w:rPrChange>
        </w:rPr>
        <w:t xml:space="preserve">= </w:t>
      </w:r>
      <w:r w:rsidR="002B1B5E" w:rsidRPr="00BE3340">
        <w:rPr>
          <w:i/>
          <w:spacing w:val="3"/>
          <w:w w:val="105"/>
        </w:rPr>
        <w:t>x</w:t>
      </w:r>
      <w:r w:rsidR="002B1B5E" w:rsidRPr="00BE3340">
        <w:rPr>
          <w:spacing w:val="3"/>
          <w:w w:val="105"/>
          <w:vertAlign w:val="subscript"/>
        </w:rPr>
        <w:t>1</w:t>
      </w:r>
      <w:r w:rsidR="002B1B5E" w:rsidRPr="00BE3340">
        <w:rPr>
          <w:spacing w:val="3"/>
          <w:w w:val="105"/>
          <w:rPrChange w:id="1194" w:author="Patrick Tang" w:date="2021-06-25T17:28:00Z">
            <w:rPr>
              <w:rFonts w:ascii="Garamond"/>
              <w:spacing w:val="3"/>
              <w:w w:val="105"/>
            </w:rPr>
          </w:rPrChange>
        </w:rPr>
        <w:t xml:space="preserve">; </w:t>
      </w:r>
      <w:r w:rsidR="002B1B5E" w:rsidRPr="00BE3340">
        <w:rPr>
          <w:i/>
          <w:spacing w:val="3"/>
          <w:w w:val="105"/>
        </w:rPr>
        <w:t>x</w:t>
      </w:r>
      <w:r w:rsidR="002B1B5E" w:rsidRPr="00BE3340">
        <w:rPr>
          <w:spacing w:val="3"/>
          <w:w w:val="105"/>
          <w:vertAlign w:val="subscript"/>
        </w:rPr>
        <w:t>2</w:t>
      </w:r>
      <w:r w:rsidR="002B1B5E" w:rsidRPr="00BE3340">
        <w:rPr>
          <w:spacing w:val="3"/>
          <w:w w:val="105"/>
          <w:rPrChange w:id="1195" w:author="Patrick Tang" w:date="2021-06-25T17:28:00Z">
            <w:rPr>
              <w:rFonts w:ascii="Garamond"/>
              <w:spacing w:val="3"/>
              <w:w w:val="105"/>
            </w:rPr>
          </w:rPrChange>
        </w:rPr>
        <w:t xml:space="preserve">; </w:t>
      </w:r>
      <w:r w:rsidR="002B1B5E" w:rsidRPr="00BE3340">
        <w:rPr>
          <w:i/>
          <w:w w:val="105"/>
        </w:rPr>
        <w:t>...</w:t>
      </w:r>
      <w:r w:rsidR="002B1B5E" w:rsidRPr="00BE3340">
        <w:rPr>
          <w:w w:val="105"/>
          <w:rPrChange w:id="1196" w:author="Patrick Tang" w:date="2021-06-25T17:28:00Z">
            <w:rPr>
              <w:rFonts w:ascii="Garamond"/>
              <w:w w:val="105"/>
            </w:rPr>
          </w:rPrChange>
        </w:rPr>
        <w:t xml:space="preserve">; </w:t>
      </w:r>
      <w:proofErr w:type="spellStart"/>
      <w:proofErr w:type="gramStart"/>
      <w:r w:rsidR="002B1B5E" w:rsidRPr="00BE3340">
        <w:rPr>
          <w:i/>
          <w:w w:val="105"/>
        </w:rPr>
        <w:t>x</w:t>
      </w:r>
      <w:r w:rsidR="002B1B5E" w:rsidRPr="00BE3340">
        <w:rPr>
          <w:i/>
          <w:w w:val="105"/>
          <w:vertAlign w:val="subscript"/>
          <w:rPrChange w:id="1197" w:author="Patrick Tang" w:date="2021-06-25T17:28:00Z">
            <w:rPr>
              <w:rFonts w:ascii="Bookman Old Style"/>
              <w:i/>
              <w:w w:val="105"/>
              <w:vertAlign w:val="subscript"/>
            </w:rPr>
          </w:rPrChange>
        </w:rPr>
        <w:t>d</w:t>
      </w:r>
      <w:proofErr w:type="spellEnd"/>
      <w:r w:rsidR="002B1B5E" w:rsidRPr="00BE3340">
        <w:rPr>
          <w:i/>
          <w:w w:val="105"/>
          <w:rPrChange w:id="1198" w:author="Patrick Tang" w:date="2021-06-25T17:28:00Z">
            <w:rPr>
              <w:rFonts w:ascii="Bookman Old Style"/>
              <w:i/>
              <w:w w:val="105"/>
            </w:rPr>
          </w:rPrChange>
        </w:rPr>
        <w:t xml:space="preserve"> </w:t>
      </w:r>
      <w:r w:rsidR="002B1B5E" w:rsidRPr="00BE3340">
        <w:rPr>
          <w:w w:val="105"/>
        </w:rPr>
        <w:t>,</w:t>
      </w:r>
      <w:proofErr w:type="gramEnd"/>
      <w:r w:rsidR="002B1B5E" w:rsidRPr="00BE3340">
        <w:rPr>
          <w:w w:val="105"/>
        </w:rPr>
        <w:t xml:space="preserve"> and </w:t>
      </w:r>
      <w:r w:rsidR="002B1B5E" w:rsidRPr="00BE3340">
        <w:rPr>
          <w:i/>
          <w:w w:val="105"/>
        </w:rPr>
        <w:t>y</w:t>
      </w:r>
      <w:r w:rsidR="002B1B5E" w:rsidRPr="00A97774">
        <w:rPr>
          <w:i/>
          <w:spacing w:val="-21"/>
          <w:w w:val="105"/>
        </w:rPr>
        <w:t xml:space="preserve"> </w:t>
      </w:r>
      <w:del w:id="1199" w:author="Patrick Tang" w:date="2021-06-28T18:17:00Z">
        <w:r w:rsidR="002B1B5E" w:rsidRPr="00A97774" w:rsidDel="002771C5">
          <w:rPr>
            <w:w w:val="105"/>
          </w:rPr>
          <w:delText>is</w:delText>
        </w:r>
        <w:r w:rsidR="002B1B5E" w:rsidRPr="00A97774" w:rsidDel="002771C5">
          <w:rPr>
            <w:spacing w:val="-25"/>
            <w:w w:val="105"/>
          </w:rPr>
          <w:delText xml:space="preserve"> </w:delText>
        </w:r>
      </w:del>
      <w:ins w:id="1200" w:author="Patrick Tang" w:date="2021-06-28T18:17:00Z">
        <w:r w:rsidR="002771C5">
          <w:rPr>
            <w:w w:val="105"/>
          </w:rPr>
          <w:t>wa</w:t>
        </w:r>
        <w:r w:rsidR="002771C5" w:rsidRPr="00A97774">
          <w:rPr>
            <w:w w:val="105"/>
          </w:rPr>
          <w:t>s</w:t>
        </w:r>
        <w:r w:rsidR="002771C5" w:rsidRPr="00A97774">
          <w:rPr>
            <w:spacing w:val="-25"/>
            <w:w w:val="105"/>
          </w:rPr>
          <w:t xml:space="preserve"> </w:t>
        </w:r>
      </w:ins>
      <w:r w:rsidR="002B1B5E" w:rsidRPr="00A97774">
        <w:rPr>
          <w:w w:val="105"/>
        </w:rPr>
        <w:t>the</w:t>
      </w:r>
      <w:r w:rsidR="002B1B5E" w:rsidRPr="00453F0F">
        <w:rPr>
          <w:spacing w:val="-25"/>
          <w:w w:val="105"/>
        </w:rPr>
        <w:t xml:space="preserve"> </w:t>
      </w:r>
      <w:r w:rsidR="002B1B5E" w:rsidRPr="00453F0F">
        <w:rPr>
          <w:w w:val="105"/>
        </w:rPr>
        <w:t>corresponding</w:t>
      </w:r>
      <w:r w:rsidR="002B1B5E" w:rsidRPr="00453F0F">
        <w:rPr>
          <w:spacing w:val="-25"/>
          <w:w w:val="105"/>
        </w:rPr>
        <w:t xml:space="preserve"> </w:t>
      </w:r>
      <w:r w:rsidR="002B1B5E" w:rsidRPr="00453F0F">
        <w:rPr>
          <w:w w:val="105"/>
        </w:rPr>
        <w:t>output</w:t>
      </w:r>
      <w:r w:rsidR="002B1B5E" w:rsidRPr="00453F0F">
        <w:rPr>
          <w:spacing w:val="-25"/>
          <w:w w:val="105"/>
        </w:rPr>
        <w:t xml:space="preserve"> </w:t>
      </w:r>
      <w:r w:rsidR="002B1B5E" w:rsidRPr="00453F0F">
        <w:rPr>
          <w:w w:val="105"/>
        </w:rPr>
        <w:t>(</w:t>
      </w:r>
      <w:r w:rsidR="002B1B5E" w:rsidRPr="00453F0F">
        <w:rPr>
          <w:spacing w:val="-25"/>
          <w:w w:val="105"/>
        </w:rPr>
        <w:t xml:space="preserve"> </w:t>
      </w:r>
      <w:r w:rsidR="002B1B5E" w:rsidRPr="00453F0F">
        <w:rPr>
          <w:w w:val="105"/>
        </w:rPr>
        <w:t>dependent</w:t>
      </w:r>
      <w:r w:rsidR="002B1B5E" w:rsidRPr="00453F0F">
        <w:rPr>
          <w:spacing w:val="-25"/>
          <w:w w:val="105"/>
        </w:rPr>
        <w:t xml:space="preserve"> </w:t>
      </w:r>
      <w:r w:rsidR="002B1B5E" w:rsidRPr="00453F0F">
        <w:rPr>
          <w:w w:val="105"/>
        </w:rPr>
        <w:t>variable).</w:t>
      </w:r>
      <w:r w:rsidR="002B1B5E" w:rsidRPr="00453F0F">
        <w:rPr>
          <w:spacing w:val="-9"/>
          <w:w w:val="105"/>
        </w:rPr>
        <w:t xml:space="preserve"> </w:t>
      </w:r>
      <w:r w:rsidR="002B1B5E" w:rsidRPr="00453F0F">
        <w:rPr>
          <w:w w:val="105"/>
        </w:rPr>
        <w:t>The</w:t>
      </w:r>
      <w:r w:rsidR="002B1B5E" w:rsidRPr="00453F0F">
        <w:rPr>
          <w:spacing w:val="-25"/>
          <w:w w:val="105"/>
        </w:rPr>
        <w:t xml:space="preserve"> </w:t>
      </w:r>
      <w:r w:rsidR="002B1B5E" w:rsidRPr="00453F0F">
        <w:rPr>
          <w:w w:val="105"/>
        </w:rPr>
        <w:t>general</w:t>
      </w:r>
      <w:r w:rsidR="002B1B5E" w:rsidRPr="00453F0F">
        <w:rPr>
          <w:spacing w:val="-25"/>
          <w:w w:val="105"/>
        </w:rPr>
        <w:t xml:space="preserve"> </w:t>
      </w:r>
      <w:r w:rsidR="002B1B5E" w:rsidRPr="00453F0F">
        <w:rPr>
          <w:w w:val="105"/>
        </w:rPr>
        <w:t>formula</w:t>
      </w:r>
      <w:r w:rsidR="002B1B5E" w:rsidRPr="00453F0F">
        <w:rPr>
          <w:spacing w:val="-25"/>
          <w:w w:val="105"/>
        </w:rPr>
        <w:t xml:space="preserve"> </w:t>
      </w:r>
      <w:r w:rsidR="002B1B5E" w:rsidRPr="00453F0F">
        <w:rPr>
          <w:w w:val="105"/>
        </w:rPr>
        <w:t>of</w:t>
      </w:r>
      <w:r w:rsidR="002B1B5E" w:rsidRPr="00453F0F">
        <w:rPr>
          <w:spacing w:val="-25"/>
          <w:w w:val="105"/>
        </w:rPr>
        <w:t xml:space="preserve"> </w:t>
      </w:r>
      <w:r w:rsidR="002B1B5E" w:rsidRPr="00453F0F">
        <w:rPr>
          <w:w w:val="105"/>
        </w:rPr>
        <w:t>LR</w:t>
      </w:r>
      <w:r w:rsidR="002B1B5E" w:rsidRPr="00453F0F">
        <w:rPr>
          <w:spacing w:val="-25"/>
          <w:w w:val="105"/>
        </w:rPr>
        <w:t xml:space="preserve"> </w:t>
      </w:r>
      <w:r w:rsidR="002B1B5E" w:rsidRPr="00453F0F">
        <w:rPr>
          <w:w w:val="105"/>
        </w:rPr>
        <w:t>for</w:t>
      </w:r>
      <w:r w:rsidR="002B1B5E" w:rsidRPr="00453F0F">
        <w:rPr>
          <w:spacing w:val="-25"/>
          <w:w w:val="105"/>
        </w:rPr>
        <w:t xml:space="preserve"> </w:t>
      </w:r>
      <w:r w:rsidR="002B1B5E" w:rsidRPr="00453F0F">
        <w:rPr>
          <w:w w:val="105"/>
        </w:rPr>
        <w:t>predicting</w:t>
      </w:r>
      <w:r w:rsidR="002B1B5E" w:rsidRPr="00453F0F">
        <w:rPr>
          <w:spacing w:val="-24"/>
          <w:w w:val="105"/>
        </w:rPr>
        <w:t xml:space="preserve"> </w:t>
      </w:r>
      <w:r w:rsidR="002B1B5E" w:rsidRPr="00453F0F">
        <w:rPr>
          <w:spacing w:val="-2"/>
          <w:w w:val="105"/>
        </w:rPr>
        <w:t xml:space="preserve">self-healing </w:t>
      </w:r>
      <w:r w:rsidR="002B1B5E" w:rsidRPr="007F427F">
        <w:rPr>
          <w:w w:val="105"/>
        </w:rPr>
        <w:t>capability of ECC can be expressed as</w:t>
      </w:r>
      <w:r w:rsidR="002B1B5E" w:rsidRPr="002B568D">
        <w:rPr>
          <w:spacing w:val="-42"/>
          <w:w w:val="105"/>
        </w:rPr>
        <w:t xml:space="preserve"> </w:t>
      </w:r>
      <w:r w:rsidR="002B1B5E" w:rsidRPr="00FA1A45">
        <w:rPr>
          <w:w w:val="105"/>
        </w:rPr>
        <w:t>follows:</w:t>
      </w:r>
    </w:p>
    <w:p w14:paraId="256C5995" w14:textId="77777777" w:rsidR="00B40315" w:rsidRPr="00BE3340" w:rsidRDefault="00B40315">
      <w:pPr>
        <w:pStyle w:val="BodyText"/>
        <w:rPr>
          <w:sz w:val="26"/>
        </w:rPr>
      </w:pPr>
    </w:p>
    <w:p w14:paraId="48B580DF" w14:textId="08498003" w:rsidR="00B40315" w:rsidRPr="00453F0F" w:rsidRDefault="002B1B5E">
      <w:pPr>
        <w:tabs>
          <w:tab w:val="left" w:pos="9268"/>
        </w:tabs>
        <w:spacing w:before="195" w:line="444" w:lineRule="auto"/>
        <w:ind w:left="117" w:right="595" w:firstLine="2830"/>
      </w:pPr>
      <w:proofErr w:type="gramStart"/>
      <w:r w:rsidRPr="00BE3340">
        <w:rPr>
          <w:i/>
          <w:w w:val="105"/>
        </w:rPr>
        <w:t xml:space="preserve">y  </w:t>
      </w:r>
      <w:r w:rsidRPr="00BE3340">
        <w:rPr>
          <w:w w:val="105"/>
          <w:rPrChange w:id="1201" w:author="Patrick Tang" w:date="2021-06-25T17:28:00Z">
            <w:rPr>
              <w:rFonts w:ascii="Garamond"/>
              <w:w w:val="105"/>
            </w:rPr>
          </w:rPrChange>
        </w:rPr>
        <w:t>=</w:t>
      </w:r>
      <w:proofErr w:type="gramEnd"/>
      <w:r w:rsidRPr="00BE3340">
        <w:rPr>
          <w:w w:val="105"/>
          <w:rPrChange w:id="1202" w:author="Patrick Tang" w:date="2021-06-25T17:28:00Z">
            <w:rPr>
              <w:rFonts w:ascii="Garamond"/>
              <w:w w:val="105"/>
            </w:rPr>
          </w:rPrChange>
        </w:rPr>
        <w:t xml:space="preserve"> </w:t>
      </w:r>
      <w:r w:rsidRPr="00BE3340">
        <w:rPr>
          <w:i/>
          <w:spacing w:val="2"/>
          <w:w w:val="105"/>
        </w:rPr>
        <w:t>w</w:t>
      </w:r>
      <w:r w:rsidRPr="00BE3340">
        <w:rPr>
          <w:spacing w:val="2"/>
          <w:w w:val="105"/>
          <w:vertAlign w:val="subscript"/>
        </w:rPr>
        <w:t>1</w:t>
      </w:r>
      <w:r w:rsidRPr="00A97774">
        <w:rPr>
          <w:i/>
          <w:spacing w:val="2"/>
          <w:w w:val="105"/>
        </w:rPr>
        <w:t>x</w:t>
      </w:r>
      <w:r w:rsidRPr="00A97774">
        <w:rPr>
          <w:spacing w:val="2"/>
          <w:w w:val="105"/>
          <w:vertAlign w:val="subscript"/>
        </w:rPr>
        <w:t>1</w:t>
      </w:r>
      <w:r w:rsidRPr="00A97774">
        <w:rPr>
          <w:spacing w:val="2"/>
          <w:w w:val="105"/>
        </w:rPr>
        <w:t xml:space="preserve"> </w:t>
      </w:r>
      <w:r w:rsidRPr="00BE3340">
        <w:rPr>
          <w:w w:val="105"/>
          <w:rPrChange w:id="1203" w:author="Patrick Tang" w:date="2021-06-25T17:28:00Z">
            <w:rPr>
              <w:rFonts w:ascii="Garamond"/>
              <w:w w:val="105"/>
            </w:rPr>
          </w:rPrChange>
        </w:rPr>
        <w:t xml:space="preserve">+ </w:t>
      </w:r>
      <w:r w:rsidRPr="00BE3340">
        <w:rPr>
          <w:i/>
          <w:spacing w:val="2"/>
          <w:w w:val="105"/>
        </w:rPr>
        <w:t>w</w:t>
      </w:r>
      <w:r w:rsidRPr="00BE3340">
        <w:rPr>
          <w:spacing w:val="2"/>
          <w:w w:val="105"/>
          <w:vertAlign w:val="subscript"/>
        </w:rPr>
        <w:t>2</w:t>
      </w:r>
      <w:r w:rsidRPr="00A97774">
        <w:rPr>
          <w:i/>
          <w:spacing w:val="2"/>
          <w:w w:val="105"/>
        </w:rPr>
        <w:t>x</w:t>
      </w:r>
      <w:r w:rsidRPr="00A97774">
        <w:rPr>
          <w:spacing w:val="2"/>
          <w:w w:val="105"/>
          <w:vertAlign w:val="subscript"/>
        </w:rPr>
        <w:t>2</w:t>
      </w:r>
      <w:r w:rsidRPr="00A97774">
        <w:rPr>
          <w:spacing w:val="2"/>
          <w:w w:val="105"/>
        </w:rPr>
        <w:t xml:space="preserve"> </w:t>
      </w:r>
      <w:r w:rsidRPr="00BE3340">
        <w:rPr>
          <w:w w:val="105"/>
          <w:rPrChange w:id="1204" w:author="Patrick Tang" w:date="2021-06-25T17:28:00Z">
            <w:rPr>
              <w:rFonts w:ascii="Garamond"/>
              <w:w w:val="105"/>
            </w:rPr>
          </w:rPrChange>
        </w:rPr>
        <w:t xml:space="preserve">+ </w:t>
      </w:r>
      <w:r w:rsidRPr="00BE3340">
        <w:rPr>
          <w:i/>
          <w:w w:val="105"/>
        </w:rPr>
        <w:t xml:space="preserve">...... </w:t>
      </w:r>
      <w:r w:rsidRPr="00BE3340">
        <w:rPr>
          <w:w w:val="105"/>
          <w:rPrChange w:id="1205" w:author="Patrick Tang" w:date="2021-06-25T17:28:00Z">
            <w:rPr>
              <w:rFonts w:ascii="Garamond"/>
              <w:w w:val="105"/>
            </w:rPr>
          </w:rPrChange>
        </w:rPr>
        <w:t xml:space="preserve">+ </w:t>
      </w:r>
      <w:proofErr w:type="spellStart"/>
      <w:r w:rsidRPr="00BE3340">
        <w:rPr>
          <w:i/>
          <w:spacing w:val="2"/>
          <w:w w:val="105"/>
        </w:rPr>
        <w:t>w</w:t>
      </w:r>
      <w:r w:rsidRPr="00BE3340">
        <w:rPr>
          <w:i/>
          <w:spacing w:val="2"/>
          <w:w w:val="105"/>
          <w:vertAlign w:val="subscript"/>
          <w:rPrChange w:id="1206" w:author="Patrick Tang" w:date="2021-06-25T17:28:00Z">
            <w:rPr>
              <w:rFonts w:ascii="Bookman Old Style"/>
              <w:i/>
              <w:spacing w:val="2"/>
              <w:w w:val="105"/>
              <w:vertAlign w:val="subscript"/>
            </w:rPr>
          </w:rPrChange>
        </w:rPr>
        <w:t>d</w:t>
      </w:r>
      <w:r w:rsidRPr="00BE3340">
        <w:rPr>
          <w:i/>
          <w:spacing w:val="2"/>
          <w:w w:val="105"/>
        </w:rPr>
        <w:t>x</w:t>
      </w:r>
      <w:r w:rsidRPr="00BE3340">
        <w:rPr>
          <w:i/>
          <w:spacing w:val="2"/>
          <w:w w:val="105"/>
          <w:vertAlign w:val="subscript"/>
          <w:rPrChange w:id="1207" w:author="Patrick Tang" w:date="2021-06-25T17:28:00Z">
            <w:rPr>
              <w:rFonts w:ascii="Bookman Old Style"/>
              <w:i/>
              <w:spacing w:val="2"/>
              <w:w w:val="105"/>
              <w:vertAlign w:val="subscript"/>
            </w:rPr>
          </w:rPrChange>
        </w:rPr>
        <w:t>d</w:t>
      </w:r>
      <w:proofErr w:type="spellEnd"/>
      <w:r w:rsidRPr="00BE3340">
        <w:rPr>
          <w:i/>
          <w:spacing w:val="35"/>
          <w:w w:val="105"/>
          <w:rPrChange w:id="1208" w:author="Patrick Tang" w:date="2021-06-25T17:28:00Z">
            <w:rPr>
              <w:rFonts w:ascii="Bookman Old Style"/>
              <w:i/>
              <w:spacing w:val="35"/>
              <w:w w:val="105"/>
            </w:rPr>
          </w:rPrChange>
        </w:rPr>
        <w:t xml:space="preserve"> </w:t>
      </w:r>
      <w:r w:rsidRPr="00BE3340">
        <w:rPr>
          <w:w w:val="105"/>
          <w:rPrChange w:id="1209" w:author="Patrick Tang" w:date="2021-06-25T17:28:00Z">
            <w:rPr>
              <w:rFonts w:ascii="Garamond"/>
              <w:w w:val="105"/>
            </w:rPr>
          </w:rPrChange>
        </w:rPr>
        <w:t>+</w:t>
      </w:r>
      <w:r w:rsidRPr="00BE3340">
        <w:rPr>
          <w:spacing w:val="3"/>
          <w:w w:val="105"/>
          <w:rPrChange w:id="1210" w:author="Patrick Tang" w:date="2021-06-25T17:28:00Z">
            <w:rPr>
              <w:rFonts w:ascii="Garamond"/>
              <w:spacing w:val="3"/>
              <w:w w:val="105"/>
            </w:rPr>
          </w:rPrChange>
        </w:rPr>
        <w:t xml:space="preserve"> </w:t>
      </w:r>
      <w:r w:rsidRPr="00BE3340">
        <w:rPr>
          <w:i/>
          <w:w w:val="105"/>
        </w:rPr>
        <w:t>b</w:t>
      </w:r>
      <w:r w:rsidRPr="00BE3340">
        <w:rPr>
          <w:i/>
          <w:w w:val="105"/>
        </w:rPr>
        <w:tab/>
      </w:r>
      <w:r w:rsidRPr="00BE3340">
        <w:rPr>
          <w:spacing w:val="-6"/>
        </w:rPr>
        <w:t>(2</w:t>
      </w:r>
      <w:r w:rsidRPr="00A97774">
        <w:rPr>
          <w:spacing w:val="-6"/>
        </w:rPr>
        <w:t xml:space="preserve">) </w:t>
      </w:r>
      <w:r w:rsidRPr="00A97774">
        <w:rPr>
          <w:w w:val="105"/>
        </w:rPr>
        <w:t>where</w:t>
      </w:r>
      <w:r w:rsidRPr="00A97774">
        <w:rPr>
          <w:spacing w:val="-7"/>
          <w:w w:val="105"/>
        </w:rPr>
        <w:t xml:space="preserve"> </w:t>
      </w:r>
      <w:proofErr w:type="spellStart"/>
      <w:r w:rsidRPr="00453F0F">
        <w:rPr>
          <w:i/>
          <w:spacing w:val="3"/>
          <w:w w:val="105"/>
        </w:rPr>
        <w:t>w</w:t>
      </w:r>
      <w:r w:rsidRPr="00BE3340">
        <w:rPr>
          <w:i/>
          <w:spacing w:val="3"/>
          <w:w w:val="105"/>
          <w:vertAlign w:val="subscript"/>
          <w:rPrChange w:id="1211" w:author="Patrick Tang" w:date="2021-06-25T17:28:00Z">
            <w:rPr>
              <w:rFonts w:ascii="Bookman Old Style"/>
              <w:i/>
              <w:spacing w:val="3"/>
              <w:w w:val="105"/>
              <w:vertAlign w:val="subscript"/>
            </w:rPr>
          </w:rPrChange>
        </w:rPr>
        <w:t>i</w:t>
      </w:r>
      <w:proofErr w:type="spellEnd"/>
      <w:r w:rsidRPr="00BE3340">
        <w:rPr>
          <w:i/>
          <w:spacing w:val="3"/>
          <w:w w:val="105"/>
        </w:rPr>
        <w:t>,</w:t>
      </w:r>
      <w:r w:rsidRPr="00BE3340">
        <w:rPr>
          <w:i/>
          <w:spacing w:val="-24"/>
          <w:w w:val="105"/>
        </w:rPr>
        <w:t xml:space="preserve"> </w:t>
      </w:r>
      <w:r w:rsidRPr="00BE3340">
        <w:rPr>
          <w:w w:val="105"/>
          <w:rPrChange w:id="1212" w:author="Patrick Tang" w:date="2021-06-25T17:28:00Z">
            <w:rPr>
              <w:rFonts w:ascii="Garamond"/>
              <w:w w:val="105"/>
            </w:rPr>
          </w:rPrChange>
        </w:rPr>
        <w:t>(</w:t>
      </w:r>
      <w:proofErr w:type="spellStart"/>
      <w:r w:rsidRPr="00BE3340">
        <w:rPr>
          <w:i/>
          <w:w w:val="105"/>
        </w:rPr>
        <w:t>i</w:t>
      </w:r>
      <w:proofErr w:type="spellEnd"/>
      <w:r w:rsidRPr="00BE3340">
        <w:rPr>
          <w:i/>
          <w:spacing w:val="-1"/>
          <w:w w:val="105"/>
        </w:rPr>
        <w:t xml:space="preserve"> </w:t>
      </w:r>
      <w:r w:rsidRPr="00BE3340">
        <w:rPr>
          <w:w w:val="105"/>
          <w:rPrChange w:id="1213" w:author="Patrick Tang" w:date="2021-06-25T17:28:00Z">
            <w:rPr>
              <w:rFonts w:ascii="Garamond"/>
              <w:w w:val="105"/>
            </w:rPr>
          </w:rPrChange>
        </w:rPr>
        <w:t>=</w:t>
      </w:r>
      <w:r w:rsidRPr="00BE3340">
        <w:rPr>
          <w:spacing w:val="-2"/>
          <w:w w:val="105"/>
          <w:rPrChange w:id="1214" w:author="Patrick Tang" w:date="2021-06-25T17:28:00Z">
            <w:rPr>
              <w:rFonts w:ascii="Garamond"/>
              <w:spacing w:val="-2"/>
              <w:w w:val="105"/>
            </w:rPr>
          </w:rPrChange>
        </w:rPr>
        <w:t xml:space="preserve"> </w:t>
      </w:r>
      <w:r w:rsidRPr="00BE3340">
        <w:rPr>
          <w:w w:val="105"/>
          <w:rPrChange w:id="1215" w:author="Patrick Tang" w:date="2021-06-25T17:28:00Z">
            <w:rPr>
              <w:rFonts w:ascii="Garamond"/>
              <w:w w:val="105"/>
            </w:rPr>
          </w:rPrChange>
        </w:rPr>
        <w:t>1</w:t>
      </w:r>
      <w:r w:rsidRPr="00BE3340">
        <w:rPr>
          <w:i/>
          <w:w w:val="105"/>
        </w:rPr>
        <w:t>,</w:t>
      </w:r>
      <w:r w:rsidRPr="00BE3340">
        <w:rPr>
          <w:i/>
          <w:spacing w:val="-24"/>
          <w:w w:val="105"/>
        </w:rPr>
        <w:t xml:space="preserve"> </w:t>
      </w:r>
      <w:r w:rsidRPr="00BE3340">
        <w:rPr>
          <w:w w:val="105"/>
          <w:rPrChange w:id="1216" w:author="Patrick Tang" w:date="2021-06-25T17:28:00Z">
            <w:rPr>
              <w:rFonts w:ascii="Garamond"/>
              <w:w w:val="105"/>
            </w:rPr>
          </w:rPrChange>
        </w:rPr>
        <w:t>2</w:t>
      </w:r>
      <w:r w:rsidRPr="00BE3340">
        <w:rPr>
          <w:i/>
          <w:w w:val="105"/>
        </w:rPr>
        <w:t>,</w:t>
      </w:r>
      <w:r w:rsidRPr="00BE3340">
        <w:rPr>
          <w:i/>
          <w:spacing w:val="-23"/>
          <w:w w:val="105"/>
        </w:rPr>
        <w:t xml:space="preserve"> </w:t>
      </w:r>
      <w:r w:rsidRPr="00A97774">
        <w:rPr>
          <w:i/>
          <w:w w:val="105"/>
        </w:rPr>
        <w:t>...,</w:t>
      </w:r>
      <w:r w:rsidRPr="00A97774">
        <w:rPr>
          <w:i/>
          <w:spacing w:val="-24"/>
          <w:w w:val="105"/>
        </w:rPr>
        <w:t xml:space="preserve"> </w:t>
      </w:r>
      <w:r w:rsidRPr="00A97774">
        <w:rPr>
          <w:i/>
          <w:w w:val="105"/>
        </w:rPr>
        <w:t>d</w:t>
      </w:r>
      <w:r w:rsidRPr="00BE3340">
        <w:rPr>
          <w:w w:val="105"/>
          <w:rPrChange w:id="1217" w:author="Patrick Tang" w:date="2021-06-25T17:28:00Z">
            <w:rPr>
              <w:rFonts w:ascii="Garamond"/>
              <w:w w:val="105"/>
            </w:rPr>
          </w:rPrChange>
        </w:rPr>
        <w:t>)</w:t>
      </w:r>
      <w:r w:rsidRPr="00BE3340">
        <w:rPr>
          <w:spacing w:val="-7"/>
          <w:w w:val="105"/>
          <w:rPrChange w:id="1218" w:author="Patrick Tang" w:date="2021-06-25T17:28:00Z">
            <w:rPr>
              <w:rFonts w:ascii="Garamond"/>
              <w:spacing w:val="-7"/>
              <w:w w:val="105"/>
            </w:rPr>
          </w:rPrChange>
        </w:rPr>
        <w:t xml:space="preserve"> </w:t>
      </w:r>
      <w:ins w:id="1219" w:author="Patrick Tang" w:date="2021-06-29T15:39:00Z">
        <w:r w:rsidR="0037648B">
          <w:rPr>
            <w:spacing w:val="-7"/>
            <w:w w:val="105"/>
          </w:rPr>
          <w:t xml:space="preserve">was </w:t>
        </w:r>
      </w:ins>
      <w:del w:id="1220" w:author="Patrick Tang" w:date="2021-06-28T18:17:00Z">
        <w:r w:rsidRPr="00BE3340" w:rsidDel="002771C5">
          <w:rPr>
            <w:w w:val="105"/>
          </w:rPr>
          <w:delText>denotes</w:delText>
        </w:r>
        <w:r w:rsidRPr="00BE3340" w:rsidDel="002771C5">
          <w:rPr>
            <w:spacing w:val="-7"/>
            <w:w w:val="105"/>
          </w:rPr>
          <w:delText xml:space="preserve"> </w:delText>
        </w:r>
      </w:del>
      <w:ins w:id="1221" w:author="Patrick Tang" w:date="2021-06-28T18:17:00Z">
        <w:r w:rsidR="002771C5" w:rsidRPr="00BE3340">
          <w:rPr>
            <w:w w:val="105"/>
          </w:rPr>
          <w:t>denote</w:t>
        </w:r>
        <w:r w:rsidR="002771C5">
          <w:rPr>
            <w:w w:val="105"/>
          </w:rPr>
          <w:t>d</w:t>
        </w:r>
        <w:r w:rsidR="002771C5" w:rsidRPr="00BE3340">
          <w:rPr>
            <w:spacing w:val="-7"/>
            <w:w w:val="105"/>
          </w:rPr>
          <w:t xml:space="preserve"> </w:t>
        </w:r>
      </w:ins>
      <w:ins w:id="1222" w:author="Patrick Tang" w:date="2021-06-29T15:39:00Z">
        <w:r w:rsidR="0037648B">
          <w:rPr>
            <w:spacing w:val="-7"/>
            <w:w w:val="105"/>
          </w:rPr>
          <w:t xml:space="preserve">as </w:t>
        </w:r>
        <w:r w:rsidR="0037648B">
          <w:rPr>
            <w:w w:val="105"/>
          </w:rPr>
          <w:t>the</w:t>
        </w:r>
      </w:ins>
      <w:del w:id="1223" w:author="Patrick Tang" w:date="2021-06-29T15:39:00Z">
        <w:r w:rsidRPr="00A97774" w:rsidDel="0037648B">
          <w:rPr>
            <w:w w:val="105"/>
          </w:rPr>
          <w:delText>a</w:delText>
        </w:r>
      </w:del>
      <w:r w:rsidRPr="00A97774">
        <w:rPr>
          <w:spacing w:val="-7"/>
          <w:w w:val="105"/>
        </w:rPr>
        <w:t xml:space="preserve"> </w:t>
      </w:r>
      <w:r w:rsidRPr="00A97774">
        <w:rPr>
          <w:w w:val="105"/>
        </w:rPr>
        <w:t>regression</w:t>
      </w:r>
      <w:r w:rsidRPr="00453F0F">
        <w:rPr>
          <w:spacing w:val="-7"/>
          <w:w w:val="105"/>
        </w:rPr>
        <w:t xml:space="preserve"> </w:t>
      </w:r>
      <w:r w:rsidRPr="00453F0F">
        <w:rPr>
          <w:w w:val="105"/>
        </w:rPr>
        <w:t>coefficient</w:t>
      </w:r>
      <w:ins w:id="1224" w:author="Patrick Tang" w:date="2021-06-29T15:39:00Z">
        <w:r w:rsidR="0037648B">
          <w:rPr>
            <w:w w:val="105"/>
          </w:rPr>
          <w:t xml:space="preserve"> and</w:t>
        </w:r>
      </w:ins>
      <w:del w:id="1225" w:author="Patrick Tang" w:date="2021-06-29T15:39:00Z">
        <w:r w:rsidRPr="00453F0F" w:rsidDel="0037648B">
          <w:rPr>
            <w:w w:val="105"/>
          </w:rPr>
          <w:delText>,</w:delText>
        </w:r>
      </w:del>
      <w:r w:rsidRPr="00453F0F">
        <w:rPr>
          <w:spacing w:val="-7"/>
          <w:w w:val="105"/>
        </w:rPr>
        <w:t xml:space="preserve"> </w:t>
      </w:r>
      <w:r w:rsidRPr="00453F0F">
        <w:rPr>
          <w:i/>
          <w:w w:val="105"/>
        </w:rPr>
        <w:t>b</w:t>
      </w:r>
      <w:r w:rsidRPr="00453F0F">
        <w:rPr>
          <w:i/>
          <w:spacing w:val="-7"/>
          <w:w w:val="105"/>
        </w:rPr>
        <w:t xml:space="preserve"> </w:t>
      </w:r>
      <w:del w:id="1226" w:author="Patrick Tang" w:date="2021-06-28T18:17:00Z">
        <w:r w:rsidRPr="00453F0F" w:rsidDel="002771C5">
          <w:rPr>
            <w:w w:val="105"/>
          </w:rPr>
          <w:delText>is</w:delText>
        </w:r>
        <w:r w:rsidRPr="00453F0F" w:rsidDel="002771C5">
          <w:rPr>
            <w:spacing w:val="-7"/>
            <w:w w:val="105"/>
          </w:rPr>
          <w:delText xml:space="preserve"> </w:delText>
        </w:r>
      </w:del>
      <w:ins w:id="1227" w:author="Patrick Tang" w:date="2021-06-28T18:17:00Z">
        <w:r w:rsidR="002771C5">
          <w:rPr>
            <w:w w:val="105"/>
          </w:rPr>
          <w:t>wa</w:t>
        </w:r>
        <w:r w:rsidR="002771C5" w:rsidRPr="00A97774">
          <w:rPr>
            <w:w w:val="105"/>
          </w:rPr>
          <w:t>s</w:t>
        </w:r>
        <w:r w:rsidR="002771C5" w:rsidRPr="00A97774">
          <w:rPr>
            <w:spacing w:val="-7"/>
            <w:w w:val="105"/>
          </w:rPr>
          <w:t xml:space="preserve"> </w:t>
        </w:r>
      </w:ins>
      <w:r w:rsidRPr="00A97774">
        <w:rPr>
          <w:w w:val="105"/>
        </w:rPr>
        <w:t>an</w:t>
      </w:r>
      <w:r w:rsidRPr="00453F0F">
        <w:rPr>
          <w:spacing w:val="-6"/>
          <w:w w:val="105"/>
        </w:rPr>
        <w:t xml:space="preserve"> </w:t>
      </w:r>
      <w:r w:rsidRPr="00453F0F">
        <w:rPr>
          <w:w w:val="105"/>
        </w:rPr>
        <w:t>error</w:t>
      </w:r>
      <w:r w:rsidRPr="00453F0F">
        <w:rPr>
          <w:spacing w:val="-7"/>
          <w:w w:val="105"/>
        </w:rPr>
        <w:t xml:space="preserve"> </w:t>
      </w:r>
      <w:r w:rsidRPr="00453F0F">
        <w:rPr>
          <w:w w:val="105"/>
        </w:rPr>
        <w:t>term.</w:t>
      </w:r>
      <w:ins w:id="1228" w:author="Patrick Tang" w:date="2021-07-01T12:09:00Z">
        <w:r w:rsidR="006E47AB">
          <w:rPr>
            <w:w w:val="105"/>
          </w:rPr>
          <w:t xml:space="preserve"> </w:t>
        </w:r>
        <w:commentRangeStart w:id="1229"/>
        <w:commentRangeEnd w:id="1229"/>
        <w:r w:rsidR="006E47AB">
          <w:rPr>
            <w:rStyle w:val="CommentReference"/>
          </w:rPr>
          <w:commentReference w:id="1229"/>
        </w:r>
      </w:ins>
    </w:p>
    <w:p w14:paraId="761DB962" w14:textId="77777777" w:rsidR="00B40315" w:rsidRPr="00FA1A45" w:rsidRDefault="002B1B5E">
      <w:pPr>
        <w:pStyle w:val="Heading2"/>
        <w:numPr>
          <w:ilvl w:val="1"/>
          <w:numId w:val="5"/>
        </w:numPr>
        <w:tabs>
          <w:tab w:val="left" w:pos="655"/>
          <w:tab w:val="left" w:pos="656"/>
        </w:tabs>
        <w:spacing w:before="102"/>
        <w:ind w:hanging="539"/>
      </w:pPr>
      <w:r w:rsidRPr="00453F0F">
        <w:t xml:space="preserve">Support </w:t>
      </w:r>
      <w:r w:rsidRPr="007F427F">
        <w:rPr>
          <w:spacing w:val="-4"/>
        </w:rPr>
        <w:t>Vector</w:t>
      </w:r>
      <w:r w:rsidRPr="007F427F">
        <w:rPr>
          <w:spacing w:val="-3"/>
        </w:rPr>
        <w:t xml:space="preserve"> </w:t>
      </w:r>
      <w:r w:rsidRPr="002B568D">
        <w:t>Regression</w:t>
      </w:r>
    </w:p>
    <w:p w14:paraId="6D5DE4A7" w14:textId="42F702DE" w:rsidR="00B40315" w:rsidRPr="00453F0F" w:rsidRDefault="002B1B5E">
      <w:pPr>
        <w:pStyle w:val="BodyText"/>
        <w:spacing w:before="161" w:line="256" w:lineRule="auto"/>
        <w:ind w:left="117" w:right="595"/>
        <w:jc w:val="both"/>
      </w:pPr>
      <w:r w:rsidRPr="00AF7ECF">
        <w:t>The</w:t>
      </w:r>
      <w:r w:rsidRPr="00AF7ECF">
        <w:rPr>
          <w:spacing w:val="-8"/>
        </w:rPr>
        <w:t xml:space="preserve"> </w:t>
      </w:r>
      <w:r w:rsidRPr="00BE3340">
        <w:t>support</w:t>
      </w:r>
      <w:r w:rsidRPr="00BE3340">
        <w:rPr>
          <w:spacing w:val="-7"/>
        </w:rPr>
        <w:t xml:space="preserve"> </w:t>
      </w:r>
      <w:r w:rsidRPr="00BE3340">
        <w:t>vector</w:t>
      </w:r>
      <w:r w:rsidRPr="00BE3340">
        <w:rPr>
          <w:spacing w:val="-8"/>
        </w:rPr>
        <w:t xml:space="preserve"> </w:t>
      </w:r>
      <w:r w:rsidRPr="00BE3340">
        <w:t>machine</w:t>
      </w:r>
      <w:r w:rsidRPr="00BE3340">
        <w:rPr>
          <w:spacing w:val="-7"/>
        </w:rPr>
        <w:t xml:space="preserve"> </w:t>
      </w:r>
      <w:r w:rsidRPr="00BE3340">
        <w:t>(SVM)</w:t>
      </w:r>
      <w:r w:rsidRPr="00BE3340">
        <w:rPr>
          <w:spacing w:val="-7"/>
        </w:rPr>
        <w:t xml:space="preserve"> </w:t>
      </w:r>
      <w:r w:rsidRPr="00BE3340">
        <w:t>is</w:t>
      </w:r>
      <w:r w:rsidRPr="00BE3340">
        <w:rPr>
          <w:spacing w:val="-8"/>
        </w:rPr>
        <w:t xml:space="preserve"> </w:t>
      </w:r>
      <w:r w:rsidRPr="00BE3340">
        <w:t>a</w:t>
      </w:r>
      <w:r w:rsidRPr="00BE3340">
        <w:rPr>
          <w:spacing w:val="-7"/>
        </w:rPr>
        <w:t xml:space="preserve"> </w:t>
      </w:r>
      <w:r w:rsidRPr="00BE3340">
        <w:t>supervised</w:t>
      </w:r>
      <w:r w:rsidRPr="00BE3340">
        <w:rPr>
          <w:spacing w:val="-8"/>
        </w:rPr>
        <w:t xml:space="preserve"> </w:t>
      </w:r>
      <w:r w:rsidRPr="00BE3340">
        <w:t>machine</w:t>
      </w:r>
      <w:r w:rsidRPr="00BE3340">
        <w:rPr>
          <w:spacing w:val="-7"/>
        </w:rPr>
        <w:t xml:space="preserve"> </w:t>
      </w:r>
      <w:r w:rsidRPr="00BE3340">
        <w:t>learning</w:t>
      </w:r>
      <w:r w:rsidRPr="00BE3340">
        <w:rPr>
          <w:spacing w:val="-7"/>
        </w:rPr>
        <w:t xml:space="preserve"> </w:t>
      </w:r>
      <w:r w:rsidRPr="00BE3340">
        <w:t>method</w:t>
      </w:r>
      <w:r w:rsidRPr="00BE3340">
        <w:rPr>
          <w:spacing w:val="-8"/>
        </w:rPr>
        <w:t xml:space="preserve"> </w:t>
      </w:r>
      <w:del w:id="1230" w:author="Patrick Tang" w:date="2021-06-29T15:10:00Z">
        <w:r w:rsidRPr="00BE3340" w:rsidDel="00A97774">
          <w:delText>and</w:delText>
        </w:r>
        <w:r w:rsidRPr="00BE3340" w:rsidDel="00A97774">
          <w:rPr>
            <w:spacing w:val="-7"/>
          </w:rPr>
          <w:delText xml:space="preserve"> </w:delText>
        </w:r>
      </w:del>
      <w:r w:rsidRPr="00BE3340">
        <w:t>first</w:t>
      </w:r>
      <w:r w:rsidRPr="00BE3340">
        <w:rPr>
          <w:spacing w:val="-7"/>
        </w:rPr>
        <w:t xml:space="preserve"> </w:t>
      </w:r>
      <w:r w:rsidRPr="00BE3340">
        <w:t>introduced</w:t>
      </w:r>
      <w:r w:rsidRPr="00BE3340">
        <w:rPr>
          <w:spacing w:val="-8"/>
        </w:rPr>
        <w:t xml:space="preserve"> </w:t>
      </w:r>
      <w:r w:rsidRPr="00BE3340">
        <w:t>by</w:t>
      </w:r>
      <w:r w:rsidRPr="00BE3340">
        <w:rPr>
          <w:spacing w:val="-7"/>
        </w:rPr>
        <w:t xml:space="preserve"> </w:t>
      </w:r>
      <w:proofErr w:type="spellStart"/>
      <w:r w:rsidRPr="00BE3340">
        <w:rPr>
          <w:spacing w:val="-5"/>
        </w:rPr>
        <w:t>Vapnik</w:t>
      </w:r>
      <w:proofErr w:type="spellEnd"/>
      <w:r w:rsidRPr="00BE3340">
        <w:rPr>
          <w:spacing w:val="-5"/>
        </w:rPr>
        <w:t xml:space="preserve"> </w:t>
      </w:r>
      <w:r w:rsidRPr="00BE3340">
        <w:t xml:space="preserve">[38, 39] based on statistical learning theory [40]. Since then, it </w:t>
      </w:r>
      <w:ins w:id="1231" w:author="Patrick Tang" w:date="2021-06-29T15:11:00Z">
        <w:r w:rsidR="00A97774">
          <w:t xml:space="preserve">has </w:t>
        </w:r>
      </w:ins>
      <w:r w:rsidRPr="00453F0F">
        <w:t>gain</w:t>
      </w:r>
      <w:ins w:id="1232" w:author="Patrick Tang" w:date="2021-06-29T15:11:00Z">
        <w:r w:rsidR="00A97774">
          <w:t>ed</w:t>
        </w:r>
      </w:ins>
      <w:del w:id="1233" w:author="Patrick Tang" w:date="2021-06-29T15:11:00Z">
        <w:r w:rsidRPr="00453F0F" w:rsidDel="00A97774">
          <w:delText>s</w:delText>
        </w:r>
      </w:del>
      <w:r w:rsidRPr="00453F0F">
        <w:t xml:space="preserve"> popularity due to attractive features</w:t>
      </w:r>
      <w:del w:id="1234" w:author="Patrick Tang" w:date="2021-06-29T15:20:00Z">
        <w:r w:rsidRPr="00453F0F" w:rsidDel="00453F0F">
          <w:delText>,</w:delText>
        </w:r>
      </w:del>
      <w:r w:rsidRPr="007F427F">
        <w:t xml:space="preserve"> and promising empirical performance. SVM includes two main categories: support vector classification</w:t>
      </w:r>
      <w:r w:rsidRPr="002B568D">
        <w:t xml:space="preserve"> (SVC) and SVR. </w:t>
      </w:r>
      <w:r w:rsidRPr="00A97774">
        <w:t>For classification</w:t>
      </w:r>
      <w:ins w:id="1235" w:author="Patrick Tang" w:date="2021-06-29T15:26:00Z">
        <w:r w:rsidR="00453F0F">
          <w:t xml:space="preserve"> purpose</w:t>
        </w:r>
      </w:ins>
      <w:del w:id="1236" w:author="Patrick Tang" w:date="2021-06-29T15:26:00Z">
        <w:r w:rsidRPr="00A97774" w:rsidDel="00453F0F">
          <w:delText xml:space="preserve"> problem</w:delText>
        </w:r>
      </w:del>
      <w:r w:rsidRPr="00A97774">
        <w:t>,</w:t>
      </w:r>
      <w:ins w:id="1237" w:author="Patrick Tang" w:date="2021-06-29T15:16:00Z">
        <w:r w:rsidR="00A97774">
          <w:t xml:space="preserve"> </w:t>
        </w:r>
      </w:ins>
      <w:ins w:id="1238" w:author="Patrick Tang" w:date="2021-06-29T15:20:00Z">
        <w:r w:rsidR="00453F0F">
          <w:t xml:space="preserve">SVMs often used </w:t>
        </w:r>
      </w:ins>
      <w:ins w:id="1239" w:author="Patrick Tang" w:date="2021-06-29T15:21:00Z">
        <w:r w:rsidR="00453F0F">
          <w:t xml:space="preserve">the </w:t>
        </w:r>
        <w:r w:rsidR="00453F0F" w:rsidRPr="00453F0F">
          <w:t>kernel function</w:t>
        </w:r>
        <w:r w:rsidR="00453F0F">
          <w:t>s to map</w:t>
        </w:r>
        <w:r w:rsidR="00453F0F" w:rsidRPr="00453F0F">
          <w:t xml:space="preserve"> </w:t>
        </w:r>
      </w:ins>
      <w:ins w:id="1240" w:author="Patrick Tang" w:date="2021-06-29T15:16:00Z">
        <w:r w:rsidR="00A97774">
          <w:t xml:space="preserve">the </w:t>
        </w:r>
      </w:ins>
      <w:del w:id="1241" w:author="Patrick Tang" w:date="2021-06-29T15:16:00Z">
        <w:r w:rsidRPr="00A97774" w:rsidDel="00A97774">
          <w:delText xml:space="preserve"> </w:delText>
        </w:r>
      </w:del>
      <w:r w:rsidRPr="00A97774">
        <w:t xml:space="preserve">input data as vectors </w:t>
      </w:r>
      <w:del w:id="1242" w:author="Patrick Tang" w:date="2021-06-29T15:21:00Z">
        <w:r w:rsidRPr="00A97774" w:rsidDel="00453F0F">
          <w:delText xml:space="preserve">are mapped </w:delText>
        </w:r>
      </w:del>
      <w:r w:rsidRPr="00A97774">
        <w:t>to a high-dimension</w:t>
      </w:r>
      <w:ins w:id="1243" w:author="Patrick Tang" w:date="2021-06-29T15:13:00Z">
        <w:r w:rsidR="00A97774">
          <w:t>al</w:t>
        </w:r>
      </w:ins>
      <w:r w:rsidRPr="00453F0F">
        <w:t xml:space="preserve"> feature space </w:t>
      </w:r>
      <w:del w:id="1244" w:author="Patrick Tang" w:date="2021-06-29T15:21:00Z">
        <w:r w:rsidRPr="00453F0F" w:rsidDel="00453F0F">
          <w:delText xml:space="preserve">where </w:delText>
        </w:r>
      </w:del>
      <w:ins w:id="1245" w:author="Patrick Tang" w:date="2021-06-29T15:21:00Z">
        <w:r w:rsidR="00453F0F">
          <w:t>so that</w:t>
        </w:r>
        <w:r w:rsidR="00453F0F" w:rsidRPr="00453F0F">
          <w:t xml:space="preserve"> </w:t>
        </w:r>
      </w:ins>
      <w:r w:rsidRPr="00453F0F">
        <w:t xml:space="preserve">an optimal separating hyperplane </w:t>
      </w:r>
      <w:del w:id="1246" w:author="Patrick Tang" w:date="2021-06-29T15:23:00Z">
        <w:r w:rsidRPr="00453F0F" w:rsidDel="00453F0F">
          <w:delText xml:space="preserve">is </w:delText>
        </w:r>
      </w:del>
      <w:ins w:id="1247" w:author="Patrick Tang" w:date="2021-06-29T15:23:00Z">
        <w:r w:rsidR="00453F0F">
          <w:t>can be</w:t>
        </w:r>
        <w:r w:rsidR="00453F0F" w:rsidRPr="00453F0F">
          <w:t xml:space="preserve"> </w:t>
        </w:r>
      </w:ins>
      <w:r w:rsidRPr="00453F0F">
        <w:t xml:space="preserve">constructed </w:t>
      </w:r>
      <w:del w:id="1248" w:author="Patrick Tang" w:date="2021-06-29T15:23:00Z">
        <w:r w:rsidRPr="00453F0F" w:rsidDel="00453F0F">
          <w:delText xml:space="preserve">by using a </w:delText>
        </w:r>
        <w:r w:rsidRPr="00453F0F" w:rsidDel="00453F0F">
          <w:rPr>
            <w:i/>
          </w:rPr>
          <w:delText xml:space="preserve">kernel </w:delText>
        </w:r>
        <w:r w:rsidRPr="00453F0F" w:rsidDel="00453F0F">
          <w:delText>function to assign new data into different categories</w:delText>
        </w:r>
      </w:del>
      <w:r w:rsidRPr="00453F0F">
        <w:t>[41]. By implementin</w:t>
      </w:r>
      <w:r w:rsidRPr="007F427F">
        <w:t xml:space="preserve">g the structural risk minimization (SRM), SVC </w:t>
      </w:r>
      <w:ins w:id="1249" w:author="Patrick Tang" w:date="2021-06-29T15:24:00Z">
        <w:r w:rsidR="00453F0F">
          <w:t xml:space="preserve">can </w:t>
        </w:r>
      </w:ins>
      <w:r w:rsidRPr="00453F0F">
        <w:t>obtain</w:t>
      </w:r>
      <w:del w:id="1250" w:author="Patrick Tang" w:date="2021-06-29T15:24:00Z">
        <w:r w:rsidRPr="00453F0F" w:rsidDel="00453F0F">
          <w:delText>s</w:delText>
        </w:r>
      </w:del>
      <w:r w:rsidRPr="00453F0F">
        <w:t xml:space="preserve"> good generalization.</w:t>
      </w:r>
    </w:p>
    <w:p w14:paraId="4619C4D7" w14:textId="52DB7A12" w:rsidR="00B40315" w:rsidRPr="002B568D" w:rsidRDefault="002B1B5E">
      <w:pPr>
        <w:pStyle w:val="BodyText"/>
        <w:spacing w:before="2" w:line="256" w:lineRule="auto"/>
        <w:ind w:left="117" w:right="595" w:firstLine="338"/>
        <w:jc w:val="both"/>
      </w:pPr>
      <w:r w:rsidRPr="00453F0F">
        <w:t>For</w:t>
      </w:r>
      <w:r w:rsidRPr="00453F0F">
        <w:rPr>
          <w:spacing w:val="-6"/>
        </w:rPr>
        <w:t xml:space="preserve"> </w:t>
      </w:r>
      <w:del w:id="1251" w:author="Patrick Tang" w:date="2021-06-29T15:27:00Z">
        <w:r w:rsidRPr="00453F0F" w:rsidDel="00453F0F">
          <w:delText>the</w:delText>
        </w:r>
        <w:r w:rsidRPr="00453F0F" w:rsidDel="00453F0F">
          <w:rPr>
            <w:spacing w:val="-5"/>
          </w:rPr>
          <w:delText xml:space="preserve"> </w:delText>
        </w:r>
      </w:del>
      <w:r w:rsidRPr="00453F0F">
        <w:t>regression</w:t>
      </w:r>
      <w:ins w:id="1252" w:author="Patrick Tang" w:date="2021-06-29T15:27:00Z">
        <w:r w:rsidR="00453F0F">
          <w:t xml:space="preserve"> purpose</w:t>
        </w:r>
      </w:ins>
      <w:r w:rsidRPr="00453F0F">
        <w:t>,</w:t>
      </w:r>
      <w:r w:rsidRPr="00453F0F">
        <w:rPr>
          <w:spacing w:val="-5"/>
        </w:rPr>
        <w:t xml:space="preserve"> </w:t>
      </w:r>
      <w:r w:rsidRPr="00453F0F">
        <w:t>the</w:t>
      </w:r>
      <w:r w:rsidRPr="00453F0F">
        <w:rPr>
          <w:spacing w:val="-6"/>
        </w:rPr>
        <w:t xml:space="preserve"> </w:t>
      </w:r>
      <w:r w:rsidRPr="00453F0F">
        <w:t>basic</w:t>
      </w:r>
      <w:r w:rsidRPr="00453F0F">
        <w:rPr>
          <w:spacing w:val="-5"/>
        </w:rPr>
        <w:t xml:space="preserve"> </w:t>
      </w:r>
      <w:r w:rsidRPr="00453F0F">
        <w:t>idea</w:t>
      </w:r>
      <w:r w:rsidRPr="00453F0F">
        <w:rPr>
          <w:spacing w:val="-5"/>
        </w:rPr>
        <w:t xml:space="preserve"> </w:t>
      </w:r>
      <w:r w:rsidRPr="00453F0F">
        <w:t>is</w:t>
      </w:r>
      <w:r w:rsidRPr="00453F0F">
        <w:rPr>
          <w:spacing w:val="-5"/>
        </w:rPr>
        <w:t xml:space="preserve"> </w:t>
      </w:r>
      <w:r w:rsidRPr="00453F0F">
        <w:t>to</w:t>
      </w:r>
      <w:r w:rsidRPr="00453F0F">
        <w:rPr>
          <w:spacing w:val="-6"/>
        </w:rPr>
        <w:t xml:space="preserve"> </w:t>
      </w:r>
      <w:r w:rsidRPr="00453F0F">
        <w:t>provide</w:t>
      </w:r>
      <w:r w:rsidRPr="00453F0F">
        <w:rPr>
          <w:spacing w:val="-5"/>
        </w:rPr>
        <w:t xml:space="preserve"> </w:t>
      </w:r>
      <w:r w:rsidRPr="00453F0F">
        <w:t>a</w:t>
      </w:r>
      <w:r w:rsidRPr="00453F0F">
        <w:rPr>
          <w:spacing w:val="-5"/>
        </w:rPr>
        <w:t xml:space="preserve"> </w:t>
      </w:r>
      <w:r w:rsidRPr="00453F0F">
        <w:t>nonlinear</w:t>
      </w:r>
      <w:r w:rsidRPr="00453F0F">
        <w:rPr>
          <w:spacing w:val="-5"/>
        </w:rPr>
        <w:t xml:space="preserve"> </w:t>
      </w:r>
      <w:r w:rsidRPr="00453F0F">
        <w:t>function</w:t>
      </w:r>
      <w:r w:rsidRPr="007F427F">
        <w:rPr>
          <w:spacing w:val="-6"/>
        </w:rPr>
        <w:t xml:space="preserve"> </w:t>
      </w:r>
      <w:r w:rsidRPr="007F427F">
        <w:t>by</w:t>
      </w:r>
      <w:r w:rsidRPr="002B568D">
        <w:rPr>
          <w:spacing w:val="-5"/>
        </w:rPr>
        <w:t xml:space="preserve"> </w:t>
      </w:r>
      <w:r w:rsidRPr="00FA1A45">
        <w:t>mapping</w:t>
      </w:r>
      <w:r w:rsidRPr="00AF7ECF">
        <w:rPr>
          <w:spacing w:val="-5"/>
        </w:rPr>
        <w:t xml:space="preserve"> </w:t>
      </w:r>
      <w:r w:rsidRPr="00AF7ECF">
        <w:t>input</w:t>
      </w:r>
      <w:r w:rsidRPr="00BE3340">
        <w:rPr>
          <w:spacing w:val="-5"/>
        </w:rPr>
        <w:t xml:space="preserve"> </w:t>
      </w:r>
      <w:r w:rsidRPr="00BE3340">
        <w:t>data</w:t>
      </w:r>
      <w:r w:rsidRPr="00BE3340">
        <w:rPr>
          <w:spacing w:val="-6"/>
        </w:rPr>
        <w:t xml:space="preserve"> </w:t>
      </w:r>
      <w:r w:rsidRPr="00BE3340">
        <w:t>into</w:t>
      </w:r>
      <w:r w:rsidRPr="00BE3340">
        <w:rPr>
          <w:spacing w:val="-5"/>
        </w:rPr>
        <w:t xml:space="preserve"> </w:t>
      </w:r>
      <w:del w:id="1253" w:author="Patrick Tang" w:date="2021-06-29T15:28:00Z">
        <w:r w:rsidRPr="00BE3340" w:rsidDel="00453F0F">
          <w:lastRenderedPageBreak/>
          <w:delText>the</w:delText>
        </w:r>
        <w:r w:rsidRPr="00BE3340" w:rsidDel="00453F0F">
          <w:rPr>
            <w:spacing w:val="-5"/>
          </w:rPr>
          <w:delText xml:space="preserve"> </w:delText>
        </w:r>
      </w:del>
      <w:ins w:id="1254" w:author="Patrick Tang" w:date="2021-06-29T15:28:00Z">
        <w:r w:rsidR="00453F0F">
          <w:t>a</w:t>
        </w:r>
        <w:r w:rsidR="00453F0F" w:rsidRPr="00453F0F">
          <w:rPr>
            <w:spacing w:val="-5"/>
          </w:rPr>
          <w:t xml:space="preserve"> </w:t>
        </w:r>
      </w:ins>
      <w:r w:rsidRPr="00453F0F">
        <w:t>high-</w:t>
      </w:r>
      <w:del w:id="1255" w:author="Patrick Tang" w:date="2021-06-29T15:27:00Z">
        <w:r w:rsidRPr="00453F0F" w:rsidDel="00453F0F">
          <w:delText xml:space="preserve"> </w:delText>
        </w:r>
      </w:del>
      <w:r w:rsidRPr="00453F0F">
        <w:t>dimensional feature space where a special type of hyperplane is constructed. After that, a regression</w:t>
      </w:r>
      <w:r w:rsidRPr="00453F0F">
        <w:rPr>
          <w:spacing w:val="-7"/>
        </w:rPr>
        <w:t xml:space="preserve"> </w:t>
      </w:r>
      <w:r w:rsidRPr="007F427F">
        <w:t>model</w:t>
      </w:r>
    </w:p>
    <w:p w14:paraId="65A154C7" w14:textId="77777777" w:rsidR="00B40315" w:rsidRPr="00BE3340" w:rsidRDefault="00B40315">
      <w:pPr>
        <w:spacing w:line="256" w:lineRule="auto"/>
        <w:jc w:val="both"/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space="720"/>
        </w:sectPr>
      </w:pPr>
    </w:p>
    <w:p w14:paraId="793E4CFA" w14:textId="6A9B5561" w:rsidR="00B40315" w:rsidRPr="00453F0F" w:rsidRDefault="002B1B5E">
      <w:pPr>
        <w:pStyle w:val="BodyText"/>
        <w:spacing w:before="71" w:line="256" w:lineRule="auto"/>
        <w:ind w:left="117" w:right="595"/>
        <w:jc w:val="both"/>
      </w:pPr>
      <w:r w:rsidRPr="00BE3340">
        <w:lastRenderedPageBreak/>
        <w:t xml:space="preserve">is </w:t>
      </w:r>
      <w:del w:id="1256" w:author="Patrick Tang" w:date="2021-06-29T15:27:00Z">
        <w:r w:rsidRPr="00BE3340" w:rsidDel="00453F0F">
          <w:delText>build</w:delText>
        </w:r>
      </w:del>
      <w:ins w:id="1257" w:author="Patrick Tang" w:date="2021-06-29T15:27:00Z">
        <w:r w:rsidR="00453F0F">
          <w:t>established</w:t>
        </w:r>
      </w:ins>
      <w:del w:id="1258" w:author="Patrick Tang" w:date="2021-06-29T15:27:00Z">
        <w:r w:rsidRPr="00453F0F" w:rsidDel="00453F0F">
          <w:delText xml:space="preserve"> </w:delText>
        </w:r>
      </w:del>
      <w:ins w:id="1259" w:author="Patrick Tang" w:date="2021-06-29T15:27:00Z">
        <w:r w:rsidR="00453F0F" w:rsidRPr="00453F0F">
          <w:t xml:space="preserve"> </w:t>
        </w:r>
      </w:ins>
      <w:r w:rsidRPr="00453F0F">
        <w:t xml:space="preserve">in the hyperplane [42]. </w:t>
      </w:r>
      <w:bookmarkStart w:id="1260" w:name="OLE_LINK1"/>
      <w:commentRangeStart w:id="1261"/>
      <w:r w:rsidRPr="00453F0F">
        <w:t xml:space="preserve">It implements approximately </w:t>
      </w:r>
      <w:bookmarkEnd w:id="1260"/>
      <w:r w:rsidRPr="00453F0F">
        <w:t xml:space="preserve">the </w:t>
      </w:r>
      <w:commentRangeEnd w:id="1261"/>
      <w:r w:rsidR="00453F0F">
        <w:rPr>
          <w:rStyle w:val="CommentReference"/>
        </w:rPr>
        <w:commentReference w:id="1261"/>
      </w:r>
      <w:r w:rsidRPr="00453F0F">
        <w:t xml:space="preserve">SRM to set up an upper bound of the generalization error </w:t>
      </w:r>
      <w:proofErr w:type="gramStart"/>
      <w:r w:rsidRPr="00453F0F">
        <w:t>so as to</w:t>
      </w:r>
      <w:proofErr w:type="gramEnd"/>
      <w:r w:rsidRPr="00453F0F">
        <w:t xml:space="preserve"> achieve generalized performance [43].</w:t>
      </w:r>
    </w:p>
    <w:p w14:paraId="661C083B" w14:textId="2C41B240" w:rsidR="00B40315" w:rsidRPr="00453F0F" w:rsidRDefault="008E6C9D">
      <w:pPr>
        <w:pStyle w:val="BodyText"/>
        <w:spacing w:line="249" w:lineRule="auto"/>
        <w:ind w:left="117" w:right="595" w:firstLine="338"/>
        <w:jc w:val="both"/>
      </w:pPr>
      <w:r>
        <w:pict w14:anchorId="6DFED923">
          <v:shape id="_x0000_s1331" type="#_x0000_t202" style="position:absolute;left:0;text-align:left;margin-left:279.6pt;margin-top:29pt;width:7.3pt;height:18.95pt;z-index:-251697664;mso-position-horizontal-relative:page" filled="f" stroked="f">
            <v:textbox inset="0,0,0,0">
              <w:txbxContent>
                <w:p w14:paraId="21F413C9" w14:textId="77777777" w:rsidR="002E35F5" w:rsidRDefault="002E35F5">
                  <w:pPr>
                    <w:pStyle w:val="BodyText"/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6"/>
                    </w:rPr>
                    <w:t>∈</w:t>
                  </w:r>
                </w:p>
              </w:txbxContent>
            </v:textbox>
            <w10:wrap anchorx="page"/>
          </v:shape>
        </w:pict>
      </w:r>
      <w:r>
        <w:rPr>
          <w:rPrChange w:id="1262" w:author="Patrick Tang" w:date="2021-06-25T17:28:00Z">
            <w:rPr/>
          </w:rPrChange>
        </w:rPr>
        <w:pict w14:anchorId="64DD0741">
          <v:shape id="_x0000_s1330" type="#_x0000_t202" style="position:absolute;left:0;text-align:left;margin-left:190.95pt;margin-top:1.9pt;width:332.8pt;height:18.95pt;z-index:-251696640;mso-position-horizontal-relative:page" filled="f" stroked="f">
            <v:textbox inset="0,0,0,0">
              <w:txbxContent>
                <w:p w14:paraId="5C75AF74" w14:textId="77777777" w:rsidR="002E35F5" w:rsidRDefault="002E35F5">
                  <w:pPr>
                    <w:pStyle w:val="BodyText"/>
                    <w:tabs>
                      <w:tab w:val="left" w:pos="2043"/>
                      <w:tab w:val="left" w:pos="6509"/>
                    </w:tabs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20"/>
                    </w:rPr>
                    <w:t>{</w:t>
                  </w:r>
                  <w:r>
                    <w:rPr>
                      <w:rFonts w:ascii="Cambria" w:hAnsi="Cambria"/>
                      <w:w w:val="120"/>
                    </w:rPr>
                    <w:tab/>
                    <w:t>}</w:t>
                  </w:r>
                  <w:r>
                    <w:rPr>
                      <w:rFonts w:ascii="Cambria" w:hAnsi="Cambria"/>
                      <w:w w:val="120"/>
                    </w:rPr>
                    <w:tab/>
                  </w:r>
                  <w:r>
                    <w:rPr>
                      <w:rFonts w:ascii="Cambria" w:hAnsi="Cambria"/>
                      <w:spacing w:val="-20"/>
                      <w:w w:val="115"/>
                    </w:rPr>
                    <w:t>∈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w w:val="110"/>
        </w:rPr>
        <w:t>Given</w:t>
      </w:r>
      <w:r w:rsidR="002B1B5E" w:rsidRPr="00BE3340">
        <w:rPr>
          <w:spacing w:val="-14"/>
          <w:w w:val="110"/>
        </w:rPr>
        <w:t xml:space="preserve"> </w:t>
      </w:r>
      <w:r w:rsidR="002B1B5E" w:rsidRPr="00A97774">
        <w:rPr>
          <w:w w:val="110"/>
        </w:rPr>
        <w:t>our</w:t>
      </w:r>
      <w:r w:rsidR="002B1B5E" w:rsidRPr="00A97774">
        <w:rPr>
          <w:spacing w:val="-14"/>
          <w:w w:val="110"/>
        </w:rPr>
        <w:t xml:space="preserve"> </w:t>
      </w:r>
      <w:r w:rsidR="002B1B5E" w:rsidRPr="00A97774">
        <w:rPr>
          <w:w w:val="110"/>
        </w:rPr>
        <w:t>dataset</w:t>
      </w:r>
      <w:r w:rsidR="002B1B5E" w:rsidRPr="00453F0F">
        <w:rPr>
          <w:spacing w:val="-14"/>
          <w:w w:val="110"/>
        </w:rPr>
        <w:t xml:space="preserve"> </w:t>
      </w:r>
      <w:r w:rsidR="002B1B5E" w:rsidRPr="00453F0F">
        <w:rPr>
          <w:i/>
          <w:w w:val="110"/>
        </w:rPr>
        <w:t>T</w:t>
      </w:r>
      <w:r w:rsidR="002B1B5E" w:rsidRPr="00453F0F">
        <w:rPr>
          <w:i/>
          <w:spacing w:val="18"/>
          <w:w w:val="110"/>
        </w:rPr>
        <w:t xml:space="preserve"> </w:t>
      </w:r>
      <w:r w:rsidR="002B1B5E" w:rsidRPr="00BE3340">
        <w:rPr>
          <w:w w:val="110"/>
          <w:rPrChange w:id="1263" w:author="Patrick Tang" w:date="2021-06-25T17:28:00Z">
            <w:rPr>
              <w:rFonts w:ascii="Garamond"/>
              <w:w w:val="110"/>
            </w:rPr>
          </w:rPrChange>
        </w:rPr>
        <w:t>=</w:t>
      </w:r>
      <w:r w:rsidR="002B1B5E" w:rsidRPr="00BE3340">
        <w:rPr>
          <w:spacing w:val="22"/>
          <w:w w:val="110"/>
          <w:rPrChange w:id="1264" w:author="Patrick Tang" w:date="2021-06-25T17:28:00Z">
            <w:rPr>
              <w:rFonts w:ascii="Garamond"/>
              <w:spacing w:val="22"/>
              <w:w w:val="110"/>
            </w:rPr>
          </w:rPrChange>
        </w:rPr>
        <w:t xml:space="preserve"> </w:t>
      </w:r>
      <w:r w:rsidR="002B1B5E" w:rsidRPr="00BE3340">
        <w:rPr>
          <w:spacing w:val="2"/>
          <w:w w:val="110"/>
          <w:rPrChange w:id="1265" w:author="Patrick Tang" w:date="2021-06-25T17:28:00Z">
            <w:rPr>
              <w:rFonts w:ascii="Garamond"/>
              <w:spacing w:val="2"/>
              <w:w w:val="110"/>
            </w:rPr>
          </w:rPrChange>
        </w:rPr>
        <w:t>(</w:t>
      </w:r>
      <w:r w:rsidR="002B1B5E" w:rsidRPr="00BE3340">
        <w:rPr>
          <w:i/>
          <w:spacing w:val="2"/>
          <w:w w:val="110"/>
        </w:rPr>
        <w:t>x</w:t>
      </w:r>
      <w:r w:rsidR="002B1B5E" w:rsidRPr="00BE3340">
        <w:rPr>
          <w:i/>
          <w:spacing w:val="2"/>
          <w:w w:val="110"/>
          <w:vertAlign w:val="subscript"/>
          <w:rPrChange w:id="1266" w:author="Patrick Tang" w:date="2021-06-25T17:28:00Z">
            <w:rPr>
              <w:rFonts w:ascii="Bookman Old Style"/>
              <w:i/>
              <w:spacing w:val="2"/>
              <w:w w:val="110"/>
              <w:vertAlign w:val="subscript"/>
            </w:rPr>
          </w:rPrChange>
        </w:rPr>
        <w:t>i</w:t>
      </w:r>
      <w:r w:rsidR="002B1B5E" w:rsidRPr="00BE3340">
        <w:rPr>
          <w:i/>
          <w:spacing w:val="2"/>
          <w:w w:val="110"/>
        </w:rPr>
        <w:t>,</w:t>
      </w:r>
      <w:r w:rsidR="002B1B5E" w:rsidRPr="00BE3340">
        <w:rPr>
          <w:i/>
          <w:spacing w:val="-32"/>
          <w:w w:val="110"/>
        </w:rPr>
        <w:t xml:space="preserve"> </w:t>
      </w:r>
      <w:proofErr w:type="spellStart"/>
      <w:r w:rsidR="002B1B5E" w:rsidRPr="00A97774">
        <w:rPr>
          <w:i/>
          <w:spacing w:val="2"/>
          <w:w w:val="110"/>
        </w:rPr>
        <w:t>y</w:t>
      </w:r>
      <w:r w:rsidR="002B1B5E" w:rsidRPr="00BE3340">
        <w:rPr>
          <w:i/>
          <w:spacing w:val="2"/>
          <w:w w:val="110"/>
          <w:vertAlign w:val="subscript"/>
          <w:rPrChange w:id="1267" w:author="Patrick Tang" w:date="2021-06-25T17:28:00Z">
            <w:rPr>
              <w:rFonts w:ascii="Bookman Old Style"/>
              <w:i/>
              <w:spacing w:val="2"/>
              <w:w w:val="110"/>
              <w:vertAlign w:val="subscript"/>
            </w:rPr>
          </w:rPrChange>
        </w:rPr>
        <w:t>i</w:t>
      </w:r>
      <w:proofErr w:type="spellEnd"/>
      <w:r w:rsidR="002B1B5E" w:rsidRPr="00BE3340">
        <w:rPr>
          <w:spacing w:val="2"/>
          <w:w w:val="110"/>
          <w:rPrChange w:id="1268" w:author="Patrick Tang" w:date="2021-06-25T17:28:00Z">
            <w:rPr>
              <w:rFonts w:ascii="Garamond"/>
              <w:spacing w:val="2"/>
              <w:w w:val="110"/>
            </w:rPr>
          </w:rPrChange>
        </w:rPr>
        <w:t>)</w:t>
      </w:r>
      <w:r w:rsidR="002B1B5E" w:rsidRPr="00BE3340">
        <w:rPr>
          <w:i/>
          <w:spacing w:val="2"/>
          <w:w w:val="110"/>
        </w:rPr>
        <w:t>,</w:t>
      </w:r>
      <w:r w:rsidR="002B1B5E" w:rsidRPr="00BE3340">
        <w:rPr>
          <w:i/>
          <w:spacing w:val="-31"/>
          <w:w w:val="110"/>
        </w:rPr>
        <w:t xml:space="preserve"> </w:t>
      </w:r>
      <w:proofErr w:type="spellStart"/>
      <w:r w:rsidR="002B1B5E" w:rsidRPr="00A97774">
        <w:rPr>
          <w:i/>
          <w:w w:val="110"/>
        </w:rPr>
        <w:t>i</w:t>
      </w:r>
      <w:proofErr w:type="spellEnd"/>
      <w:r w:rsidR="002B1B5E" w:rsidRPr="00A97774">
        <w:rPr>
          <w:i/>
          <w:spacing w:val="-6"/>
          <w:w w:val="110"/>
        </w:rPr>
        <w:t xml:space="preserve"> </w:t>
      </w:r>
      <w:r w:rsidR="002B1B5E" w:rsidRPr="00BE3340">
        <w:rPr>
          <w:w w:val="110"/>
          <w:rPrChange w:id="1269" w:author="Patrick Tang" w:date="2021-06-25T17:28:00Z">
            <w:rPr>
              <w:rFonts w:ascii="Garamond"/>
              <w:w w:val="110"/>
            </w:rPr>
          </w:rPrChange>
        </w:rPr>
        <w:t>=</w:t>
      </w:r>
      <w:r w:rsidR="002B1B5E" w:rsidRPr="00BE3340">
        <w:rPr>
          <w:spacing w:val="-6"/>
          <w:w w:val="110"/>
          <w:rPrChange w:id="1270" w:author="Patrick Tang" w:date="2021-06-25T17:28:00Z">
            <w:rPr>
              <w:rFonts w:ascii="Garamond"/>
              <w:spacing w:val="-6"/>
              <w:w w:val="110"/>
            </w:rPr>
          </w:rPrChange>
        </w:rPr>
        <w:t xml:space="preserve"> </w:t>
      </w:r>
      <w:r w:rsidR="002B1B5E" w:rsidRPr="00BE3340">
        <w:rPr>
          <w:w w:val="110"/>
          <w:rPrChange w:id="1271" w:author="Patrick Tang" w:date="2021-06-25T17:28:00Z">
            <w:rPr>
              <w:rFonts w:ascii="Garamond"/>
              <w:w w:val="110"/>
            </w:rPr>
          </w:rPrChange>
        </w:rPr>
        <w:t>1</w:t>
      </w:r>
      <w:r w:rsidR="002B1B5E" w:rsidRPr="00BE3340">
        <w:rPr>
          <w:i/>
          <w:w w:val="110"/>
        </w:rPr>
        <w:t>,</w:t>
      </w:r>
      <w:r w:rsidR="002B1B5E" w:rsidRPr="00BE3340">
        <w:rPr>
          <w:i/>
          <w:spacing w:val="-31"/>
          <w:w w:val="110"/>
        </w:rPr>
        <w:t xml:space="preserve"> </w:t>
      </w:r>
      <w:r w:rsidR="002B1B5E" w:rsidRPr="00BE3340">
        <w:rPr>
          <w:w w:val="110"/>
          <w:rPrChange w:id="1272" w:author="Patrick Tang" w:date="2021-06-25T17:28:00Z">
            <w:rPr>
              <w:rFonts w:ascii="Garamond"/>
              <w:w w:val="110"/>
            </w:rPr>
          </w:rPrChange>
        </w:rPr>
        <w:t>2</w:t>
      </w:r>
      <w:r w:rsidR="002B1B5E" w:rsidRPr="00BE3340">
        <w:rPr>
          <w:i/>
          <w:w w:val="110"/>
        </w:rPr>
        <w:t>,</w:t>
      </w:r>
      <w:r w:rsidR="002B1B5E" w:rsidRPr="00BE3340">
        <w:rPr>
          <w:i/>
          <w:spacing w:val="-32"/>
          <w:w w:val="110"/>
        </w:rPr>
        <w:t xml:space="preserve"> </w:t>
      </w:r>
      <w:r w:rsidR="002B1B5E" w:rsidRPr="00A97774">
        <w:rPr>
          <w:i/>
          <w:w w:val="110"/>
        </w:rPr>
        <w:t>...,</w:t>
      </w:r>
      <w:r w:rsidR="002B1B5E" w:rsidRPr="00A97774">
        <w:rPr>
          <w:i/>
          <w:spacing w:val="-31"/>
          <w:w w:val="110"/>
        </w:rPr>
        <w:t xml:space="preserve"> </w:t>
      </w:r>
      <w:r w:rsidR="002B1B5E" w:rsidRPr="00A97774">
        <w:rPr>
          <w:i/>
          <w:w w:val="110"/>
        </w:rPr>
        <w:t>n</w:t>
      </w:r>
      <w:r w:rsidR="002B1B5E" w:rsidRPr="00453F0F">
        <w:rPr>
          <w:i/>
          <w:spacing w:val="27"/>
          <w:w w:val="110"/>
        </w:rPr>
        <w:t xml:space="preserve"> </w:t>
      </w:r>
      <w:r w:rsidR="002B1B5E" w:rsidRPr="00453F0F">
        <w:rPr>
          <w:w w:val="110"/>
        </w:rPr>
        <w:t>,</w:t>
      </w:r>
      <w:r w:rsidR="002B1B5E" w:rsidRPr="00453F0F">
        <w:rPr>
          <w:spacing w:val="-12"/>
          <w:w w:val="110"/>
        </w:rPr>
        <w:t xml:space="preserve"> </w:t>
      </w:r>
      <w:r w:rsidR="002B1B5E" w:rsidRPr="00453F0F">
        <w:rPr>
          <w:w w:val="110"/>
        </w:rPr>
        <w:t>where</w:t>
      </w:r>
      <w:r w:rsidR="002B1B5E" w:rsidRPr="00453F0F">
        <w:rPr>
          <w:spacing w:val="-14"/>
          <w:w w:val="110"/>
        </w:rPr>
        <w:t xml:space="preserve"> </w:t>
      </w:r>
      <w:r w:rsidR="002B1B5E" w:rsidRPr="00453F0F">
        <w:rPr>
          <w:i/>
          <w:w w:val="110"/>
        </w:rPr>
        <w:t>n</w:t>
      </w:r>
      <w:r w:rsidR="002B1B5E" w:rsidRPr="00453F0F">
        <w:rPr>
          <w:i/>
          <w:spacing w:val="-6"/>
          <w:w w:val="110"/>
        </w:rPr>
        <w:t xml:space="preserve"> </w:t>
      </w:r>
      <w:r w:rsidR="002B1B5E" w:rsidRPr="00BE3340">
        <w:rPr>
          <w:w w:val="110"/>
          <w:rPrChange w:id="1273" w:author="Patrick Tang" w:date="2021-06-25T17:28:00Z">
            <w:rPr>
              <w:rFonts w:ascii="Garamond"/>
              <w:w w:val="110"/>
            </w:rPr>
          </w:rPrChange>
        </w:rPr>
        <w:t>=</w:t>
      </w:r>
      <w:r w:rsidR="002B1B5E" w:rsidRPr="00BE3340">
        <w:rPr>
          <w:spacing w:val="-5"/>
          <w:w w:val="110"/>
          <w:rPrChange w:id="1274" w:author="Patrick Tang" w:date="2021-06-25T17:28:00Z">
            <w:rPr>
              <w:rFonts w:ascii="Garamond"/>
              <w:spacing w:val="-5"/>
              <w:w w:val="110"/>
            </w:rPr>
          </w:rPrChange>
        </w:rPr>
        <w:t xml:space="preserve"> </w:t>
      </w:r>
      <w:r w:rsidR="002B1B5E" w:rsidRPr="00BE3340">
        <w:rPr>
          <w:w w:val="110"/>
          <w:rPrChange w:id="1275" w:author="Patrick Tang" w:date="2021-06-25T17:28:00Z">
            <w:rPr>
              <w:rFonts w:ascii="Garamond"/>
              <w:w w:val="110"/>
            </w:rPr>
          </w:rPrChange>
        </w:rPr>
        <w:t>617</w:t>
      </w:r>
      <w:r w:rsidR="002B1B5E" w:rsidRPr="00BE3340">
        <w:rPr>
          <w:spacing w:val="-14"/>
          <w:w w:val="110"/>
          <w:rPrChange w:id="1276" w:author="Patrick Tang" w:date="2021-06-25T17:28:00Z">
            <w:rPr>
              <w:rFonts w:ascii="Garamond"/>
              <w:spacing w:val="-14"/>
              <w:w w:val="110"/>
            </w:rPr>
          </w:rPrChange>
        </w:rPr>
        <w:t xml:space="preserve"> </w:t>
      </w:r>
      <w:ins w:id="1277" w:author="Patrick Tang" w:date="2021-06-29T15:29:00Z">
        <w:r w:rsidR="007F427F">
          <w:rPr>
            <w:w w:val="110"/>
          </w:rPr>
          <w:t>wa</w:t>
        </w:r>
      </w:ins>
      <w:del w:id="1278" w:author="Patrick Tang" w:date="2021-06-29T15:29:00Z">
        <w:r w:rsidR="002B1B5E" w:rsidRPr="00BE3340" w:rsidDel="007F427F">
          <w:rPr>
            <w:w w:val="110"/>
          </w:rPr>
          <w:delText>i</w:delText>
        </w:r>
      </w:del>
      <w:r w:rsidR="002B1B5E" w:rsidRPr="00BE3340">
        <w:rPr>
          <w:w w:val="110"/>
        </w:rPr>
        <w:t>s</w:t>
      </w:r>
      <w:r w:rsidR="002B1B5E" w:rsidRPr="00BE3340">
        <w:rPr>
          <w:spacing w:val="-14"/>
          <w:w w:val="110"/>
        </w:rPr>
        <w:t xml:space="preserve"> </w:t>
      </w:r>
      <w:r w:rsidR="002B1B5E" w:rsidRPr="00A97774">
        <w:rPr>
          <w:w w:val="110"/>
        </w:rPr>
        <w:t>the</w:t>
      </w:r>
      <w:r w:rsidR="002B1B5E" w:rsidRPr="00A97774">
        <w:rPr>
          <w:spacing w:val="-14"/>
          <w:w w:val="110"/>
        </w:rPr>
        <w:t xml:space="preserve"> </w:t>
      </w:r>
      <w:r w:rsidR="002B1B5E" w:rsidRPr="00A97774">
        <w:rPr>
          <w:w w:val="110"/>
        </w:rPr>
        <w:t>size</w:t>
      </w:r>
      <w:r w:rsidR="002B1B5E" w:rsidRPr="00453F0F">
        <w:rPr>
          <w:spacing w:val="-14"/>
          <w:w w:val="110"/>
        </w:rPr>
        <w:t xml:space="preserve"> </w:t>
      </w:r>
      <w:r w:rsidR="002B1B5E" w:rsidRPr="00453F0F">
        <w:rPr>
          <w:w w:val="110"/>
        </w:rPr>
        <w:t>of</w:t>
      </w:r>
      <w:r w:rsidR="002B1B5E" w:rsidRPr="00453F0F">
        <w:rPr>
          <w:spacing w:val="-14"/>
          <w:w w:val="110"/>
        </w:rPr>
        <w:t xml:space="preserve"> </w:t>
      </w:r>
      <w:r w:rsidR="002B1B5E" w:rsidRPr="00453F0F">
        <w:rPr>
          <w:w w:val="110"/>
        </w:rPr>
        <w:t>sample</w:t>
      </w:r>
      <w:r w:rsidR="002B1B5E" w:rsidRPr="00453F0F">
        <w:rPr>
          <w:spacing w:val="-13"/>
          <w:w w:val="110"/>
        </w:rPr>
        <w:t xml:space="preserve"> </w:t>
      </w:r>
      <w:r w:rsidR="002B1B5E" w:rsidRPr="00453F0F">
        <w:rPr>
          <w:w w:val="110"/>
        </w:rPr>
        <w:t>dataset,</w:t>
      </w:r>
      <w:r w:rsidR="002B1B5E" w:rsidRPr="00453F0F">
        <w:rPr>
          <w:spacing w:val="-13"/>
          <w:w w:val="110"/>
        </w:rPr>
        <w:t xml:space="preserve"> </w:t>
      </w:r>
      <w:r w:rsidR="002B1B5E" w:rsidRPr="00453F0F">
        <w:rPr>
          <w:i/>
          <w:w w:val="145"/>
        </w:rPr>
        <w:t>x</w:t>
      </w:r>
      <w:r w:rsidR="002B1B5E" w:rsidRPr="00BE3340">
        <w:rPr>
          <w:i/>
          <w:w w:val="145"/>
          <w:vertAlign w:val="subscript"/>
          <w:rPrChange w:id="1279" w:author="Patrick Tang" w:date="2021-06-25T17:28:00Z">
            <w:rPr>
              <w:rFonts w:ascii="Bookman Old Style"/>
              <w:i/>
              <w:w w:val="145"/>
              <w:vertAlign w:val="subscript"/>
            </w:rPr>
          </w:rPrChange>
        </w:rPr>
        <w:t>i</w:t>
      </w:r>
      <w:r w:rsidR="002B1B5E" w:rsidRPr="00BE3340">
        <w:rPr>
          <w:i/>
          <w:spacing w:val="43"/>
          <w:w w:val="145"/>
          <w:rPrChange w:id="1280" w:author="Patrick Tang" w:date="2021-06-25T17:28:00Z">
            <w:rPr>
              <w:rFonts w:ascii="Bookman Old Style"/>
              <w:i/>
              <w:spacing w:val="43"/>
              <w:w w:val="145"/>
            </w:rPr>
          </w:rPrChange>
        </w:rPr>
        <w:t xml:space="preserve"> </w:t>
      </w:r>
      <w:r w:rsidR="002B1B5E" w:rsidRPr="00BE3340">
        <w:rPr>
          <w:i/>
          <w:w w:val="110"/>
        </w:rPr>
        <w:t>R</w:t>
      </w:r>
      <w:r w:rsidR="002B1B5E" w:rsidRPr="00BE3340">
        <w:rPr>
          <w:i/>
          <w:w w:val="110"/>
          <w:vertAlign w:val="superscript"/>
          <w:rPrChange w:id="1281" w:author="Patrick Tang" w:date="2021-06-25T17:28:00Z">
            <w:rPr>
              <w:rFonts w:ascii="Bookman Old Style"/>
              <w:i/>
              <w:w w:val="110"/>
              <w:vertAlign w:val="superscript"/>
            </w:rPr>
          </w:rPrChange>
        </w:rPr>
        <w:t>n</w:t>
      </w:r>
      <w:r w:rsidR="002B1B5E" w:rsidRPr="00BE3340">
        <w:rPr>
          <w:i/>
          <w:w w:val="110"/>
          <w:rPrChange w:id="1282" w:author="Patrick Tang" w:date="2021-06-25T17:28:00Z">
            <w:rPr>
              <w:rFonts w:ascii="Bookman Old Style"/>
              <w:i/>
              <w:w w:val="110"/>
            </w:rPr>
          </w:rPrChange>
        </w:rPr>
        <w:t xml:space="preserve"> </w:t>
      </w:r>
      <w:ins w:id="1283" w:author="Patrick Tang" w:date="2021-06-29T15:29:00Z">
        <w:r w:rsidR="007F427F">
          <w:rPr>
            <w:w w:val="105"/>
          </w:rPr>
          <w:t>wa</w:t>
        </w:r>
      </w:ins>
      <w:del w:id="1284" w:author="Patrick Tang" w:date="2021-06-29T15:29:00Z">
        <w:r w:rsidR="002B1B5E" w:rsidRPr="00BE3340" w:rsidDel="007F427F">
          <w:rPr>
            <w:w w:val="105"/>
          </w:rPr>
          <w:delText>i</w:delText>
        </w:r>
      </w:del>
      <w:r w:rsidR="002B1B5E" w:rsidRPr="00BE3340">
        <w:rPr>
          <w:w w:val="105"/>
        </w:rPr>
        <w:t>s</w:t>
      </w:r>
      <w:r w:rsidR="002B1B5E" w:rsidRPr="00BE3340">
        <w:rPr>
          <w:spacing w:val="-23"/>
          <w:w w:val="105"/>
        </w:rPr>
        <w:t xml:space="preserve"> </w:t>
      </w:r>
      <w:r w:rsidR="002B1B5E" w:rsidRPr="00A97774">
        <w:rPr>
          <w:w w:val="105"/>
        </w:rPr>
        <w:t>the</w:t>
      </w:r>
      <w:r w:rsidR="002B1B5E" w:rsidRPr="00A97774">
        <w:rPr>
          <w:spacing w:val="-23"/>
          <w:w w:val="105"/>
        </w:rPr>
        <w:t xml:space="preserve"> </w:t>
      </w:r>
      <w:r w:rsidR="002B1B5E" w:rsidRPr="00A97774">
        <w:rPr>
          <w:w w:val="105"/>
        </w:rPr>
        <w:t>input</w:t>
      </w:r>
      <w:r w:rsidR="002B1B5E" w:rsidRPr="00453F0F">
        <w:rPr>
          <w:spacing w:val="-22"/>
          <w:w w:val="105"/>
        </w:rPr>
        <w:t xml:space="preserve"> </w:t>
      </w:r>
      <w:r w:rsidR="002B1B5E" w:rsidRPr="00453F0F">
        <w:rPr>
          <w:w w:val="105"/>
        </w:rPr>
        <w:t>vector</w:t>
      </w:r>
      <w:r w:rsidR="002B1B5E" w:rsidRPr="00453F0F">
        <w:rPr>
          <w:spacing w:val="-23"/>
          <w:w w:val="105"/>
        </w:rPr>
        <w:t xml:space="preserve"> </w:t>
      </w:r>
      <w:r w:rsidR="002B1B5E" w:rsidRPr="00453F0F">
        <w:rPr>
          <w:w w:val="105"/>
        </w:rPr>
        <w:t>representing</w:t>
      </w:r>
      <w:r w:rsidR="002B1B5E" w:rsidRPr="00453F0F">
        <w:rPr>
          <w:spacing w:val="-22"/>
          <w:w w:val="105"/>
        </w:rPr>
        <w:t xml:space="preserve"> </w:t>
      </w:r>
      <w:commentRangeStart w:id="1285"/>
      <w:r w:rsidR="002B1B5E" w:rsidRPr="00453F0F">
        <w:rPr>
          <w:w w:val="105"/>
        </w:rPr>
        <w:t>a</w:t>
      </w:r>
      <w:r w:rsidR="002B1B5E" w:rsidRPr="00453F0F">
        <w:rPr>
          <w:spacing w:val="-23"/>
          <w:w w:val="105"/>
        </w:rPr>
        <w:t xml:space="preserve"> </w:t>
      </w:r>
      <w:r w:rsidR="002B1B5E" w:rsidRPr="00453F0F">
        <w:rPr>
          <w:w w:val="105"/>
        </w:rPr>
        <w:t>sample</w:t>
      </w:r>
      <w:r w:rsidR="002B1B5E" w:rsidRPr="00453F0F">
        <w:rPr>
          <w:spacing w:val="-23"/>
          <w:w w:val="105"/>
        </w:rPr>
        <w:t xml:space="preserve"> </w:t>
      </w:r>
      <w:r w:rsidR="002B1B5E" w:rsidRPr="00453F0F">
        <w:rPr>
          <w:w w:val="105"/>
        </w:rPr>
        <w:t>of</w:t>
      </w:r>
      <w:r w:rsidR="002B1B5E" w:rsidRPr="00453F0F">
        <w:rPr>
          <w:spacing w:val="-22"/>
          <w:w w:val="105"/>
        </w:rPr>
        <w:t xml:space="preserve"> </w:t>
      </w:r>
      <w:r w:rsidR="002B1B5E" w:rsidRPr="00453F0F">
        <w:rPr>
          <w:w w:val="105"/>
        </w:rPr>
        <w:t>selected</w:t>
      </w:r>
      <w:r w:rsidR="002B1B5E" w:rsidRPr="00453F0F">
        <w:rPr>
          <w:spacing w:val="-23"/>
          <w:w w:val="105"/>
        </w:rPr>
        <w:t xml:space="preserve"> </w:t>
      </w:r>
      <w:r w:rsidR="002B1B5E" w:rsidRPr="00453F0F">
        <w:rPr>
          <w:w w:val="105"/>
        </w:rPr>
        <w:t>features</w:t>
      </w:r>
      <w:r w:rsidR="002B1B5E" w:rsidRPr="00453F0F">
        <w:rPr>
          <w:spacing w:val="-22"/>
          <w:w w:val="105"/>
        </w:rPr>
        <w:t xml:space="preserve"> </w:t>
      </w:r>
      <w:r w:rsidR="002B1B5E" w:rsidRPr="00453F0F">
        <w:rPr>
          <w:w w:val="105"/>
        </w:rPr>
        <w:t>from</w:t>
      </w:r>
      <w:r w:rsidR="002B1B5E" w:rsidRPr="00453F0F">
        <w:rPr>
          <w:spacing w:val="-23"/>
          <w:w w:val="105"/>
        </w:rPr>
        <w:t xml:space="preserve"> </w:t>
      </w:r>
      <w:r w:rsidR="002B1B5E" w:rsidRPr="00453F0F">
        <w:rPr>
          <w:spacing w:val="-6"/>
          <w:w w:val="105"/>
        </w:rPr>
        <w:t>FA,</w:t>
      </w:r>
      <w:r w:rsidR="002B1B5E" w:rsidRPr="00453F0F">
        <w:rPr>
          <w:spacing w:val="-23"/>
          <w:w w:val="105"/>
        </w:rPr>
        <w:t xml:space="preserve"> </w:t>
      </w:r>
      <w:r w:rsidR="002B1B5E" w:rsidRPr="00453F0F">
        <w:rPr>
          <w:spacing w:val="-6"/>
          <w:w w:val="105"/>
        </w:rPr>
        <w:t>SF,</w:t>
      </w:r>
      <w:r w:rsidR="002B1B5E" w:rsidRPr="00453F0F">
        <w:rPr>
          <w:spacing w:val="-22"/>
          <w:w w:val="105"/>
        </w:rPr>
        <w:t xml:space="preserve"> </w:t>
      </w:r>
      <w:r w:rsidR="002B1B5E" w:rsidRPr="00453F0F">
        <w:rPr>
          <w:w w:val="105"/>
        </w:rPr>
        <w:t>LP</w:t>
      </w:r>
      <w:r w:rsidR="002B1B5E" w:rsidRPr="00453F0F">
        <w:rPr>
          <w:spacing w:val="-23"/>
          <w:w w:val="105"/>
        </w:rPr>
        <w:t xml:space="preserve"> </w:t>
      </w:r>
      <w:r w:rsidR="002B1B5E" w:rsidRPr="00453F0F">
        <w:rPr>
          <w:w w:val="105"/>
        </w:rPr>
        <w:t>and</w:t>
      </w:r>
      <w:r w:rsidR="002B1B5E" w:rsidRPr="00453F0F">
        <w:rPr>
          <w:spacing w:val="-22"/>
          <w:w w:val="105"/>
        </w:rPr>
        <w:t xml:space="preserve"> </w:t>
      </w:r>
      <w:r w:rsidR="002B1B5E" w:rsidRPr="00453F0F">
        <w:rPr>
          <w:w w:val="105"/>
        </w:rPr>
        <w:t>crack</w:t>
      </w:r>
      <w:r w:rsidR="002B1B5E" w:rsidRPr="00453F0F">
        <w:rPr>
          <w:spacing w:val="-23"/>
          <w:w w:val="105"/>
        </w:rPr>
        <w:t xml:space="preserve"> </w:t>
      </w:r>
      <w:r w:rsidR="002B1B5E" w:rsidRPr="00453F0F">
        <w:rPr>
          <w:w w:val="105"/>
        </w:rPr>
        <w:t>width</w:t>
      </w:r>
      <w:commentRangeEnd w:id="1285"/>
      <w:r w:rsidR="007F427F">
        <w:rPr>
          <w:rStyle w:val="CommentReference"/>
        </w:rPr>
        <w:commentReference w:id="1285"/>
      </w:r>
      <w:r w:rsidR="002B1B5E" w:rsidRPr="00453F0F">
        <w:rPr>
          <w:spacing w:val="-23"/>
          <w:w w:val="105"/>
        </w:rPr>
        <w:t xml:space="preserve"> </w:t>
      </w:r>
      <w:r w:rsidR="002B1B5E" w:rsidRPr="00453F0F">
        <w:rPr>
          <w:w w:val="105"/>
        </w:rPr>
        <w:t>before</w:t>
      </w:r>
      <w:r w:rsidR="002B1B5E" w:rsidRPr="00453F0F">
        <w:rPr>
          <w:spacing w:val="-22"/>
          <w:w w:val="105"/>
        </w:rPr>
        <w:t xml:space="preserve"> </w:t>
      </w:r>
      <w:r w:rsidR="002B1B5E" w:rsidRPr="00453F0F">
        <w:rPr>
          <w:w w:val="105"/>
        </w:rPr>
        <w:t>self-</w:t>
      </w:r>
      <w:del w:id="1286" w:author="Patrick Tang" w:date="2021-06-29T15:30:00Z">
        <w:r w:rsidR="002B1B5E" w:rsidRPr="00453F0F" w:rsidDel="007F427F">
          <w:rPr>
            <w:w w:val="105"/>
          </w:rPr>
          <w:delText xml:space="preserve"> </w:delText>
        </w:r>
      </w:del>
      <w:r w:rsidR="002B1B5E" w:rsidRPr="00453F0F">
        <w:rPr>
          <w:w w:val="110"/>
        </w:rPr>
        <w:t>healing,</w:t>
      </w:r>
      <w:r w:rsidR="002B1B5E" w:rsidRPr="00453F0F">
        <w:rPr>
          <w:spacing w:val="-23"/>
          <w:w w:val="110"/>
        </w:rPr>
        <w:t xml:space="preserve"> </w:t>
      </w:r>
      <w:r w:rsidR="002B1B5E" w:rsidRPr="00453F0F">
        <w:rPr>
          <w:i/>
          <w:w w:val="110"/>
        </w:rPr>
        <w:t>R</w:t>
      </w:r>
      <w:r w:rsidR="002B1B5E" w:rsidRPr="00BE3340">
        <w:rPr>
          <w:i/>
          <w:w w:val="110"/>
          <w:vertAlign w:val="superscript"/>
          <w:rPrChange w:id="1287" w:author="Patrick Tang" w:date="2021-06-25T17:28:00Z">
            <w:rPr>
              <w:rFonts w:ascii="Bookman Old Style"/>
              <w:i/>
              <w:w w:val="110"/>
              <w:vertAlign w:val="superscript"/>
            </w:rPr>
          </w:rPrChange>
        </w:rPr>
        <w:t>n</w:t>
      </w:r>
      <w:r w:rsidR="002B1B5E" w:rsidRPr="00BE3340">
        <w:rPr>
          <w:i/>
          <w:spacing w:val="-31"/>
          <w:w w:val="110"/>
          <w:rPrChange w:id="1288" w:author="Patrick Tang" w:date="2021-06-25T17:28:00Z">
            <w:rPr>
              <w:rFonts w:ascii="Bookman Old Style"/>
              <w:i/>
              <w:spacing w:val="-31"/>
              <w:w w:val="110"/>
            </w:rPr>
          </w:rPrChange>
        </w:rPr>
        <w:t xml:space="preserve"> </w:t>
      </w:r>
      <w:del w:id="1289" w:author="Patrick Tang" w:date="2021-06-29T15:30:00Z">
        <w:r w:rsidR="002B1B5E" w:rsidRPr="00BE3340" w:rsidDel="007F427F">
          <w:rPr>
            <w:w w:val="110"/>
          </w:rPr>
          <w:delText>is</w:delText>
        </w:r>
        <w:r w:rsidR="002B1B5E" w:rsidRPr="00BE3340" w:rsidDel="007F427F">
          <w:rPr>
            <w:spacing w:val="-24"/>
            <w:w w:val="110"/>
          </w:rPr>
          <w:delText xml:space="preserve"> </w:delText>
        </w:r>
      </w:del>
      <w:ins w:id="1290" w:author="Patrick Tang" w:date="2021-06-29T15:30:00Z">
        <w:r w:rsidR="007F427F">
          <w:rPr>
            <w:w w:val="110"/>
          </w:rPr>
          <w:t>wa</w:t>
        </w:r>
        <w:r w:rsidR="007F427F" w:rsidRPr="00BE3340">
          <w:rPr>
            <w:w w:val="110"/>
          </w:rPr>
          <w:t>s</w:t>
        </w:r>
        <w:r w:rsidR="0037648B">
          <w:rPr>
            <w:w w:val="110"/>
          </w:rPr>
          <w:t xml:space="preserve"> the</w:t>
        </w:r>
        <w:r w:rsidR="007F427F" w:rsidRPr="00BE3340">
          <w:rPr>
            <w:spacing w:val="-24"/>
            <w:w w:val="110"/>
          </w:rPr>
          <w:t xml:space="preserve"> </w:t>
        </w:r>
      </w:ins>
      <w:r w:rsidR="002B1B5E" w:rsidRPr="00A97774">
        <w:rPr>
          <w:i/>
          <w:w w:val="110"/>
        </w:rPr>
        <w:t>n</w:t>
      </w:r>
      <w:r w:rsidR="002B1B5E" w:rsidRPr="00A97774">
        <w:rPr>
          <w:w w:val="110"/>
        </w:rPr>
        <w:t>-dimensional</w:t>
      </w:r>
      <w:r w:rsidR="002B1B5E" w:rsidRPr="00A97774">
        <w:rPr>
          <w:spacing w:val="-24"/>
          <w:w w:val="110"/>
        </w:rPr>
        <w:t xml:space="preserve"> </w:t>
      </w:r>
      <w:r w:rsidR="002B1B5E" w:rsidRPr="00453F0F">
        <w:rPr>
          <w:w w:val="110"/>
        </w:rPr>
        <w:t>vector</w:t>
      </w:r>
      <w:r w:rsidR="002B1B5E" w:rsidRPr="00453F0F">
        <w:rPr>
          <w:spacing w:val="-25"/>
          <w:w w:val="110"/>
        </w:rPr>
        <w:t xml:space="preserve"> </w:t>
      </w:r>
      <w:r w:rsidR="002B1B5E" w:rsidRPr="00453F0F">
        <w:rPr>
          <w:w w:val="110"/>
        </w:rPr>
        <w:t>space,</w:t>
      </w:r>
      <w:r w:rsidR="002B1B5E" w:rsidRPr="00453F0F">
        <w:rPr>
          <w:spacing w:val="-22"/>
          <w:w w:val="110"/>
        </w:rPr>
        <w:t xml:space="preserve"> </w:t>
      </w:r>
      <w:commentRangeStart w:id="1291"/>
      <w:proofErr w:type="spellStart"/>
      <w:r w:rsidR="002B1B5E" w:rsidRPr="00453F0F">
        <w:rPr>
          <w:i/>
          <w:w w:val="110"/>
        </w:rPr>
        <w:t>y</w:t>
      </w:r>
      <w:r w:rsidR="002B1B5E" w:rsidRPr="00BE3340">
        <w:rPr>
          <w:i/>
          <w:w w:val="110"/>
          <w:vertAlign w:val="subscript"/>
          <w:rPrChange w:id="1292" w:author="Patrick Tang" w:date="2021-06-25T17:28:00Z">
            <w:rPr>
              <w:rFonts w:ascii="Bookman Old Style"/>
              <w:i/>
              <w:w w:val="110"/>
              <w:vertAlign w:val="subscript"/>
            </w:rPr>
          </w:rPrChange>
        </w:rPr>
        <w:t>i</w:t>
      </w:r>
      <w:proofErr w:type="spellEnd"/>
      <w:r w:rsidR="002B1B5E" w:rsidRPr="00BE3340">
        <w:rPr>
          <w:i/>
          <w:spacing w:val="28"/>
          <w:w w:val="110"/>
          <w:rPrChange w:id="1293" w:author="Patrick Tang" w:date="2021-06-25T17:28:00Z">
            <w:rPr>
              <w:rFonts w:ascii="Bookman Old Style"/>
              <w:i/>
              <w:spacing w:val="28"/>
              <w:w w:val="110"/>
            </w:rPr>
          </w:rPrChange>
        </w:rPr>
        <w:t xml:space="preserve"> </w:t>
      </w:r>
      <w:r w:rsidR="002B1B5E" w:rsidRPr="00BE3340">
        <w:rPr>
          <w:i/>
          <w:w w:val="110"/>
        </w:rPr>
        <w:t>R</w:t>
      </w:r>
      <w:r w:rsidR="002B1B5E" w:rsidRPr="00BE3340">
        <w:rPr>
          <w:w w:val="110"/>
          <w:vertAlign w:val="superscript"/>
        </w:rPr>
        <w:t>1</w:t>
      </w:r>
      <w:commentRangeEnd w:id="1291"/>
      <w:r w:rsidR="0037648B">
        <w:rPr>
          <w:rStyle w:val="CommentReference"/>
        </w:rPr>
        <w:commentReference w:id="1291"/>
      </w:r>
      <w:r w:rsidR="002B1B5E" w:rsidRPr="00A97774">
        <w:rPr>
          <w:spacing w:val="-19"/>
          <w:w w:val="110"/>
        </w:rPr>
        <w:t xml:space="preserve"> </w:t>
      </w:r>
      <w:del w:id="1294" w:author="Patrick Tang" w:date="2021-06-29T16:24:00Z">
        <w:r w:rsidR="002B1B5E" w:rsidRPr="00A97774" w:rsidDel="00DF51F4">
          <w:rPr>
            <w:w w:val="110"/>
          </w:rPr>
          <w:delText>is</w:delText>
        </w:r>
        <w:r w:rsidR="002B1B5E" w:rsidRPr="00A97774" w:rsidDel="00DF51F4">
          <w:rPr>
            <w:spacing w:val="-25"/>
            <w:w w:val="110"/>
          </w:rPr>
          <w:delText xml:space="preserve"> </w:delText>
        </w:r>
      </w:del>
      <w:ins w:id="1295" w:author="Patrick Tang" w:date="2021-06-29T16:24:00Z">
        <w:r w:rsidR="00DF51F4">
          <w:rPr>
            <w:w w:val="110"/>
          </w:rPr>
          <w:t>wa</w:t>
        </w:r>
        <w:r w:rsidR="00DF51F4" w:rsidRPr="00A97774">
          <w:rPr>
            <w:w w:val="110"/>
          </w:rPr>
          <w:t>s</w:t>
        </w:r>
        <w:r w:rsidR="00DF51F4" w:rsidRPr="00A97774">
          <w:rPr>
            <w:spacing w:val="-25"/>
            <w:w w:val="110"/>
          </w:rPr>
          <w:t xml:space="preserve"> </w:t>
        </w:r>
      </w:ins>
      <w:r w:rsidR="002B1B5E" w:rsidRPr="00453F0F">
        <w:rPr>
          <w:w w:val="110"/>
        </w:rPr>
        <w:t>the</w:t>
      </w:r>
      <w:r w:rsidR="002B1B5E" w:rsidRPr="00453F0F">
        <w:rPr>
          <w:spacing w:val="-24"/>
          <w:w w:val="110"/>
        </w:rPr>
        <w:t xml:space="preserve"> </w:t>
      </w:r>
      <w:r w:rsidR="002B1B5E" w:rsidRPr="00453F0F">
        <w:rPr>
          <w:w w:val="110"/>
        </w:rPr>
        <w:t>target</w:t>
      </w:r>
      <w:r w:rsidR="002B1B5E" w:rsidRPr="00453F0F">
        <w:rPr>
          <w:spacing w:val="-24"/>
          <w:w w:val="110"/>
        </w:rPr>
        <w:t xml:space="preserve"> </w:t>
      </w:r>
      <w:r w:rsidR="002B1B5E" w:rsidRPr="00453F0F">
        <w:rPr>
          <w:w w:val="110"/>
        </w:rPr>
        <w:t>output</w:t>
      </w:r>
      <w:r w:rsidR="002B1B5E" w:rsidRPr="00453F0F">
        <w:rPr>
          <w:spacing w:val="-25"/>
          <w:w w:val="110"/>
        </w:rPr>
        <w:t xml:space="preserve"> </w:t>
      </w:r>
      <w:r w:rsidR="002B1B5E" w:rsidRPr="00453F0F">
        <w:rPr>
          <w:w w:val="110"/>
        </w:rPr>
        <w:t>indicating</w:t>
      </w:r>
      <w:r w:rsidR="002B1B5E" w:rsidRPr="00453F0F">
        <w:rPr>
          <w:spacing w:val="-24"/>
          <w:w w:val="110"/>
        </w:rPr>
        <w:t xml:space="preserve"> </w:t>
      </w:r>
      <w:r w:rsidR="002B1B5E" w:rsidRPr="00453F0F">
        <w:rPr>
          <w:w w:val="110"/>
        </w:rPr>
        <w:t>crack</w:t>
      </w:r>
      <w:r w:rsidR="002B1B5E" w:rsidRPr="00453F0F">
        <w:rPr>
          <w:spacing w:val="-24"/>
          <w:w w:val="110"/>
        </w:rPr>
        <w:t xml:space="preserve"> </w:t>
      </w:r>
      <w:r w:rsidR="002B1B5E" w:rsidRPr="00453F0F">
        <w:rPr>
          <w:w w:val="110"/>
        </w:rPr>
        <w:t>width</w:t>
      </w:r>
      <w:r w:rsidR="002B1B5E" w:rsidRPr="00453F0F">
        <w:rPr>
          <w:spacing w:val="-25"/>
          <w:w w:val="110"/>
        </w:rPr>
        <w:t xml:space="preserve"> </w:t>
      </w:r>
      <w:r w:rsidR="002B1B5E" w:rsidRPr="00453F0F">
        <w:rPr>
          <w:w w:val="110"/>
        </w:rPr>
        <w:t>after</w:t>
      </w:r>
      <w:r w:rsidR="002B1B5E" w:rsidRPr="00453F0F">
        <w:rPr>
          <w:spacing w:val="-24"/>
          <w:w w:val="110"/>
        </w:rPr>
        <w:t xml:space="preserve"> </w:t>
      </w:r>
      <w:r w:rsidR="002B1B5E" w:rsidRPr="00453F0F">
        <w:rPr>
          <w:spacing w:val="-3"/>
          <w:w w:val="110"/>
        </w:rPr>
        <w:t>self-</w:t>
      </w:r>
      <w:del w:id="1296" w:author="Patrick Tang" w:date="2021-06-29T15:30:00Z">
        <w:r w:rsidR="002B1B5E" w:rsidRPr="00453F0F" w:rsidDel="0037648B">
          <w:rPr>
            <w:spacing w:val="-3"/>
            <w:w w:val="110"/>
          </w:rPr>
          <w:delText xml:space="preserve"> </w:delText>
        </w:r>
      </w:del>
      <w:r w:rsidR="002B1B5E" w:rsidRPr="00453F0F">
        <w:rPr>
          <w:w w:val="105"/>
        </w:rPr>
        <w:t>healing</w:t>
      </w:r>
      <w:r w:rsidR="002B1B5E" w:rsidRPr="00453F0F">
        <w:rPr>
          <w:spacing w:val="-18"/>
          <w:w w:val="105"/>
        </w:rPr>
        <w:t xml:space="preserve"> </w:t>
      </w:r>
      <w:r w:rsidR="002B1B5E" w:rsidRPr="00453F0F">
        <w:rPr>
          <w:w w:val="105"/>
        </w:rPr>
        <w:t>that</w:t>
      </w:r>
      <w:r w:rsidR="002B1B5E" w:rsidRPr="00453F0F">
        <w:rPr>
          <w:spacing w:val="-18"/>
          <w:w w:val="105"/>
        </w:rPr>
        <w:t xml:space="preserve"> </w:t>
      </w:r>
      <w:del w:id="1297" w:author="Patrick Tang" w:date="2021-06-29T15:30:00Z">
        <w:r w:rsidR="002B1B5E" w:rsidRPr="00453F0F" w:rsidDel="0037648B">
          <w:rPr>
            <w:w w:val="105"/>
          </w:rPr>
          <w:delText>corresponds</w:delText>
        </w:r>
        <w:r w:rsidR="002B1B5E" w:rsidRPr="00453F0F" w:rsidDel="0037648B">
          <w:rPr>
            <w:spacing w:val="-18"/>
            <w:w w:val="105"/>
          </w:rPr>
          <w:delText xml:space="preserve"> </w:delText>
        </w:r>
      </w:del>
      <w:ins w:id="1298" w:author="Patrick Tang" w:date="2021-06-29T15:30:00Z">
        <w:r w:rsidR="0037648B" w:rsidRPr="00453F0F">
          <w:rPr>
            <w:w w:val="105"/>
          </w:rPr>
          <w:t>correspond</w:t>
        </w:r>
        <w:r w:rsidR="0037648B">
          <w:rPr>
            <w:w w:val="105"/>
          </w:rPr>
          <w:t>ed</w:t>
        </w:r>
        <w:r w:rsidR="0037648B" w:rsidRPr="00453F0F">
          <w:rPr>
            <w:spacing w:val="-18"/>
            <w:w w:val="105"/>
          </w:rPr>
          <w:t xml:space="preserve"> </w:t>
        </w:r>
      </w:ins>
      <w:r w:rsidR="002B1B5E" w:rsidRPr="00453F0F">
        <w:rPr>
          <w:w w:val="105"/>
        </w:rPr>
        <w:t>to</w:t>
      </w:r>
      <w:r w:rsidR="002B1B5E" w:rsidRPr="00453F0F">
        <w:rPr>
          <w:spacing w:val="-17"/>
          <w:w w:val="105"/>
        </w:rPr>
        <w:t xml:space="preserve"> </w:t>
      </w:r>
      <w:r w:rsidR="002B1B5E" w:rsidRPr="00453F0F">
        <w:rPr>
          <w:i/>
          <w:spacing w:val="3"/>
          <w:w w:val="105"/>
        </w:rPr>
        <w:t>x</w:t>
      </w:r>
      <w:r w:rsidR="002B1B5E" w:rsidRPr="00BE3340">
        <w:rPr>
          <w:i/>
          <w:spacing w:val="3"/>
          <w:w w:val="105"/>
          <w:vertAlign w:val="subscript"/>
          <w:rPrChange w:id="1299" w:author="Patrick Tang" w:date="2021-06-25T17:28:00Z">
            <w:rPr>
              <w:rFonts w:ascii="Bookman Old Style"/>
              <w:i/>
              <w:spacing w:val="3"/>
              <w:w w:val="105"/>
              <w:vertAlign w:val="subscript"/>
            </w:rPr>
          </w:rPrChange>
        </w:rPr>
        <w:t>i</w:t>
      </w:r>
      <w:r w:rsidR="002B1B5E" w:rsidRPr="00BE3340">
        <w:rPr>
          <w:spacing w:val="3"/>
          <w:w w:val="105"/>
        </w:rPr>
        <w:t>.</w:t>
      </w:r>
      <w:r w:rsidR="002B1B5E" w:rsidRPr="00BE3340">
        <w:rPr>
          <w:spacing w:val="-2"/>
          <w:w w:val="105"/>
        </w:rPr>
        <w:t xml:space="preserve"> </w:t>
      </w:r>
      <w:r w:rsidR="002B1B5E" w:rsidRPr="00A97774">
        <w:rPr>
          <w:w w:val="105"/>
        </w:rPr>
        <w:t>The</w:t>
      </w:r>
      <w:r w:rsidR="002B1B5E" w:rsidRPr="00A97774">
        <w:rPr>
          <w:spacing w:val="-17"/>
          <w:w w:val="105"/>
        </w:rPr>
        <w:t xml:space="preserve"> </w:t>
      </w:r>
      <w:r w:rsidR="002B1B5E" w:rsidRPr="00A97774">
        <w:rPr>
          <w:w w:val="105"/>
        </w:rPr>
        <w:t>SVR</w:t>
      </w:r>
      <w:r w:rsidR="002B1B5E" w:rsidRPr="00453F0F">
        <w:rPr>
          <w:spacing w:val="-18"/>
          <w:w w:val="105"/>
        </w:rPr>
        <w:t xml:space="preserve"> </w:t>
      </w:r>
      <w:del w:id="1300" w:author="Patrick Tang" w:date="2021-06-29T16:24:00Z">
        <w:r w:rsidR="002B1B5E" w:rsidRPr="00453F0F" w:rsidDel="00DF51F4">
          <w:rPr>
            <w:w w:val="105"/>
          </w:rPr>
          <w:delText>aims</w:delText>
        </w:r>
        <w:r w:rsidR="002B1B5E" w:rsidRPr="00453F0F" w:rsidDel="00DF51F4">
          <w:rPr>
            <w:spacing w:val="-18"/>
            <w:w w:val="105"/>
          </w:rPr>
          <w:delText xml:space="preserve"> </w:delText>
        </w:r>
      </w:del>
      <w:ins w:id="1301" w:author="Patrick Tang" w:date="2021-06-29T16:24:00Z">
        <w:r w:rsidR="00DF51F4" w:rsidRPr="00453F0F">
          <w:rPr>
            <w:w w:val="105"/>
          </w:rPr>
          <w:t>aim</w:t>
        </w:r>
        <w:r w:rsidR="00DF51F4">
          <w:rPr>
            <w:w w:val="105"/>
          </w:rPr>
          <w:t>ed</w:t>
        </w:r>
        <w:r w:rsidR="00DF51F4" w:rsidRPr="00453F0F">
          <w:rPr>
            <w:spacing w:val="-18"/>
            <w:w w:val="105"/>
          </w:rPr>
          <w:t xml:space="preserve"> </w:t>
        </w:r>
      </w:ins>
      <w:r w:rsidR="002B1B5E" w:rsidRPr="00453F0F">
        <w:rPr>
          <w:w w:val="105"/>
        </w:rPr>
        <w:t>to</w:t>
      </w:r>
      <w:r w:rsidR="002B1B5E" w:rsidRPr="00453F0F">
        <w:rPr>
          <w:spacing w:val="-17"/>
          <w:w w:val="105"/>
        </w:rPr>
        <w:t xml:space="preserve"> </w:t>
      </w:r>
      <w:r w:rsidR="002B1B5E" w:rsidRPr="00453F0F">
        <w:rPr>
          <w:w w:val="105"/>
        </w:rPr>
        <w:t>seek</w:t>
      </w:r>
      <w:r w:rsidR="002B1B5E" w:rsidRPr="00453F0F">
        <w:rPr>
          <w:spacing w:val="-18"/>
          <w:w w:val="105"/>
        </w:rPr>
        <w:t xml:space="preserve"> </w:t>
      </w:r>
      <w:r w:rsidR="002B1B5E" w:rsidRPr="00453F0F">
        <w:rPr>
          <w:w w:val="105"/>
        </w:rPr>
        <w:t>a</w:t>
      </w:r>
      <w:ins w:id="1302" w:author="Patrick Tang" w:date="2021-06-29T15:31:00Z">
        <w:r w:rsidR="0037648B">
          <w:rPr>
            <w:w w:val="105"/>
          </w:rPr>
          <w:t>n</w:t>
        </w:r>
      </w:ins>
      <w:r w:rsidR="002B1B5E" w:rsidRPr="00453F0F">
        <w:rPr>
          <w:spacing w:val="-18"/>
          <w:w w:val="105"/>
        </w:rPr>
        <w:t xml:space="preserve"> </w:t>
      </w:r>
      <w:r w:rsidR="002B1B5E" w:rsidRPr="00453F0F">
        <w:rPr>
          <w:w w:val="105"/>
        </w:rPr>
        <w:t>optimum</w:t>
      </w:r>
      <w:r w:rsidR="002B1B5E" w:rsidRPr="00453F0F">
        <w:rPr>
          <w:spacing w:val="-17"/>
          <w:w w:val="105"/>
        </w:rPr>
        <w:t xml:space="preserve"> </w:t>
      </w:r>
      <w:r w:rsidR="002B1B5E" w:rsidRPr="00453F0F">
        <w:rPr>
          <w:w w:val="105"/>
        </w:rPr>
        <w:t>regression</w:t>
      </w:r>
      <w:r w:rsidR="002B1B5E" w:rsidRPr="00453F0F">
        <w:rPr>
          <w:spacing w:val="-18"/>
          <w:w w:val="105"/>
        </w:rPr>
        <w:t xml:space="preserve"> </w:t>
      </w:r>
      <w:r w:rsidR="002B1B5E" w:rsidRPr="00453F0F">
        <w:rPr>
          <w:w w:val="105"/>
        </w:rPr>
        <w:t>function</w:t>
      </w:r>
      <w:r w:rsidR="002B1B5E" w:rsidRPr="00453F0F">
        <w:rPr>
          <w:spacing w:val="-18"/>
          <w:w w:val="105"/>
        </w:rPr>
        <w:t xml:space="preserve"> </w:t>
      </w:r>
      <w:r w:rsidR="002B1B5E" w:rsidRPr="00453F0F">
        <w:rPr>
          <w:i/>
          <w:w w:val="105"/>
        </w:rPr>
        <w:t>f</w:t>
      </w:r>
      <w:r w:rsidR="002B1B5E" w:rsidRPr="00453F0F">
        <w:rPr>
          <w:i/>
          <w:spacing w:val="-42"/>
          <w:w w:val="105"/>
        </w:rPr>
        <w:t xml:space="preserve"> </w:t>
      </w:r>
      <w:r w:rsidR="002B1B5E" w:rsidRPr="00BE3340">
        <w:rPr>
          <w:w w:val="105"/>
          <w:rPrChange w:id="1303" w:author="Patrick Tang" w:date="2021-06-25T17:28:00Z">
            <w:rPr>
              <w:rFonts w:ascii="Garamond"/>
              <w:w w:val="105"/>
            </w:rPr>
          </w:rPrChange>
        </w:rPr>
        <w:t>(</w:t>
      </w:r>
      <w:r w:rsidR="002B1B5E" w:rsidRPr="00BE3340">
        <w:rPr>
          <w:i/>
          <w:w w:val="105"/>
        </w:rPr>
        <w:t>x</w:t>
      </w:r>
      <w:r w:rsidR="002B1B5E" w:rsidRPr="00BE3340">
        <w:rPr>
          <w:w w:val="105"/>
          <w:rPrChange w:id="1304" w:author="Patrick Tang" w:date="2021-06-25T17:28:00Z">
            <w:rPr>
              <w:rFonts w:ascii="Garamond"/>
              <w:w w:val="105"/>
            </w:rPr>
          </w:rPrChange>
        </w:rPr>
        <w:t>)</w:t>
      </w:r>
      <w:r w:rsidR="002B1B5E" w:rsidRPr="00BE3340">
        <w:rPr>
          <w:spacing w:val="-18"/>
          <w:w w:val="105"/>
          <w:rPrChange w:id="1305" w:author="Patrick Tang" w:date="2021-06-25T17:28:00Z">
            <w:rPr>
              <w:rFonts w:ascii="Garamond"/>
              <w:spacing w:val="-18"/>
              <w:w w:val="105"/>
            </w:rPr>
          </w:rPrChange>
        </w:rPr>
        <w:t xml:space="preserve"> </w:t>
      </w:r>
      <w:r w:rsidR="002B1B5E" w:rsidRPr="00BE3340">
        <w:rPr>
          <w:w w:val="105"/>
        </w:rPr>
        <w:t>with</w:t>
      </w:r>
      <w:r w:rsidR="002B1B5E" w:rsidRPr="00BE3340">
        <w:rPr>
          <w:spacing w:val="-17"/>
          <w:w w:val="105"/>
        </w:rPr>
        <w:t xml:space="preserve"> </w:t>
      </w:r>
      <w:del w:id="1306" w:author="Patrick Tang" w:date="2021-06-29T15:31:00Z">
        <w:r w:rsidR="002B1B5E" w:rsidRPr="00A97774" w:rsidDel="0037648B">
          <w:rPr>
            <w:w w:val="105"/>
          </w:rPr>
          <w:delText xml:space="preserve">minimized </w:delText>
        </w:r>
      </w:del>
      <w:ins w:id="1307" w:author="Patrick Tang" w:date="2021-06-29T15:31:00Z">
        <w:r w:rsidR="0037648B" w:rsidRPr="00A97774">
          <w:rPr>
            <w:w w:val="105"/>
          </w:rPr>
          <w:t>minim</w:t>
        </w:r>
        <w:r w:rsidR="0037648B">
          <w:rPr>
            <w:w w:val="105"/>
          </w:rPr>
          <w:t>al</w:t>
        </w:r>
        <w:r w:rsidR="0037648B" w:rsidRPr="00A97774">
          <w:rPr>
            <w:w w:val="105"/>
          </w:rPr>
          <w:t xml:space="preserve"> </w:t>
        </w:r>
      </w:ins>
      <w:r w:rsidR="002B1B5E" w:rsidRPr="00A97774">
        <w:rPr>
          <w:w w:val="110"/>
        </w:rPr>
        <w:t>empirical</w:t>
      </w:r>
      <w:r w:rsidR="002B1B5E" w:rsidRPr="00A97774">
        <w:rPr>
          <w:spacing w:val="-11"/>
          <w:w w:val="110"/>
        </w:rPr>
        <w:t xml:space="preserve"> </w:t>
      </w:r>
      <w:r w:rsidR="002B1B5E" w:rsidRPr="00453F0F">
        <w:rPr>
          <w:w w:val="110"/>
        </w:rPr>
        <w:t>risk,</w:t>
      </w:r>
      <w:r w:rsidR="002B1B5E" w:rsidRPr="00453F0F">
        <w:rPr>
          <w:spacing w:val="-11"/>
          <w:w w:val="110"/>
        </w:rPr>
        <w:t xml:space="preserve"> </w:t>
      </w:r>
      <w:del w:id="1308" w:author="Patrick Tang" w:date="2021-06-29T15:35:00Z">
        <w:r w:rsidR="002B1B5E" w:rsidRPr="00453F0F" w:rsidDel="0037648B">
          <w:rPr>
            <w:w w:val="110"/>
          </w:rPr>
          <w:delText>which</w:delText>
        </w:r>
        <w:r w:rsidR="002B1B5E" w:rsidRPr="00453F0F" w:rsidDel="0037648B">
          <w:rPr>
            <w:spacing w:val="-11"/>
            <w:w w:val="110"/>
          </w:rPr>
          <w:delText xml:space="preserve"> </w:delText>
        </w:r>
        <w:r w:rsidR="002B1B5E" w:rsidRPr="00453F0F" w:rsidDel="0037648B">
          <w:rPr>
            <w:w w:val="110"/>
          </w:rPr>
          <w:delText>can</w:delText>
        </w:r>
        <w:r w:rsidR="002B1B5E" w:rsidRPr="00453F0F" w:rsidDel="0037648B">
          <w:rPr>
            <w:spacing w:val="-11"/>
            <w:w w:val="110"/>
          </w:rPr>
          <w:delText xml:space="preserve"> </w:delText>
        </w:r>
        <w:r w:rsidR="002B1B5E" w:rsidRPr="00453F0F" w:rsidDel="0037648B">
          <w:rPr>
            <w:w w:val="110"/>
          </w:rPr>
          <w:delText>be</w:delText>
        </w:r>
      </w:del>
      <w:ins w:id="1309" w:author="Patrick Tang" w:date="2021-06-29T15:35:00Z">
        <w:r w:rsidR="0037648B">
          <w:rPr>
            <w:w w:val="110"/>
          </w:rPr>
          <w:t>as</w:t>
        </w:r>
      </w:ins>
      <w:r w:rsidR="002B1B5E" w:rsidRPr="00453F0F">
        <w:rPr>
          <w:spacing w:val="-10"/>
          <w:w w:val="110"/>
        </w:rPr>
        <w:t xml:space="preserve"> </w:t>
      </w:r>
      <w:r w:rsidR="002B1B5E" w:rsidRPr="00453F0F">
        <w:rPr>
          <w:w w:val="110"/>
        </w:rPr>
        <w:t>expressed</w:t>
      </w:r>
      <w:r w:rsidR="002B1B5E" w:rsidRPr="00453F0F">
        <w:rPr>
          <w:spacing w:val="-11"/>
          <w:w w:val="110"/>
        </w:rPr>
        <w:t xml:space="preserve"> </w:t>
      </w:r>
      <w:r w:rsidR="002B1B5E" w:rsidRPr="00453F0F">
        <w:rPr>
          <w:w w:val="110"/>
        </w:rPr>
        <w:t>as</w:t>
      </w:r>
      <w:r w:rsidR="002B1B5E" w:rsidRPr="00453F0F">
        <w:rPr>
          <w:spacing w:val="-11"/>
          <w:w w:val="110"/>
        </w:rPr>
        <w:t xml:space="preserve"> </w:t>
      </w:r>
      <w:r w:rsidR="002B1B5E" w:rsidRPr="00453F0F">
        <w:rPr>
          <w:w w:val="110"/>
        </w:rPr>
        <w:t>follow:</w:t>
      </w:r>
    </w:p>
    <w:p w14:paraId="5C74B18C" w14:textId="77777777" w:rsidR="00B40315" w:rsidRPr="00453F0F" w:rsidRDefault="00B40315">
      <w:pPr>
        <w:pStyle w:val="BodyText"/>
        <w:rPr>
          <w:sz w:val="26"/>
        </w:rPr>
      </w:pPr>
    </w:p>
    <w:p w14:paraId="03CC3A34" w14:textId="77777777" w:rsidR="00B40315" w:rsidRPr="00A97774" w:rsidRDefault="002B1B5E">
      <w:pPr>
        <w:tabs>
          <w:tab w:val="left" w:pos="4641"/>
          <w:tab w:val="left" w:pos="5247"/>
          <w:tab w:val="left" w:pos="9268"/>
        </w:tabs>
        <w:spacing w:before="197"/>
        <w:ind w:left="117" w:firstLine="2677"/>
      </w:pPr>
      <w:r w:rsidRPr="00453F0F">
        <w:rPr>
          <w:i/>
          <w:w w:val="145"/>
        </w:rPr>
        <w:t xml:space="preserve">f </w:t>
      </w:r>
      <w:r w:rsidRPr="00BE3340">
        <w:rPr>
          <w:rFonts w:eastAsia="Garamond"/>
          <w:w w:val="115"/>
          <w:rPrChange w:id="1310" w:author="Patrick Tang" w:date="2021-06-25T17:28:00Z">
            <w:rPr>
              <w:rFonts w:ascii="Garamond" w:eastAsia="Garamond" w:hAnsi="Garamond" w:cs="Garamond"/>
              <w:w w:val="115"/>
            </w:rPr>
          </w:rPrChange>
        </w:rPr>
        <w:t>(</w:t>
      </w:r>
      <w:r w:rsidRPr="00BE3340">
        <w:rPr>
          <w:i/>
          <w:w w:val="115"/>
        </w:rPr>
        <w:t>x</w:t>
      </w:r>
      <w:r w:rsidRPr="00BE3340">
        <w:rPr>
          <w:rFonts w:eastAsia="Garamond"/>
          <w:w w:val="115"/>
          <w:rPrChange w:id="1311" w:author="Patrick Tang" w:date="2021-06-25T17:28:00Z">
            <w:rPr>
              <w:rFonts w:ascii="Garamond" w:eastAsia="Garamond" w:hAnsi="Garamond" w:cs="Garamond"/>
              <w:w w:val="115"/>
            </w:rPr>
          </w:rPrChange>
        </w:rPr>
        <w:t xml:space="preserve">) </w:t>
      </w:r>
      <w:r w:rsidRPr="00BE3340">
        <w:rPr>
          <w:rFonts w:eastAsia="Garamond"/>
          <w:w w:val="105"/>
          <w:rPrChange w:id="1312" w:author="Patrick Tang" w:date="2021-06-25T17:28:00Z">
            <w:rPr>
              <w:rFonts w:ascii="Garamond" w:eastAsia="Garamond" w:hAnsi="Garamond" w:cs="Garamond"/>
              <w:w w:val="105"/>
            </w:rPr>
          </w:rPrChange>
        </w:rPr>
        <w:t xml:space="preserve">= </w:t>
      </w:r>
      <w:r w:rsidRPr="00BE3340">
        <w:rPr>
          <w:rFonts w:ascii="Cambria Math" w:eastAsia="Cambria" w:hAnsi="Cambria Math" w:cs="Cambria Math"/>
          <w:w w:val="105"/>
          <w:rPrChange w:id="1313" w:author="Patrick Tang" w:date="2021-06-25T17:28:00Z">
            <w:rPr>
              <w:rFonts w:ascii="Cambria" w:eastAsia="Cambria" w:hAnsi="Cambria" w:cs="Cambria"/>
              <w:w w:val="105"/>
            </w:rPr>
          </w:rPrChange>
        </w:rPr>
        <w:t>⟨</w:t>
      </w:r>
      <w:r w:rsidRPr="00BE3340">
        <w:rPr>
          <w:i/>
          <w:w w:val="105"/>
        </w:rPr>
        <w:t>w, x</w:t>
      </w:r>
      <w:r w:rsidRPr="00BE3340">
        <w:rPr>
          <w:rFonts w:ascii="Cambria Math" w:eastAsia="Cambria" w:hAnsi="Cambria Math" w:cs="Cambria Math"/>
          <w:w w:val="105"/>
          <w:rPrChange w:id="1314" w:author="Patrick Tang" w:date="2021-06-25T17:28:00Z">
            <w:rPr>
              <w:rFonts w:ascii="Cambria" w:eastAsia="Cambria" w:hAnsi="Cambria" w:cs="Cambria"/>
              <w:w w:val="105"/>
            </w:rPr>
          </w:rPrChange>
        </w:rPr>
        <w:t>⟩</w:t>
      </w:r>
      <w:r w:rsidRPr="00BE3340">
        <w:rPr>
          <w:rFonts w:eastAsia="Cambria"/>
          <w:spacing w:val="-31"/>
          <w:w w:val="105"/>
          <w:rPrChange w:id="1315" w:author="Patrick Tang" w:date="2021-06-25T17:28:00Z">
            <w:rPr>
              <w:rFonts w:ascii="Cambria" w:eastAsia="Cambria" w:hAnsi="Cambria" w:cs="Cambria"/>
              <w:spacing w:val="-31"/>
              <w:w w:val="105"/>
            </w:rPr>
          </w:rPrChange>
        </w:rPr>
        <w:t xml:space="preserve"> </w:t>
      </w:r>
      <w:r w:rsidRPr="00BE3340">
        <w:rPr>
          <w:rFonts w:eastAsia="Garamond"/>
          <w:w w:val="105"/>
          <w:rPrChange w:id="1316" w:author="Patrick Tang" w:date="2021-06-25T17:28:00Z">
            <w:rPr>
              <w:rFonts w:ascii="Garamond" w:eastAsia="Garamond" w:hAnsi="Garamond" w:cs="Garamond"/>
              <w:w w:val="105"/>
            </w:rPr>
          </w:rPrChange>
        </w:rPr>
        <w:t>+</w:t>
      </w:r>
      <w:r w:rsidRPr="00BE3340">
        <w:rPr>
          <w:rFonts w:eastAsia="Garamond"/>
          <w:spacing w:val="1"/>
          <w:w w:val="105"/>
          <w:rPrChange w:id="1317" w:author="Patrick Tang" w:date="2021-06-25T17:28:00Z">
            <w:rPr>
              <w:rFonts w:ascii="Garamond" w:eastAsia="Garamond" w:hAnsi="Garamond" w:cs="Garamond"/>
              <w:spacing w:val="1"/>
              <w:w w:val="105"/>
            </w:rPr>
          </w:rPrChange>
        </w:rPr>
        <w:t xml:space="preserve"> </w:t>
      </w:r>
      <w:r w:rsidRPr="00BE3340">
        <w:rPr>
          <w:i/>
          <w:w w:val="105"/>
        </w:rPr>
        <w:t>b</w:t>
      </w:r>
      <w:r w:rsidRPr="00BE3340">
        <w:rPr>
          <w:i/>
          <w:w w:val="105"/>
        </w:rPr>
        <w:tab/>
      </w:r>
      <w:r w:rsidRPr="00BE3340">
        <w:rPr>
          <w:w w:val="105"/>
        </w:rPr>
        <w:t>with</w:t>
      </w:r>
      <w:r w:rsidRPr="00BE3340">
        <w:rPr>
          <w:w w:val="105"/>
        </w:rPr>
        <w:tab/>
      </w:r>
      <w:r w:rsidRPr="00A97774">
        <w:rPr>
          <w:i/>
          <w:w w:val="105"/>
        </w:rPr>
        <w:t xml:space="preserve">w </w:t>
      </w:r>
      <w:r w:rsidRPr="00BE3340">
        <w:rPr>
          <w:rFonts w:ascii="Cambria Math" w:eastAsia="Cambria" w:hAnsi="Cambria Math" w:cs="Cambria Math"/>
          <w:w w:val="105"/>
          <w:rPrChange w:id="1318" w:author="Patrick Tang" w:date="2021-06-25T17:28:00Z">
            <w:rPr>
              <w:rFonts w:ascii="Cambria" w:eastAsia="Cambria" w:hAnsi="Cambria" w:cs="Cambria"/>
              <w:w w:val="105"/>
            </w:rPr>
          </w:rPrChange>
        </w:rPr>
        <w:t>∈</w:t>
      </w:r>
      <w:r w:rsidRPr="00BE3340">
        <w:rPr>
          <w:rFonts w:eastAsia="Cambria"/>
          <w:w w:val="105"/>
          <w:rPrChange w:id="1319" w:author="Patrick Tang" w:date="2021-06-25T17:28:00Z">
            <w:rPr>
              <w:rFonts w:ascii="Cambria" w:eastAsia="Cambria" w:hAnsi="Cambria" w:cs="Cambria"/>
              <w:w w:val="105"/>
            </w:rPr>
          </w:rPrChange>
        </w:rPr>
        <w:t xml:space="preserve"> </w:t>
      </w:r>
      <w:r w:rsidRPr="00BE3340">
        <w:rPr>
          <w:i/>
          <w:spacing w:val="9"/>
          <w:w w:val="105"/>
        </w:rPr>
        <w:t xml:space="preserve">T, </w:t>
      </w:r>
      <w:r w:rsidRPr="00BE3340">
        <w:rPr>
          <w:i/>
          <w:w w:val="105"/>
        </w:rPr>
        <w:t>b</w:t>
      </w:r>
      <w:r w:rsidRPr="00A97774">
        <w:rPr>
          <w:i/>
          <w:spacing w:val="-13"/>
          <w:w w:val="105"/>
        </w:rPr>
        <w:t xml:space="preserve"> </w:t>
      </w:r>
      <w:r w:rsidRPr="00BE3340">
        <w:rPr>
          <w:rFonts w:ascii="Cambria Math" w:eastAsia="Cambria" w:hAnsi="Cambria Math" w:cs="Cambria Math"/>
          <w:w w:val="105"/>
          <w:rPrChange w:id="1320" w:author="Patrick Tang" w:date="2021-06-25T17:28:00Z">
            <w:rPr>
              <w:rFonts w:ascii="Cambria" w:eastAsia="Cambria" w:hAnsi="Cambria" w:cs="Cambria"/>
              <w:w w:val="105"/>
            </w:rPr>
          </w:rPrChange>
        </w:rPr>
        <w:t>∈</w:t>
      </w:r>
      <w:r w:rsidRPr="00BE3340">
        <w:rPr>
          <w:rFonts w:eastAsia="Cambria"/>
          <w:spacing w:val="9"/>
          <w:w w:val="105"/>
          <w:rPrChange w:id="1321" w:author="Patrick Tang" w:date="2021-06-25T17:28:00Z">
            <w:rPr>
              <w:rFonts w:ascii="Cambria" w:eastAsia="Cambria" w:hAnsi="Cambria" w:cs="Cambria"/>
              <w:spacing w:val="9"/>
              <w:w w:val="105"/>
            </w:rPr>
          </w:rPrChange>
        </w:rPr>
        <w:t xml:space="preserve"> </w:t>
      </w:r>
      <w:r w:rsidRPr="00BE3340">
        <w:rPr>
          <w:i/>
          <w:w w:val="115"/>
        </w:rPr>
        <w:t>R</w:t>
      </w:r>
      <w:r w:rsidRPr="00BE3340">
        <w:rPr>
          <w:i/>
          <w:w w:val="115"/>
        </w:rPr>
        <w:tab/>
      </w:r>
      <w:r w:rsidRPr="00BE3340">
        <w:rPr>
          <w:w w:val="105"/>
        </w:rPr>
        <w:t>(3)</w:t>
      </w:r>
    </w:p>
    <w:p w14:paraId="4CE19769" w14:textId="415A65C0" w:rsidR="00B40315" w:rsidRPr="00BE3340" w:rsidRDefault="008E6C9D">
      <w:pPr>
        <w:pStyle w:val="BodyText"/>
        <w:spacing w:before="227" w:line="256" w:lineRule="auto"/>
        <w:ind w:left="117" w:right="595"/>
        <w:jc w:val="both"/>
      </w:pPr>
      <w:r>
        <w:pict w14:anchorId="0E6C260D">
          <v:shape id="_x0000_s1329" type="#_x0000_t202" style="position:absolute;left:0;text-align:left;margin-left:100.55pt;margin-top:13.15pt;width:19.4pt;height:18.95pt;z-index:-251694592;mso-position-horizontal-relative:page" filled="f" stroked="f">
            <v:textbox inset="0,0,0,0">
              <w:txbxContent>
                <w:p w14:paraId="008E8212" w14:textId="77777777" w:rsidR="002E35F5" w:rsidRDefault="002E35F5">
                  <w:pPr>
                    <w:pStyle w:val="BodyText"/>
                    <w:spacing w:line="218" w:lineRule="exact"/>
                    <w:rPr>
                      <w:rFonts w:ascii="Cambria" w:eastAsia="Cambria" w:hAnsi="Cambria" w:cs="Cambria"/>
                    </w:rPr>
                  </w:pPr>
                  <w:r>
                    <w:rPr>
                      <w:rFonts w:ascii="Cambria" w:eastAsia="Cambria" w:hAnsi="Cambria" w:cs="Cambria"/>
                      <w:w w:val="105"/>
                    </w:rPr>
                    <w:t xml:space="preserve">⟨· </w:t>
                  </w:r>
                  <w:r>
                    <w:rPr>
                      <w:rFonts w:ascii="Cambria" w:eastAsia="Cambria" w:hAnsi="Cambria" w:cs="Cambria"/>
                      <w:spacing w:val="-10"/>
                      <w:w w:val="105"/>
                    </w:rPr>
                    <w:t>·⟩</w:t>
                  </w:r>
                </w:p>
              </w:txbxContent>
            </v:textbox>
            <w10:wrap anchorx="page"/>
          </v:shape>
        </w:pict>
      </w:r>
      <w:proofErr w:type="gramStart"/>
      <w:r w:rsidR="002B1B5E" w:rsidRPr="00BE3340">
        <w:t xml:space="preserve">where  </w:t>
      </w:r>
      <w:r w:rsidR="002B1B5E" w:rsidRPr="00BE3340">
        <w:rPr>
          <w:i/>
        </w:rPr>
        <w:t>,</w:t>
      </w:r>
      <w:proofErr w:type="gramEnd"/>
      <w:r w:rsidR="002B1B5E" w:rsidRPr="00BE3340">
        <w:rPr>
          <w:i/>
        </w:rPr>
        <w:t xml:space="preserve">  </w:t>
      </w:r>
      <w:ins w:id="1322" w:author="Patrick Tang" w:date="2021-06-29T15:39:00Z">
        <w:r w:rsidR="00DF51F4">
          <w:rPr>
            <w:i/>
          </w:rPr>
          <w:t xml:space="preserve"> </w:t>
        </w:r>
        <w:r w:rsidR="00C71170" w:rsidRPr="002B568D">
          <w:t>wa</w:t>
        </w:r>
        <w:r w:rsidR="0037648B" w:rsidRPr="0037648B">
          <w:rPr>
            <w:rPrChange w:id="1323" w:author="Patrick Tang" w:date="2021-06-29T15:39:00Z">
              <w:rPr>
                <w:i/>
              </w:rPr>
            </w:rPrChange>
          </w:rPr>
          <w:t>s</w:t>
        </w:r>
        <w:r w:rsidR="0037648B">
          <w:rPr>
            <w:i/>
          </w:rPr>
          <w:t xml:space="preserve"> </w:t>
        </w:r>
      </w:ins>
      <w:del w:id="1324" w:author="Patrick Tang" w:date="2021-06-29T15:36:00Z">
        <w:r w:rsidR="002B1B5E" w:rsidRPr="00A97774" w:rsidDel="0037648B">
          <w:delText xml:space="preserve">denotes </w:delText>
        </w:r>
      </w:del>
      <w:ins w:id="1325" w:author="Patrick Tang" w:date="2021-06-29T15:36:00Z">
        <w:r w:rsidR="0037648B" w:rsidRPr="00A97774">
          <w:t>denote</w:t>
        </w:r>
        <w:r w:rsidR="0037648B">
          <w:t>d</w:t>
        </w:r>
        <w:r w:rsidR="0037648B" w:rsidRPr="00A97774">
          <w:t xml:space="preserve"> </w:t>
        </w:r>
      </w:ins>
      <w:ins w:id="1326" w:author="Patrick Tang" w:date="2021-06-29T15:39:00Z">
        <w:r w:rsidR="0037648B">
          <w:t xml:space="preserve">as </w:t>
        </w:r>
      </w:ins>
      <w:r w:rsidR="002B1B5E" w:rsidRPr="00A97774">
        <w:t xml:space="preserve">the dot product in </w:t>
      </w:r>
      <w:r w:rsidR="002B1B5E" w:rsidRPr="00A97774">
        <w:rPr>
          <w:i/>
        </w:rPr>
        <w:t xml:space="preserve">T </w:t>
      </w:r>
      <w:r w:rsidR="002B1B5E" w:rsidRPr="00A97774">
        <w:t xml:space="preserve">, </w:t>
      </w:r>
      <w:r w:rsidR="002B1B5E" w:rsidRPr="00453F0F">
        <w:rPr>
          <w:i/>
        </w:rPr>
        <w:t xml:space="preserve">w </w:t>
      </w:r>
      <w:r w:rsidR="002B1B5E" w:rsidRPr="00453F0F">
        <w:t xml:space="preserve">and </w:t>
      </w:r>
      <w:r w:rsidR="002B1B5E" w:rsidRPr="00453F0F">
        <w:rPr>
          <w:i/>
        </w:rPr>
        <w:t xml:space="preserve">b </w:t>
      </w:r>
      <w:del w:id="1327" w:author="Patrick Tang" w:date="2021-06-29T15:35:00Z">
        <w:r w:rsidR="002B1B5E" w:rsidRPr="00453F0F" w:rsidDel="0037648B">
          <w:delText xml:space="preserve">are </w:delText>
        </w:r>
      </w:del>
      <w:ins w:id="1328" w:author="Patrick Tang" w:date="2021-06-29T15:35:00Z">
        <w:r w:rsidR="0037648B">
          <w:t>we</w:t>
        </w:r>
        <w:r w:rsidR="0037648B" w:rsidRPr="00453F0F">
          <w:t xml:space="preserve">re </w:t>
        </w:r>
      </w:ins>
      <w:r w:rsidR="002B1B5E" w:rsidRPr="00453F0F">
        <w:t xml:space="preserve">the </w:t>
      </w:r>
      <w:commentRangeStart w:id="1329"/>
      <w:r w:rsidR="002B1B5E" w:rsidRPr="00453F0F">
        <w:t xml:space="preserve">weight </w:t>
      </w:r>
      <w:commentRangeEnd w:id="1329"/>
      <w:r w:rsidR="0037648B">
        <w:rPr>
          <w:rStyle w:val="CommentReference"/>
        </w:rPr>
        <w:commentReference w:id="1329"/>
      </w:r>
      <w:r w:rsidR="002B1B5E" w:rsidRPr="00453F0F">
        <w:t>vector and bias value</w:t>
      </w:r>
      <w:ins w:id="1330" w:author="Patrick Tang" w:date="2021-06-29T16:02:00Z">
        <w:r w:rsidR="002B568D">
          <w:t>, respectively, and they</w:t>
        </w:r>
      </w:ins>
      <w:r w:rsidR="002B1B5E" w:rsidRPr="00453F0F">
        <w:t xml:space="preserve"> which </w:t>
      </w:r>
      <w:del w:id="1331" w:author="Patrick Tang" w:date="2021-06-29T15:35:00Z">
        <w:r w:rsidR="002B1B5E" w:rsidRPr="00453F0F" w:rsidDel="0037648B">
          <w:delText xml:space="preserve">are </w:delText>
        </w:r>
      </w:del>
      <w:ins w:id="1332" w:author="Patrick Tang" w:date="2021-06-29T15:35:00Z">
        <w:r w:rsidR="0037648B">
          <w:t>we</w:t>
        </w:r>
        <w:r w:rsidR="0037648B" w:rsidRPr="00453F0F">
          <w:t xml:space="preserve">re </w:t>
        </w:r>
      </w:ins>
      <w:r w:rsidR="002B1B5E" w:rsidRPr="00453F0F">
        <w:t>estimated by</w:t>
      </w:r>
      <w:r w:rsidR="002B1B5E" w:rsidRPr="00453F0F">
        <w:rPr>
          <w:spacing w:val="-9"/>
        </w:rPr>
        <w:t xml:space="preserve"> </w:t>
      </w:r>
      <w:r w:rsidR="002B1B5E" w:rsidRPr="00453F0F">
        <w:t>minimizing</w:t>
      </w:r>
      <w:r w:rsidR="002B1B5E" w:rsidRPr="00453F0F">
        <w:rPr>
          <w:spacing w:val="-8"/>
        </w:rPr>
        <w:t xml:space="preserve"> </w:t>
      </w:r>
      <w:r w:rsidR="002B1B5E" w:rsidRPr="00453F0F">
        <w:t>the</w:t>
      </w:r>
      <w:r w:rsidR="002B1B5E" w:rsidRPr="00453F0F">
        <w:rPr>
          <w:spacing w:val="-8"/>
        </w:rPr>
        <w:t xml:space="preserve"> </w:t>
      </w:r>
      <w:r w:rsidR="002B1B5E" w:rsidRPr="00453F0F">
        <w:t>empirical</w:t>
      </w:r>
      <w:r w:rsidR="002B1B5E" w:rsidRPr="00453F0F">
        <w:rPr>
          <w:spacing w:val="-8"/>
        </w:rPr>
        <w:t xml:space="preserve"> </w:t>
      </w:r>
      <w:r w:rsidR="002B1B5E" w:rsidRPr="00453F0F">
        <w:t>risk,</w:t>
      </w:r>
      <w:r w:rsidR="002B1B5E" w:rsidRPr="00453F0F">
        <w:rPr>
          <w:spacing w:val="-8"/>
        </w:rPr>
        <w:t xml:space="preserve"> </w:t>
      </w:r>
      <w:r w:rsidR="002B1B5E" w:rsidRPr="00453F0F">
        <w:t>that</w:t>
      </w:r>
      <w:r w:rsidR="002B1B5E" w:rsidRPr="007F427F">
        <w:rPr>
          <w:spacing w:val="-8"/>
        </w:rPr>
        <w:t xml:space="preserve"> </w:t>
      </w:r>
      <w:del w:id="1333" w:author="Patrick Tang" w:date="2021-06-29T15:36:00Z">
        <w:r w:rsidR="002B1B5E" w:rsidRPr="007F427F" w:rsidDel="0037648B">
          <w:delText>is</w:delText>
        </w:r>
      </w:del>
      <w:ins w:id="1334" w:author="Patrick Tang" w:date="2021-06-29T15:36:00Z">
        <w:r w:rsidR="0037648B">
          <w:t>wa</w:t>
        </w:r>
        <w:r w:rsidR="0037648B" w:rsidRPr="007F427F">
          <w:t>s</w:t>
        </w:r>
      </w:ins>
      <w:r w:rsidR="002B1B5E" w:rsidRPr="007F427F">
        <w:t>,</w:t>
      </w:r>
      <w:r w:rsidR="002B1B5E" w:rsidRPr="007F427F">
        <w:rPr>
          <w:spacing w:val="-7"/>
        </w:rPr>
        <w:t xml:space="preserve"> </w:t>
      </w:r>
      <w:r w:rsidR="002B1B5E" w:rsidRPr="002B568D">
        <w:t>the</w:t>
      </w:r>
      <w:r w:rsidR="002B1B5E" w:rsidRPr="00FA1A45">
        <w:rPr>
          <w:spacing w:val="-9"/>
        </w:rPr>
        <w:t xml:space="preserve"> </w:t>
      </w:r>
      <w:r w:rsidR="002B1B5E" w:rsidRPr="00AF7ECF">
        <w:t>distance</w:t>
      </w:r>
      <w:r w:rsidR="002B1B5E" w:rsidRPr="00AF7ECF">
        <w:rPr>
          <w:spacing w:val="-8"/>
        </w:rPr>
        <w:t xml:space="preserve"> </w:t>
      </w:r>
      <w:r w:rsidR="002B1B5E" w:rsidRPr="00BE3340">
        <w:t>between</w:t>
      </w:r>
      <w:r w:rsidR="002B1B5E" w:rsidRPr="00BE3340">
        <w:rPr>
          <w:spacing w:val="-8"/>
        </w:rPr>
        <w:t xml:space="preserve"> </w:t>
      </w:r>
      <w:r w:rsidR="002B1B5E" w:rsidRPr="00BE3340">
        <w:t>the</w:t>
      </w:r>
      <w:r w:rsidR="002B1B5E" w:rsidRPr="00BE3340">
        <w:rPr>
          <w:spacing w:val="-8"/>
        </w:rPr>
        <w:t xml:space="preserve"> </w:t>
      </w:r>
      <w:r w:rsidR="002B1B5E" w:rsidRPr="00BE3340">
        <w:t>predicted</w:t>
      </w:r>
      <w:r w:rsidR="002B1B5E" w:rsidRPr="00BE3340">
        <w:rPr>
          <w:spacing w:val="-9"/>
        </w:rPr>
        <w:t xml:space="preserve"> </w:t>
      </w:r>
      <w:r w:rsidR="002B1B5E" w:rsidRPr="00BE3340">
        <w:t>crack</w:t>
      </w:r>
      <w:r w:rsidR="002B1B5E" w:rsidRPr="00BE3340">
        <w:rPr>
          <w:spacing w:val="-8"/>
        </w:rPr>
        <w:t xml:space="preserve"> </w:t>
      </w:r>
      <w:r w:rsidR="002B1B5E" w:rsidRPr="00BE3340">
        <w:t>width</w:t>
      </w:r>
      <w:r w:rsidR="002B1B5E" w:rsidRPr="00BE3340">
        <w:rPr>
          <w:spacing w:val="-8"/>
        </w:rPr>
        <w:t xml:space="preserve"> </w:t>
      </w:r>
      <w:r w:rsidR="002B1B5E" w:rsidRPr="00BE3340">
        <w:t>and</w:t>
      </w:r>
      <w:r w:rsidR="002B1B5E" w:rsidRPr="00BE3340">
        <w:rPr>
          <w:spacing w:val="-8"/>
        </w:rPr>
        <w:t xml:space="preserve"> </w:t>
      </w:r>
      <w:r w:rsidR="002B1B5E" w:rsidRPr="00BE3340">
        <w:t>the</w:t>
      </w:r>
      <w:r w:rsidR="002B1B5E" w:rsidRPr="00BE3340">
        <w:rPr>
          <w:spacing w:val="-9"/>
        </w:rPr>
        <w:t xml:space="preserve"> </w:t>
      </w:r>
      <w:r w:rsidR="002B1B5E" w:rsidRPr="00BE3340">
        <w:t>target</w:t>
      </w:r>
      <w:r w:rsidR="002B1B5E" w:rsidRPr="00BE3340">
        <w:rPr>
          <w:spacing w:val="-8"/>
        </w:rPr>
        <w:t xml:space="preserve"> </w:t>
      </w:r>
      <w:r w:rsidR="002B1B5E" w:rsidRPr="00BE3340">
        <w:t>crack width after</w:t>
      </w:r>
      <w:r w:rsidR="002B1B5E" w:rsidRPr="00BE3340">
        <w:rPr>
          <w:spacing w:val="-3"/>
        </w:rPr>
        <w:t xml:space="preserve"> </w:t>
      </w:r>
      <w:r w:rsidR="002B1B5E" w:rsidRPr="00BE3340">
        <w:t>self-healing.</w:t>
      </w:r>
    </w:p>
    <w:p w14:paraId="057A6BAB" w14:textId="0A1591DB" w:rsidR="00B40315" w:rsidRPr="00BE3340" w:rsidRDefault="002B1B5E">
      <w:pPr>
        <w:pStyle w:val="BodyText"/>
        <w:spacing w:before="1" w:line="256" w:lineRule="auto"/>
        <w:ind w:left="117" w:right="595" w:firstLine="338"/>
        <w:jc w:val="both"/>
      </w:pPr>
      <w:r w:rsidRPr="00BE3340">
        <w:t>SVR</w:t>
      </w:r>
      <w:r w:rsidRPr="00BE3340">
        <w:rPr>
          <w:spacing w:val="-19"/>
        </w:rPr>
        <w:t xml:space="preserve"> </w:t>
      </w:r>
      <w:r w:rsidRPr="00BE3340">
        <w:t>adopts</w:t>
      </w:r>
      <w:r w:rsidRPr="00BE3340">
        <w:rPr>
          <w:spacing w:val="-18"/>
        </w:rPr>
        <w:t xml:space="preserve"> </w:t>
      </w:r>
      <w:r w:rsidRPr="00BE3340">
        <w:t>an</w:t>
      </w:r>
      <w:r w:rsidRPr="00BE3340">
        <w:rPr>
          <w:spacing w:val="-19"/>
        </w:rPr>
        <w:t xml:space="preserve"> </w:t>
      </w:r>
      <w:r w:rsidRPr="00BE3340">
        <w:rPr>
          <w:i/>
        </w:rPr>
        <w:t>ϵ</w:t>
      </w:r>
      <w:r w:rsidRPr="00BE3340">
        <w:t>-insensitive</w:t>
      </w:r>
      <w:r w:rsidRPr="00BE3340">
        <w:rPr>
          <w:spacing w:val="-18"/>
        </w:rPr>
        <w:t xml:space="preserve"> </w:t>
      </w:r>
      <w:r w:rsidRPr="00BE3340">
        <w:t>loss</w:t>
      </w:r>
      <w:r w:rsidRPr="00BE3340">
        <w:rPr>
          <w:spacing w:val="-19"/>
        </w:rPr>
        <w:t xml:space="preserve"> </w:t>
      </w:r>
      <w:r w:rsidRPr="00BE3340">
        <w:t>function</w:t>
      </w:r>
      <w:r w:rsidRPr="00BE3340">
        <w:rPr>
          <w:spacing w:val="-18"/>
        </w:rPr>
        <w:t xml:space="preserve"> </w:t>
      </w:r>
      <w:r w:rsidRPr="00BE3340">
        <w:t>penalizing</w:t>
      </w:r>
      <w:r w:rsidRPr="00BE3340">
        <w:rPr>
          <w:spacing w:val="-19"/>
        </w:rPr>
        <w:t xml:space="preserve"> </w:t>
      </w:r>
      <w:r w:rsidRPr="00BE3340">
        <w:t>predictions</w:t>
      </w:r>
      <w:r w:rsidRPr="00BE3340">
        <w:rPr>
          <w:spacing w:val="-18"/>
        </w:rPr>
        <w:t xml:space="preserve"> </w:t>
      </w:r>
      <w:r w:rsidRPr="00BE3340">
        <w:t>that</w:t>
      </w:r>
      <w:r w:rsidRPr="00BE3340">
        <w:rPr>
          <w:spacing w:val="-19"/>
        </w:rPr>
        <w:t xml:space="preserve"> </w:t>
      </w:r>
      <w:r w:rsidRPr="00BE3340">
        <w:t>has</w:t>
      </w:r>
      <w:r w:rsidRPr="00BE3340">
        <w:rPr>
          <w:spacing w:val="-18"/>
        </w:rPr>
        <w:t xml:space="preserve"> </w:t>
      </w:r>
      <w:r w:rsidRPr="00BE3340">
        <w:t>a</w:t>
      </w:r>
      <w:r w:rsidRPr="00BE3340">
        <w:rPr>
          <w:spacing w:val="-19"/>
        </w:rPr>
        <w:t xml:space="preserve"> </w:t>
      </w:r>
      <w:r w:rsidRPr="00BE3340">
        <w:t>distance</w:t>
      </w:r>
      <w:r w:rsidRPr="00BE3340">
        <w:rPr>
          <w:spacing w:val="-18"/>
        </w:rPr>
        <w:t xml:space="preserve"> </w:t>
      </w:r>
      <w:r w:rsidRPr="00BE3340">
        <w:t>between</w:t>
      </w:r>
      <w:r w:rsidRPr="00BE3340">
        <w:rPr>
          <w:spacing w:val="-19"/>
        </w:rPr>
        <w:t xml:space="preserve"> </w:t>
      </w:r>
      <w:r w:rsidRPr="00BE3340">
        <w:t>the</w:t>
      </w:r>
      <w:r w:rsidRPr="00BE3340">
        <w:rPr>
          <w:spacing w:val="-18"/>
        </w:rPr>
        <w:t xml:space="preserve"> </w:t>
      </w:r>
      <w:r w:rsidRPr="00BE3340">
        <w:t>predicted crack</w:t>
      </w:r>
      <w:r w:rsidRPr="00BE3340">
        <w:rPr>
          <w:spacing w:val="-5"/>
        </w:rPr>
        <w:t xml:space="preserve"> </w:t>
      </w:r>
      <w:r w:rsidRPr="00BE3340">
        <w:t>width</w:t>
      </w:r>
      <w:r w:rsidRPr="00BE3340">
        <w:rPr>
          <w:spacing w:val="-3"/>
        </w:rPr>
        <w:t xml:space="preserve"> </w:t>
      </w:r>
      <w:r w:rsidRPr="00BE3340">
        <w:t>and</w:t>
      </w:r>
      <w:r w:rsidRPr="00BE3340">
        <w:rPr>
          <w:spacing w:val="-4"/>
        </w:rPr>
        <w:t xml:space="preserve"> </w:t>
      </w:r>
      <w:r w:rsidRPr="00BE3340">
        <w:t>the</w:t>
      </w:r>
      <w:r w:rsidRPr="00BE3340">
        <w:rPr>
          <w:spacing w:val="-3"/>
        </w:rPr>
        <w:t xml:space="preserve"> </w:t>
      </w:r>
      <w:r w:rsidRPr="00BE3340">
        <w:t>target</w:t>
      </w:r>
      <w:r w:rsidRPr="00BE3340">
        <w:rPr>
          <w:spacing w:val="-4"/>
        </w:rPr>
        <w:t xml:space="preserve"> </w:t>
      </w:r>
      <w:r w:rsidRPr="00BE3340">
        <w:t>crack</w:t>
      </w:r>
      <w:r w:rsidRPr="00BE3340">
        <w:rPr>
          <w:spacing w:val="-5"/>
        </w:rPr>
        <w:t xml:space="preserve"> </w:t>
      </w:r>
      <w:r w:rsidRPr="00BE3340">
        <w:t>width</w:t>
      </w:r>
      <w:r w:rsidRPr="00BE3340">
        <w:rPr>
          <w:spacing w:val="-3"/>
        </w:rPr>
        <w:t xml:space="preserve"> </w:t>
      </w:r>
      <w:del w:id="1335" w:author="Patrick Tang" w:date="2021-06-29T15:37:00Z">
        <w:r w:rsidRPr="00BE3340" w:rsidDel="0037648B">
          <w:delText>after</w:delText>
        </w:r>
        <w:r w:rsidRPr="00BE3340" w:rsidDel="0037648B">
          <w:rPr>
            <w:spacing w:val="-4"/>
          </w:rPr>
          <w:delText xml:space="preserve"> </w:delText>
        </w:r>
      </w:del>
      <w:ins w:id="1336" w:author="Patrick Tang" w:date="2021-06-29T15:37:00Z">
        <w:r w:rsidR="0037648B">
          <w:t>when the</w:t>
        </w:r>
        <w:r w:rsidR="0037648B" w:rsidRPr="002B568D">
          <w:rPr>
            <w:spacing w:val="-4"/>
          </w:rPr>
          <w:t xml:space="preserve"> </w:t>
        </w:r>
      </w:ins>
      <w:r w:rsidRPr="00FA1A45">
        <w:t>self-healing</w:t>
      </w:r>
      <w:r w:rsidRPr="00AF7ECF">
        <w:rPr>
          <w:spacing w:val="-3"/>
        </w:rPr>
        <w:t xml:space="preserve"> </w:t>
      </w:r>
      <w:ins w:id="1337" w:author="Patrick Tang" w:date="2021-06-29T15:37:00Z">
        <w:r w:rsidR="0037648B">
          <w:rPr>
            <w:spacing w:val="-3"/>
          </w:rPr>
          <w:t xml:space="preserve">is </w:t>
        </w:r>
      </w:ins>
      <w:r w:rsidRPr="002B568D">
        <w:t>greater</w:t>
      </w:r>
      <w:r w:rsidRPr="00FA1A45">
        <w:rPr>
          <w:spacing w:val="-4"/>
        </w:rPr>
        <w:t xml:space="preserve"> </w:t>
      </w:r>
      <w:r w:rsidRPr="00AF7ECF">
        <w:t>than</w:t>
      </w:r>
      <w:r w:rsidRPr="00AF7ECF">
        <w:rPr>
          <w:spacing w:val="-5"/>
        </w:rPr>
        <w:t xml:space="preserve"> </w:t>
      </w:r>
      <w:r w:rsidRPr="00BE3340">
        <w:rPr>
          <w:i/>
        </w:rPr>
        <w:t>ϵ</w:t>
      </w:r>
      <w:r w:rsidRPr="00BE3340">
        <w:t>.</w:t>
      </w:r>
      <w:r w:rsidRPr="00BE3340">
        <w:rPr>
          <w:spacing w:val="11"/>
        </w:rPr>
        <w:t xml:space="preserve"> </w:t>
      </w:r>
      <w:r w:rsidRPr="00BE3340">
        <w:t>Therefore,</w:t>
      </w:r>
      <w:r w:rsidRPr="00BE3340">
        <w:rPr>
          <w:spacing w:val="-3"/>
        </w:rPr>
        <w:t xml:space="preserve"> </w:t>
      </w:r>
      <w:r w:rsidRPr="00BE3340">
        <w:t>the</w:t>
      </w:r>
      <w:r w:rsidRPr="00BE3340">
        <w:rPr>
          <w:spacing w:val="-4"/>
        </w:rPr>
        <w:t xml:space="preserve"> </w:t>
      </w:r>
      <w:r w:rsidRPr="00BE3340">
        <w:t>problem</w:t>
      </w:r>
      <w:r w:rsidRPr="00BE3340">
        <w:rPr>
          <w:spacing w:val="-4"/>
        </w:rPr>
        <w:t xml:space="preserve"> </w:t>
      </w:r>
      <w:r w:rsidRPr="00BE3340">
        <w:t>of</w:t>
      </w:r>
      <w:r w:rsidRPr="00BE3340">
        <w:rPr>
          <w:spacing w:val="-4"/>
        </w:rPr>
        <w:t xml:space="preserve"> </w:t>
      </w:r>
      <w:r w:rsidRPr="00BE3340">
        <w:t>finding</w:t>
      </w:r>
      <w:r w:rsidRPr="00BE3340">
        <w:rPr>
          <w:spacing w:val="-3"/>
        </w:rPr>
        <w:t xml:space="preserve"> </w:t>
      </w:r>
      <w:r w:rsidRPr="00BE3340">
        <w:rPr>
          <w:i/>
        </w:rPr>
        <w:t xml:space="preserve">w </w:t>
      </w:r>
      <w:r w:rsidRPr="00BE3340">
        <w:t xml:space="preserve">and </w:t>
      </w:r>
      <w:r w:rsidRPr="00BE3340">
        <w:rPr>
          <w:i/>
        </w:rPr>
        <w:t xml:space="preserve">b </w:t>
      </w:r>
      <w:r w:rsidRPr="00BE3340">
        <w:t xml:space="preserve">to reduce the empirical risk with respect to an </w:t>
      </w:r>
      <w:r w:rsidRPr="00BE3340">
        <w:rPr>
          <w:i/>
        </w:rPr>
        <w:t>ϵ</w:t>
      </w:r>
      <w:r w:rsidRPr="00BE3340">
        <w:t xml:space="preserve">-insensitive loss function is equivalent to the </w:t>
      </w:r>
      <w:r w:rsidRPr="00BE3340">
        <w:rPr>
          <w:spacing w:val="-3"/>
        </w:rPr>
        <w:t xml:space="preserve">convex </w:t>
      </w:r>
      <w:r w:rsidRPr="00BE3340">
        <w:t>optimization</w:t>
      </w:r>
      <w:r w:rsidRPr="00BE3340">
        <w:rPr>
          <w:spacing w:val="-13"/>
        </w:rPr>
        <w:t xml:space="preserve"> </w:t>
      </w:r>
      <w:r w:rsidRPr="00BE3340">
        <w:t>problem</w:t>
      </w:r>
      <w:r w:rsidRPr="00BE3340">
        <w:rPr>
          <w:spacing w:val="-12"/>
        </w:rPr>
        <w:t xml:space="preserve"> </w:t>
      </w:r>
      <w:r w:rsidRPr="00BE3340">
        <w:t>that</w:t>
      </w:r>
      <w:r w:rsidRPr="00BE3340">
        <w:rPr>
          <w:spacing w:val="-12"/>
        </w:rPr>
        <w:t xml:space="preserve"> </w:t>
      </w:r>
      <w:r w:rsidRPr="00BE3340">
        <w:t>minimizes</w:t>
      </w:r>
      <w:r w:rsidRPr="00BE3340">
        <w:rPr>
          <w:spacing w:val="-12"/>
        </w:rPr>
        <w:t xml:space="preserve"> </w:t>
      </w:r>
      <w:r w:rsidRPr="00BE3340">
        <w:t>the</w:t>
      </w:r>
      <w:r w:rsidRPr="00BE3340">
        <w:rPr>
          <w:spacing w:val="-12"/>
        </w:rPr>
        <w:t xml:space="preserve"> </w:t>
      </w:r>
      <w:r w:rsidRPr="00BE3340">
        <w:t>margin</w:t>
      </w:r>
      <w:r w:rsidRPr="00BE3340">
        <w:rPr>
          <w:spacing w:val="-12"/>
        </w:rPr>
        <w:t xml:space="preserve"> </w:t>
      </w:r>
      <w:r w:rsidRPr="00BE3340">
        <w:t>(</w:t>
      </w:r>
      <w:r w:rsidRPr="00BE3340">
        <w:rPr>
          <w:i/>
        </w:rPr>
        <w:t>w</w:t>
      </w:r>
      <w:r w:rsidRPr="00BE3340">
        <w:t>)</w:t>
      </w:r>
      <w:r w:rsidRPr="00BE3340">
        <w:rPr>
          <w:spacing w:val="-13"/>
        </w:rPr>
        <w:t xml:space="preserve"> </w:t>
      </w:r>
      <w:r w:rsidRPr="00BE3340">
        <w:t>with</w:t>
      </w:r>
      <w:r w:rsidRPr="00BE3340">
        <w:rPr>
          <w:spacing w:val="-12"/>
        </w:rPr>
        <w:t xml:space="preserve"> </w:t>
      </w:r>
      <w:r w:rsidRPr="00BE3340">
        <w:t>the</w:t>
      </w:r>
      <w:r w:rsidRPr="00BE3340">
        <w:rPr>
          <w:spacing w:val="-12"/>
        </w:rPr>
        <w:t xml:space="preserve"> </w:t>
      </w:r>
      <w:r w:rsidRPr="00BE3340">
        <w:t>full</w:t>
      </w:r>
      <w:r w:rsidRPr="00BE3340">
        <w:rPr>
          <w:spacing w:val="-12"/>
        </w:rPr>
        <w:t xml:space="preserve"> </w:t>
      </w:r>
      <w:r w:rsidRPr="00BE3340">
        <w:t>prediction</w:t>
      </w:r>
      <w:r w:rsidRPr="00BE3340">
        <w:rPr>
          <w:spacing w:val="-12"/>
        </w:rPr>
        <w:t xml:space="preserve"> </w:t>
      </w:r>
      <w:r w:rsidRPr="00BE3340">
        <w:t>error</w:t>
      </w:r>
      <w:r w:rsidRPr="00BE3340">
        <w:rPr>
          <w:spacing w:val="-12"/>
        </w:rPr>
        <w:t xml:space="preserve"> </w:t>
      </w:r>
      <w:r w:rsidRPr="00BE3340">
        <w:t>within</w:t>
      </w:r>
      <w:r w:rsidRPr="00BE3340">
        <w:rPr>
          <w:spacing w:val="-12"/>
        </w:rPr>
        <w:t xml:space="preserve"> </w:t>
      </w:r>
      <w:r w:rsidRPr="00BE3340">
        <w:t>the</w:t>
      </w:r>
      <w:r w:rsidRPr="00BE3340">
        <w:rPr>
          <w:spacing w:val="-13"/>
        </w:rPr>
        <w:t xml:space="preserve"> </w:t>
      </w:r>
      <w:r w:rsidRPr="00BE3340">
        <w:t>range</w:t>
      </w:r>
      <w:r w:rsidRPr="00BE3340">
        <w:rPr>
          <w:spacing w:val="-12"/>
        </w:rPr>
        <w:t xml:space="preserve"> </w:t>
      </w:r>
      <w:r w:rsidRPr="00BE3340">
        <w:t>of</w:t>
      </w:r>
      <w:r w:rsidRPr="00BE3340">
        <w:rPr>
          <w:spacing w:val="-12"/>
        </w:rPr>
        <w:t xml:space="preserve"> </w:t>
      </w:r>
      <w:r w:rsidRPr="00BE3340">
        <w:rPr>
          <w:i/>
        </w:rPr>
        <w:t>ϵ</w:t>
      </w:r>
      <w:r w:rsidRPr="00BE3340">
        <w:t>.</w:t>
      </w:r>
      <w:r w:rsidRPr="00BE3340">
        <w:rPr>
          <w:spacing w:val="5"/>
        </w:rPr>
        <w:t xml:space="preserve"> </w:t>
      </w:r>
      <w:r w:rsidRPr="00BE3340">
        <w:rPr>
          <w:spacing w:val="-4"/>
        </w:rPr>
        <w:t xml:space="preserve">Then </w:t>
      </w:r>
      <w:r w:rsidRPr="00BE3340">
        <w:t>this problem can be expressed</w:t>
      </w:r>
      <w:r w:rsidRPr="00BE3340">
        <w:rPr>
          <w:spacing w:val="-7"/>
        </w:rPr>
        <w:t xml:space="preserve"> </w:t>
      </w:r>
      <w:r w:rsidRPr="00BE3340">
        <w:t>as:</w:t>
      </w:r>
    </w:p>
    <w:p w14:paraId="44812E67" w14:textId="77777777" w:rsidR="00B40315" w:rsidRPr="00BE3340" w:rsidRDefault="008E6C9D">
      <w:pPr>
        <w:pStyle w:val="BodyText"/>
        <w:tabs>
          <w:tab w:val="left" w:pos="4062"/>
        </w:tabs>
        <w:spacing w:before="171"/>
        <w:ind w:left="2995"/>
        <w:rPr>
          <w:sz w:val="16"/>
        </w:rPr>
      </w:pPr>
      <w:r>
        <w:pict w14:anchorId="65FC879A">
          <v:shape id="_x0000_s1328" type="#_x0000_t202" style="position:absolute;left:0;text-align:left;margin-left:268.1pt;margin-top:24.85pt;width:5.5pt;height:10.95pt;z-index:-251695616;mso-position-horizontal-relative:page" filled="f" stroked="f">
            <v:textbox inset="0,0,0,0">
              <w:txbxContent>
                <w:p w14:paraId="5D2EA50C" w14:textId="77777777" w:rsidR="002E35F5" w:rsidRDefault="002E35F5">
                  <w:pPr>
                    <w:pStyle w:val="BodyText"/>
                    <w:spacing w:line="218" w:lineRule="exact"/>
                    <w:rPr>
                      <w:rFonts w:ascii="Garamond"/>
                    </w:rPr>
                  </w:pPr>
                  <w:r>
                    <w:rPr>
                      <w:rFonts w:ascii="Garamond"/>
                      <w:w w:val="10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PrChange w:id="1338" w:author="Patrick Tang" w:date="2021-06-25T17:28:00Z">
            <w:rPr/>
          </w:rPrChange>
        </w:rPr>
        <w:pict w14:anchorId="23EB18B5">
          <v:shape id="_x0000_s1327" type="#_x0000_t202" style="position:absolute;left:0;text-align:left;margin-left:268.75pt;margin-top:29.45pt;width:8.2pt;height:40.75pt;z-index:-251693568;mso-position-horizontal-relative:page" filled="f" stroked="f">
            <v:textbox inset="0,0,0,0">
              <w:txbxContent>
                <w:p w14:paraId="51DFC129" w14:textId="77777777" w:rsidR="002E35F5" w:rsidRDefault="002E35F5">
                  <w:pPr>
                    <w:pStyle w:val="BodyText"/>
                    <w:spacing w:line="215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267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2B1B5E" w:rsidRPr="00BE3340">
        <w:t>minimize</w:t>
      </w:r>
      <w:r w:rsidR="002B1B5E" w:rsidRPr="00BE3340">
        <w:tab/>
      </w:r>
      <w:r w:rsidR="002B1B5E" w:rsidRPr="00BE3340">
        <w:rPr>
          <w:position w:val="15"/>
          <w:u w:val="single"/>
          <w:rPrChange w:id="1339" w:author="Patrick Tang" w:date="2021-06-25T17:28:00Z">
            <w:rPr>
              <w:rFonts w:ascii="Garamond"/>
              <w:position w:val="15"/>
              <w:u w:val="single"/>
            </w:rPr>
          </w:rPrChange>
        </w:rPr>
        <w:t>1</w:t>
      </w:r>
      <w:r w:rsidR="002B1B5E" w:rsidRPr="00BE3340">
        <w:rPr>
          <w:spacing w:val="-33"/>
          <w:position w:val="15"/>
          <w:rPrChange w:id="1340" w:author="Patrick Tang" w:date="2021-06-25T17:28:00Z">
            <w:rPr>
              <w:rFonts w:ascii="Garamond"/>
              <w:spacing w:val="-33"/>
              <w:position w:val="15"/>
            </w:rPr>
          </w:rPrChange>
        </w:rPr>
        <w:t xml:space="preserve"> </w:t>
      </w:r>
      <w:r w:rsidR="002B1B5E" w:rsidRPr="00BE3340">
        <w:rPr>
          <w:rPrChange w:id="1341" w:author="Patrick Tang" w:date="2021-06-25T17:28:00Z">
            <w:rPr>
              <w:rFonts w:ascii="Cambria"/>
            </w:rPr>
          </w:rPrChange>
        </w:rPr>
        <w:t>||</w:t>
      </w:r>
      <w:r w:rsidR="002B1B5E" w:rsidRPr="00BE3340">
        <w:rPr>
          <w:i/>
        </w:rPr>
        <w:t>w</w:t>
      </w:r>
      <w:r w:rsidR="002B1B5E" w:rsidRPr="00BE3340">
        <w:rPr>
          <w:rPrChange w:id="1342" w:author="Patrick Tang" w:date="2021-06-25T17:28:00Z">
            <w:rPr>
              <w:rFonts w:ascii="Cambria"/>
            </w:rPr>
          </w:rPrChange>
        </w:rPr>
        <w:t>||</w:t>
      </w:r>
      <w:proofErr w:type="gramStart"/>
      <w:r w:rsidR="002B1B5E" w:rsidRPr="00BE3340">
        <w:rPr>
          <w:position w:val="9"/>
          <w:sz w:val="16"/>
        </w:rPr>
        <w:t>2</w:t>
      </w:r>
      <w:proofErr w:type="gramEnd"/>
    </w:p>
    <w:p w14:paraId="2ADDF07F" w14:textId="77777777" w:rsidR="00B40315" w:rsidRPr="00BE3340" w:rsidRDefault="00B40315">
      <w:pPr>
        <w:rPr>
          <w:sz w:val="16"/>
        </w:rPr>
        <w:sectPr w:rsidR="00B40315" w:rsidRPr="00BE3340">
          <w:pgSz w:w="12240" w:h="15840"/>
          <w:pgMar w:top="1360" w:right="820" w:bottom="720" w:left="1300" w:header="0" w:footer="538" w:gutter="0"/>
          <w:cols w:space="720"/>
        </w:sectPr>
      </w:pPr>
    </w:p>
    <w:p w14:paraId="1F601221" w14:textId="77777777" w:rsidR="00B40315" w:rsidRPr="00BE3340" w:rsidRDefault="002B1B5E">
      <w:pPr>
        <w:tabs>
          <w:tab w:val="left" w:pos="1360"/>
        </w:tabs>
        <w:spacing w:before="184" w:line="158" w:lineRule="auto"/>
        <w:ind w:right="38"/>
        <w:jc w:val="right"/>
        <w:rPr>
          <w:i/>
        </w:rPr>
      </w:pPr>
      <w:r w:rsidRPr="00BE3340">
        <w:rPr>
          <w:w w:val="110"/>
          <w:position w:val="-13"/>
        </w:rPr>
        <w:t>subject</w:t>
      </w:r>
      <w:r w:rsidRPr="00BE3340">
        <w:rPr>
          <w:spacing w:val="-25"/>
          <w:w w:val="110"/>
          <w:position w:val="-13"/>
        </w:rPr>
        <w:t xml:space="preserve"> </w:t>
      </w:r>
      <w:r w:rsidRPr="00BE3340">
        <w:rPr>
          <w:w w:val="110"/>
          <w:position w:val="-13"/>
        </w:rPr>
        <w:t>to</w:t>
      </w:r>
      <w:r w:rsidRPr="00BE3340">
        <w:rPr>
          <w:w w:val="110"/>
          <w:position w:val="-13"/>
        </w:rPr>
        <w:tab/>
      </w:r>
      <w:proofErr w:type="spellStart"/>
      <w:r w:rsidRPr="00BE3340">
        <w:rPr>
          <w:i/>
          <w:w w:val="115"/>
        </w:rPr>
        <w:t>y</w:t>
      </w:r>
      <w:r w:rsidRPr="00BE3340">
        <w:rPr>
          <w:rFonts w:eastAsia="Bookman Old Style"/>
          <w:i/>
          <w:w w:val="115"/>
          <w:vertAlign w:val="subscript"/>
          <w:rPrChange w:id="1343" w:author="Patrick Tang" w:date="2021-06-25T17:28:00Z">
            <w:rPr>
              <w:rFonts w:ascii="Bookman Old Style" w:eastAsia="Bookman Old Style" w:hAnsi="Bookman Old Style" w:cs="Bookman Old Style"/>
              <w:i/>
              <w:w w:val="115"/>
              <w:vertAlign w:val="subscript"/>
            </w:rPr>
          </w:rPrChange>
        </w:rPr>
        <w:t>i</w:t>
      </w:r>
      <w:proofErr w:type="spellEnd"/>
      <w:r w:rsidRPr="00BE3340">
        <w:rPr>
          <w:rFonts w:eastAsia="Bookman Old Style"/>
          <w:i/>
          <w:w w:val="115"/>
          <w:rPrChange w:id="1344" w:author="Patrick Tang" w:date="2021-06-25T17:28:00Z">
            <w:rPr>
              <w:rFonts w:ascii="Bookman Old Style" w:eastAsia="Bookman Old Style" w:hAnsi="Bookman Old Style" w:cs="Bookman Old Style"/>
              <w:i/>
              <w:w w:val="115"/>
            </w:rPr>
          </w:rPrChange>
        </w:rPr>
        <w:t xml:space="preserve"> </w:t>
      </w:r>
      <w:r w:rsidRPr="00BE3340">
        <w:rPr>
          <w:rFonts w:eastAsia="Cambria"/>
          <w:w w:val="115"/>
          <w:rPrChange w:id="1345" w:author="Patrick Tang" w:date="2021-06-25T17:28:00Z">
            <w:rPr>
              <w:rFonts w:ascii="Cambria" w:eastAsia="Cambria" w:hAnsi="Cambria" w:cs="Cambria"/>
              <w:w w:val="115"/>
            </w:rPr>
          </w:rPrChange>
        </w:rPr>
        <w:t xml:space="preserve">− </w:t>
      </w:r>
      <w:r w:rsidRPr="00BE3340">
        <w:rPr>
          <w:rFonts w:ascii="Cambria Math" w:eastAsia="Cambria" w:hAnsi="Cambria Math" w:cs="Cambria Math"/>
          <w:w w:val="110"/>
          <w:rPrChange w:id="1346" w:author="Patrick Tang" w:date="2021-06-25T17:28:00Z">
            <w:rPr>
              <w:rFonts w:ascii="Cambria" w:eastAsia="Cambria" w:hAnsi="Cambria" w:cs="Cambria"/>
              <w:w w:val="110"/>
            </w:rPr>
          </w:rPrChange>
        </w:rPr>
        <w:t>⟨</w:t>
      </w:r>
      <w:r w:rsidRPr="00BE3340">
        <w:rPr>
          <w:i/>
          <w:w w:val="110"/>
        </w:rPr>
        <w:t xml:space="preserve">w, </w:t>
      </w:r>
      <w:r w:rsidRPr="00BE3340">
        <w:rPr>
          <w:i/>
          <w:spacing w:val="3"/>
          <w:w w:val="115"/>
        </w:rPr>
        <w:t>x</w:t>
      </w:r>
      <w:r w:rsidRPr="00BE3340">
        <w:rPr>
          <w:rFonts w:eastAsia="Bookman Old Style"/>
          <w:i/>
          <w:spacing w:val="3"/>
          <w:w w:val="115"/>
          <w:vertAlign w:val="subscript"/>
          <w:rPrChange w:id="1347" w:author="Patrick Tang" w:date="2021-06-25T17:28:00Z">
            <w:rPr>
              <w:rFonts w:ascii="Bookman Old Style" w:eastAsia="Bookman Old Style" w:hAnsi="Bookman Old Style" w:cs="Bookman Old Style"/>
              <w:i/>
              <w:spacing w:val="3"/>
              <w:w w:val="115"/>
              <w:vertAlign w:val="subscript"/>
            </w:rPr>
          </w:rPrChange>
        </w:rPr>
        <w:t>i</w:t>
      </w:r>
      <w:r w:rsidRPr="00BE3340">
        <w:rPr>
          <w:rFonts w:ascii="Cambria Math" w:eastAsia="Cambria" w:hAnsi="Cambria Math" w:cs="Cambria Math"/>
          <w:spacing w:val="3"/>
          <w:w w:val="115"/>
          <w:rPrChange w:id="1348" w:author="Patrick Tang" w:date="2021-06-25T17:28:00Z">
            <w:rPr>
              <w:rFonts w:ascii="Cambria" w:eastAsia="Cambria" w:hAnsi="Cambria" w:cs="Cambria"/>
              <w:spacing w:val="3"/>
              <w:w w:val="115"/>
            </w:rPr>
          </w:rPrChange>
        </w:rPr>
        <w:t>⟩</w:t>
      </w:r>
      <w:r w:rsidRPr="00BE3340">
        <w:rPr>
          <w:rFonts w:eastAsia="Cambria"/>
          <w:spacing w:val="3"/>
          <w:w w:val="115"/>
          <w:rPrChange w:id="1349" w:author="Patrick Tang" w:date="2021-06-25T17:28:00Z">
            <w:rPr>
              <w:rFonts w:ascii="Cambria" w:eastAsia="Cambria" w:hAnsi="Cambria" w:cs="Cambria"/>
              <w:spacing w:val="3"/>
              <w:w w:val="115"/>
            </w:rPr>
          </w:rPrChange>
        </w:rPr>
        <w:t xml:space="preserve"> </w:t>
      </w:r>
      <w:r w:rsidRPr="00BE3340">
        <w:rPr>
          <w:rFonts w:eastAsia="Cambria"/>
          <w:w w:val="115"/>
          <w:rPrChange w:id="1350" w:author="Patrick Tang" w:date="2021-06-25T17:28:00Z">
            <w:rPr>
              <w:rFonts w:ascii="Cambria" w:eastAsia="Cambria" w:hAnsi="Cambria" w:cs="Cambria"/>
              <w:w w:val="115"/>
            </w:rPr>
          </w:rPrChange>
        </w:rPr>
        <w:t xml:space="preserve">− </w:t>
      </w:r>
      <w:r w:rsidRPr="00BE3340">
        <w:rPr>
          <w:i/>
          <w:w w:val="110"/>
        </w:rPr>
        <w:t xml:space="preserve">b </w:t>
      </w:r>
      <w:r w:rsidRPr="00BE3340">
        <w:rPr>
          <w:rFonts w:eastAsia="Cambria"/>
          <w:w w:val="115"/>
          <w:rPrChange w:id="1351" w:author="Patrick Tang" w:date="2021-06-25T17:28:00Z">
            <w:rPr>
              <w:rFonts w:ascii="Cambria" w:eastAsia="Cambria" w:hAnsi="Cambria" w:cs="Cambria"/>
              <w:w w:val="115"/>
            </w:rPr>
          </w:rPrChange>
        </w:rPr>
        <w:t>≤</w:t>
      </w:r>
      <w:r w:rsidRPr="00BE3340">
        <w:rPr>
          <w:rFonts w:eastAsia="Cambria"/>
          <w:spacing w:val="13"/>
          <w:w w:val="115"/>
          <w:rPrChange w:id="1352" w:author="Patrick Tang" w:date="2021-06-25T17:28:00Z">
            <w:rPr>
              <w:rFonts w:ascii="Cambria" w:eastAsia="Cambria" w:hAnsi="Cambria" w:cs="Cambria"/>
              <w:spacing w:val="13"/>
              <w:w w:val="115"/>
            </w:rPr>
          </w:rPrChange>
        </w:rPr>
        <w:t xml:space="preserve"> </w:t>
      </w:r>
      <w:r w:rsidRPr="00BE3340">
        <w:rPr>
          <w:i/>
          <w:w w:val="110"/>
        </w:rPr>
        <w:t>ϵ</w:t>
      </w:r>
    </w:p>
    <w:p w14:paraId="43A4353C" w14:textId="77777777" w:rsidR="00B40315" w:rsidRPr="00BE3340" w:rsidRDefault="002B1B5E">
      <w:pPr>
        <w:spacing w:line="203" w:lineRule="exact"/>
        <w:ind w:right="38"/>
        <w:jc w:val="right"/>
        <w:rPr>
          <w:i/>
        </w:rPr>
      </w:pPr>
      <w:r w:rsidRPr="00BE3340">
        <w:rPr>
          <w:rFonts w:ascii="Cambria Math" w:eastAsia="Cambria" w:hAnsi="Cambria Math" w:cs="Cambria Math"/>
          <w:w w:val="120"/>
          <w:rPrChange w:id="1353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⟨</w:t>
      </w:r>
      <w:r w:rsidRPr="00BE3340">
        <w:rPr>
          <w:i/>
          <w:w w:val="120"/>
        </w:rPr>
        <w:t>w,</w:t>
      </w:r>
      <w:r w:rsidRPr="00BE3340">
        <w:rPr>
          <w:i/>
          <w:spacing w:val="-34"/>
          <w:w w:val="120"/>
        </w:rPr>
        <w:t xml:space="preserve"> </w:t>
      </w:r>
      <w:r w:rsidRPr="00A97774">
        <w:rPr>
          <w:i/>
          <w:spacing w:val="3"/>
          <w:w w:val="120"/>
        </w:rPr>
        <w:t>x</w:t>
      </w:r>
      <w:r w:rsidRPr="00BE3340">
        <w:rPr>
          <w:rFonts w:eastAsia="Bookman Old Style"/>
          <w:i/>
          <w:spacing w:val="3"/>
          <w:w w:val="120"/>
          <w:vertAlign w:val="subscript"/>
          <w:rPrChange w:id="1354" w:author="Patrick Tang" w:date="2021-06-25T17:28:00Z">
            <w:rPr>
              <w:rFonts w:ascii="Bookman Old Style" w:eastAsia="Bookman Old Style" w:hAnsi="Bookman Old Style" w:cs="Bookman Old Style"/>
              <w:i/>
              <w:spacing w:val="3"/>
              <w:w w:val="120"/>
              <w:vertAlign w:val="subscript"/>
            </w:rPr>
          </w:rPrChange>
        </w:rPr>
        <w:t>i</w:t>
      </w:r>
      <w:r w:rsidRPr="00BE3340">
        <w:rPr>
          <w:rFonts w:ascii="Cambria Math" w:eastAsia="Cambria" w:hAnsi="Cambria Math" w:cs="Cambria Math"/>
          <w:spacing w:val="3"/>
          <w:w w:val="120"/>
          <w:rPrChange w:id="1355" w:author="Patrick Tang" w:date="2021-06-25T17:28:00Z">
            <w:rPr>
              <w:rFonts w:ascii="Cambria" w:eastAsia="Cambria" w:hAnsi="Cambria" w:cs="Cambria"/>
              <w:spacing w:val="3"/>
              <w:w w:val="120"/>
            </w:rPr>
          </w:rPrChange>
        </w:rPr>
        <w:t>⟩</w:t>
      </w:r>
      <w:r w:rsidRPr="00BE3340">
        <w:rPr>
          <w:rFonts w:eastAsia="Cambria"/>
          <w:spacing w:val="-14"/>
          <w:w w:val="120"/>
          <w:rPrChange w:id="1356" w:author="Patrick Tang" w:date="2021-06-25T17:28:00Z">
            <w:rPr>
              <w:rFonts w:ascii="Cambria" w:eastAsia="Cambria" w:hAnsi="Cambria" w:cs="Cambria"/>
              <w:spacing w:val="-14"/>
              <w:w w:val="120"/>
            </w:rPr>
          </w:rPrChange>
        </w:rPr>
        <w:t xml:space="preserve"> </w:t>
      </w:r>
      <w:r w:rsidRPr="00BE3340">
        <w:rPr>
          <w:rFonts w:eastAsia="Garamond"/>
          <w:w w:val="120"/>
          <w:rPrChange w:id="1357" w:author="Patrick Tang" w:date="2021-06-25T17:28:00Z">
            <w:rPr>
              <w:rFonts w:ascii="Garamond" w:eastAsia="Garamond" w:hAnsi="Garamond" w:cs="Garamond"/>
              <w:w w:val="120"/>
            </w:rPr>
          </w:rPrChange>
        </w:rPr>
        <w:t>+</w:t>
      </w:r>
      <w:r w:rsidRPr="00BE3340">
        <w:rPr>
          <w:rFonts w:eastAsia="Garamond"/>
          <w:spacing w:val="-22"/>
          <w:w w:val="120"/>
          <w:rPrChange w:id="1358" w:author="Patrick Tang" w:date="2021-06-25T17:28:00Z">
            <w:rPr>
              <w:rFonts w:ascii="Garamond" w:eastAsia="Garamond" w:hAnsi="Garamond" w:cs="Garamond"/>
              <w:spacing w:val="-22"/>
              <w:w w:val="120"/>
            </w:rPr>
          </w:rPrChange>
        </w:rPr>
        <w:t xml:space="preserve"> </w:t>
      </w:r>
      <w:r w:rsidRPr="00BE3340">
        <w:rPr>
          <w:i/>
          <w:w w:val="115"/>
        </w:rPr>
        <w:t>b</w:t>
      </w:r>
      <w:r w:rsidRPr="00BE3340">
        <w:rPr>
          <w:i/>
          <w:spacing w:val="-19"/>
          <w:w w:val="115"/>
        </w:rPr>
        <w:t xml:space="preserve"> </w:t>
      </w:r>
      <w:r w:rsidRPr="00BE3340">
        <w:rPr>
          <w:rFonts w:eastAsia="Cambria"/>
          <w:w w:val="120"/>
          <w:rPrChange w:id="1359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−</w:t>
      </w:r>
      <w:r w:rsidRPr="00BE3340">
        <w:rPr>
          <w:rFonts w:eastAsia="Cambria"/>
          <w:spacing w:val="-14"/>
          <w:w w:val="120"/>
          <w:rPrChange w:id="1360" w:author="Patrick Tang" w:date="2021-06-25T17:28:00Z">
            <w:rPr>
              <w:rFonts w:ascii="Cambria" w:eastAsia="Cambria" w:hAnsi="Cambria" w:cs="Cambria"/>
              <w:spacing w:val="-14"/>
              <w:w w:val="120"/>
            </w:rPr>
          </w:rPrChange>
        </w:rPr>
        <w:t xml:space="preserve"> </w:t>
      </w:r>
      <w:proofErr w:type="spellStart"/>
      <w:r w:rsidRPr="00BE3340">
        <w:rPr>
          <w:i/>
          <w:w w:val="120"/>
        </w:rPr>
        <w:t>y</w:t>
      </w:r>
      <w:r w:rsidRPr="00BE3340">
        <w:rPr>
          <w:rFonts w:eastAsia="Bookman Old Style"/>
          <w:i/>
          <w:w w:val="120"/>
          <w:vertAlign w:val="subscript"/>
          <w:rPrChange w:id="1361" w:author="Patrick Tang" w:date="2021-06-25T17:28:00Z">
            <w:rPr>
              <w:rFonts w:ascii="Bookman Old Style" w:eastAsia="Bookman Old Style" w:hAnsi="Bookman Old Style" w:cs="Bookman Old Style"/>
              <w:i/>
              <w:w w:val="120"/>
              <w:vertAlign w:val="subscript"/>
            </w:rPr>
          </w:rPrChange>
        </w:rPr>
        <w:t>i</w:t>
      </w:r>
      <w:proofErr w:type="spellEnd"/>
      <w:r w:rsidRPr="00BE3340">
        <w:rPr>
          <w:rFonts w:eastAsia="Bookman Old Style"/>
          <w:i/>
          <w:spacing w:val="-16"/>
          <w:w w:val="120"/>
          <w:rPrChange w:id="1362" w:author="Patrick Tang" w:date="2021-06-25T17:28:00Z">
            <w:rPr>
              <w:rFonts w:ascii="Bookman Old Style" w:eastAsia="Bookman Old Style" w:hAnsi="Bookman Old Style" w:cs="Bookman Old Style"/>
              <w:i/>
              <w:spacing w:val="-16"/>
              <w:w w:val="120"/>
            </w:rPr>
          </w:rPrChange>
        </w:rPr>
        <w:t xml:space="preserve"> </w:t>
      </w:r>
      <w:r w:rsidRPr="00BE3340">
        <w:rPr>
          <w:rFonts w:eastAsia="Cambria"/>
          <w:w w:val="120"/>
          <w:rPrChange w:id="1363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≤</w:t>
      </w:r>
      <w:r w:rsidRPr="00BE3340">
        <w:rPr>
          <w:rFonts w:eastAsia="Cambria"/>
          <w:spacing w:val="-3"/>
          <w:w w:val="120"/>
          <w:rPrChange w:id="1364" w:author="Patrick Tang" w:date="2021-06-25T17:28:00Z">
            <w:rPr>
              <w:rFonts w:ascii="Cambria" w:eastAsia="Cambria" w:hAnsi="Cambria" w:cs="Cambria"/>
              <w:spacing w:val="-3"/>
              <w:w w:val="120"/>
            </w:rPr>
          </w:rPrChange>
        </w:rPr>
        <w:t xml:space="preserve"> </w:t>
      </w:r>
      <w:r w:rsidRPr="00BE3340">
        <w:rPr>
          <w:i/>
          <w:w w:val="120"/>
        </w:rPr>
        <w:t>ϵ</w:t>
      </w:r>
    </w:p>
    <w:p w14:paraId="0D9B0FF3" w14:textId="77777777" w:rsidR="00B40315" w:rsidRPr="00BE3340" w:rsidRDefault="002B1B5E">
      <w:pPr>
        <w:spacing w:before="42"/>
        <w:ind w:right="595"/>
        <w:jc w:val="right"/>
      </w:pPr>
      <w:r w:rsidRPr="00BE3340">
        <w:br w:type="column"/>
      </w:r>
      <w:r w:rsidRPr="00BE3340">
        <w:t>(4)</w:t>
      </w:r>
    </w:p>
    <w:p w14:paraId="10BF85E4" w14:textId="77777777" w:rsidR="00B40315" w:rsidRPr="00BE3340" w:rsidRDefault="00B40315">
      <w:pPr>
        <w:jc w:val="right"/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2" w:space="720" w:equalWidth="0">
            <w:col w:w="6180" w:space="110"/>
            <w:col w:w="3830"/>
          </w:cols>
        </w:sectPr>
      </w:pPr>
    </w:p>
    <w:p w14:paraId="1E80408A" w14:textId="77777777" w:rsidR="00B40315" w:rsidRPr="00BE3340" w:rsidRDefault="00B40315">
      <w:pPr>
        <w:pStyle w:val="BodyText"/>
        <w:spacing w:before="9"/>
        <w:rPr>
          <w:sz w:val="9"/>
        </w:rPr>
      </w:pPr>
    </w:p>
    <w:p w14:paraId="3938B743" w14:textId="76E3C7A9" w:rsidR="00B40315" w:rsidRPr="00453F0F" w:rsidRDefault="002B1B5E">
      <w:pPr>
        <w:pStyle w:val="BodyText"/>
        <w:spacing w:before="64" w:line="216" w:lineRule="auto"/>
        <w:ind w:left="117" w:right="592"/>
      </w:pPr>
      <w:r w:rsidRPr="00BE3340">
        <w:t>By</w:t>
      </w:r>
      <w:r w:rsidRPr="00BE3340">
        <w:rPr>
          <w:spacing w:val="-11"/>
        </w:rPr>
        <w:t xml:space="preserve"> </w:t>
      </w:r>
      <w:r w:rsidRPr="00BE3340">
        <w:t>introducing</w:t>
      </w:r>
      <w:r w:rsidRPr="00BE3340">
        <w:rPr>
          <w:spacing w:val="-10"/>
        </w:rPr>
        <w:t xml:space="preserve"> </w:t>
      </w:r>
      <w:r w:rsidRPr="00BE3340">
        <w:t>slack</w:t>
      </w:r>
      <w:r w:rsidRPr="00BE3340">
        <w:rPr>
          <w:spacing w:val="-11"/>
        </w:rPr>
        <w:t xml:space="preserve"> </w:t>
      </w:r>
      <w:r w:rsidRPr="00BE3340">
        <w:t>variables</w:t>
      </w:r>
      <w:r w:rsidRPr="00BE3340">
        <w:rPr>
          <w:spacing w:val="-10"/>
        </w:rPr>
        <w:t xml:space="preserve"> </w:t>
      </w:r>
      <w:r w:rsidRPr="00BE3340">
        <w:rPr>
          <w:i/>
          <w:spacing w:val="5"/>
        </w:rPr>
        <w:t>ξ</w:t>
      </w:r>
      <w:ins w:id="1365" w:author="Patrick Tang" w:date="2021-06-29T16:04:00Z">
        <w:r w:rsidR="002B568D">
          <w:rPr>
            <w:i/>
            <w:spacing w:val="5"/>
          </w:rPr>
          <w:t xml:space="preserve"> </w:t>
        </w:r>
        <w:r w:rsidR="002B568D" w:rsidRPr="002B568D">
          <w:rPr>
            <w:spacing w:val="5"/>
            <w:rPrChange w:id="1366" w:author="Patrick Tang" w:date="2021-06-29T16:04:00Z">
              <w:rPr>
                <w:i/>
                <w:spacing w:val="5"/>
              </w:rPr>
            </w:rPrChange>
          </w:rPr>
          <w:t>and</w:t>
        </w:r>
      </w:ins>
      <w:del w:id="1367" w:author="Patrick Tang" w:date="2021-06-29T16:04:00Z">
        <w:r w:rsidRPr="00FA1A45" w:rsidDel="002B568D">
          <w:rPr>
            <w:i/>
            <w:spacing w:val="5"/>
          </w:rPr>
          <w:delText>,</w:delText>
        </w:r>
      </w:del>
      <w:r w:rsidRPr="00AF7ECF">
        <w:rPr>
          <w:i/>
          <w:spacing w:val="-24"/>
        </w:rPr>
        <w:t xml:space="preserve"> </w:t>
      </w:r>
      <w:r w:rsidRPr="00AF7ECF">
        <w:rPr>
          <w:i/>
          <w:spacing w:val="-16"/>
        </w:rPr>
        <w:t>ξ</w:t>
      </w:r>
      <w:proofErr w:type="spellStart"/>
      <w:r w:rsidRPr="00BE3340">
        <w:rPr>
          <w:i/>
          <w:spacing w:val="-16"/>
          <w:position w:val="-5"/>
          <w:sz w:val="16"/>
          <w:rPrChange w:id="1368" w:author="Patrick Tang" w:date="2021-06-25T17:28:00Z">
            <w:rPr>
              <w:rFonts w:ascii="Bookman Old Style" w:hAnsi="Bookman Old Style"/>
              <w:i/>
              <w:spacing w:val="-16"/>
              <w:position w:val="-5"/>
              <w:sz w:val="16"/>
            </w:rPr>
          </w:rPrChange>
        </w:rPr>
        <w:t>i</w:t>
      </w:r>
      <w:proofErr w:type="spellEnd"/>
      <w:r w:rsidRPr="00BE3340">
        <w:rPr>
          <w:rFonts w:ascii="Cambria Math" w:hAnsi="Cambria Math" w:cs="Cambria Math"/>
          <w:spacing w:val="-16"/>
          <w:position w:val="8"/>
          <w:sz w:val="16"/>
          <w:rPrChange w:id="1369" w:author="Patrick Tang" w:date="2021-06-25T17:28:00Z">
            <w:rPr>
              <w:rFonts w:ascii="Lucida Sans Unicode" w:hAnsi="Lucida Sans Unicode"/>
              <w:spacing w:val="-16"/>
              <w:position w:val="8"/>
              <w:sz w:val="16"/>
            </w:rPr>
          </w:rPrChange>
        </w:rPr>
        <w:t>∗</w:t>
      </w:r>
      <w:r w:rsidRPr="00BE3340">
        <w:rPr>
          <w:spacing w:val="3"/>
          <w:position w:val="8"/>
          <w:sz w:val="16"/>
          <w:rPrChange w:id="1370" w:author="Patrick Tang" w:date="2021-06-25T17:28:00Z">
            <w:rPr>
              <w:rFonts w:ascii="Lucida Sans Unicode" w:hAnsi="Lucida Sans Unicode"/>
              <w:spacing w:val="3"/>
              <w:position w:val="8"/>
              <w:sz w:val="16"/>
            </w:rPr>
          </w:rPrChange>
        </w:rPr>
        <w:t xml:space="preserve"> </w:t>
      </w:r>
      <w:r w:rsidRPr="00BE3340">
        <w:t>to</w:t>
      </w:r>
      <w:r w:rsidRPr="00BE3340">
        <w:rPr>
          <w:spacing w:val="-11"/>
        </w:rPr>
        <w:t xml:space="preserve"> </w:t>
      </w:r>
      <w:r w:rsidRPr="00A97774">
        <w:t>allow</w:t>
      </w:r>
      <w:r w:rsidRPr="00A97774">
        <w:rPr>
          <w:spacing w:val="-10"/>
        </w:rPr>
        <w:t xml:space="preserve"> </w:t>
      </w:r>
      <w:r w:rsidRPr="00A97774">
        <w:t>some</w:t>
      </w:r>
      <w:r w:rsidRPr="00453F0F">
        <w:rPr>
          <w:spacing w:val="-11"/>
        </w:rPr>
        <w:t xml:space="preserve"> </w:t>
      </w:r>
      <w:r w:rsidRPr="00453F0F">
        <w:t>errors</w:t>
      </w:r>
      <w:r w:rsidRPr="00453F0F">
        <w:rPr>
          <w:spacing w:val="-10"/>
        </w:rPr>
        <w:t xml:space="preserve"> </w:t>
      </w:r>
      <w:r w:rsidRPr="00453F0F">
        <w:t>to</w:t>
      </w:r>
      <w:r w:rsidRPr="00453F0F">
        <w:rPr>
          <w:spacing w:val="-11"/>
        </w:rPr>
        <w:t xml:space="preserve"> </w:t>
      </w:r>
      <w:r w:rsidRPr="00453F0F">
        <w:t>cope</w:t>
      </w:r>
      <w:r w:rsidRPr="00453F0F">
        <w:rPr>
          <w:spacing w:val="-10"/>
        </w:rPr>
        <w:t xml:space="preserve"> </w:t>
      </w:r>
      <w:r w:rsidRPr="00453F0F">
        <w:t>with</w:t>
      </w:r>
      <w:r w:rsidRPr="00453F0F">
        <w:rPr>
          <w:spacing w:val="-10"/>
        </w:rPr>
        <w:t xml:space="preserve"> </w:t>
      </w:r>
      <w:r w:rsidRPr="00453F0F">
        <w:t>infeasible</w:t>
      </w:r>
      <w:r w:rsidRPr="00453F0F">
        <w:rPr>
          <w:spacing w:val="-11"/>
        </w:rPr>
        <w:t xml:space="preserve"> </w:t>
      </w:r>
      <w:r w:rsidRPr="00453F0F">
        <w:t>solution</w:t>
      </w:r>
      <w:r w:rsidRPr="00453F0F">
        <w:rPr>
          <w:spacing w:val="-10"/>
        </w:rPr>
        <w:t xml:space="preserve"> </w:t>
      </w:r>
      <w:r w:rsidRPr="00453F0F">
        <w:t>of</w:t>
      </w:r>
      <w:r w:rsidRPr="00453F0F">
        <w:rPr>
          <w:spacing w:val="-11"/>
        </w:rPr>
        <w:t xml:space="preserve"> </w:t>
      </w:r>
      <w:r w:rsidRPr="00453F0F">
        <w:t>the</w:t>
      </w:r>
      <w:r w:rsidRPr="00453F0F">
        <w:rPr>
          <w:spacing w:val="-10"/>
        </w:rPr>
        <w:t xml:space="preserve"> </w:t>
      </w:r>
      <w:r w:rsidRPr="00453F0F">
        <w:t>optimization problem, the formulation can be generated as</w:t>
      </w:r>
      <w:r w:rsidRPr="00453F0F">
        <w:rPr>
          <w:spacing w:val="-10"/>
        </w:rPr>
        <w:t xml:space="preserve"> </w:t>
      </w:r>
      <w:r w:rsidRPr="00453F0F">
        <w:t>[39]:</w:t>
      </w:r>
    </w:p>
    <w:p w14:paraId="4FDB69F8" w14:textId="77777777" w:rsidR="00B40315" w:rsidRPr="00453F0F" w:rsidRDefault="00B40315">
      <w:pPr>
        <w:pStyle w:val="BodyText"/>
        <w:spacing w:before="10"/>
        <w:rPr>
          <w:sz w:val="35"/>
        </w:rPr>
      </w:pPr>
    </w:p>
    <w:p w14:paraId="2F7D26C3" w14:textId="77777777" w:rsidR="00B40315" w:rsidRPr="00BE3340" w:rsidRDefault="008E6C9D">
      <w:pPr>
        <w:tabs>
          <w:tab w:val="left" w:pos="1066"/>
        </w:tabs>
        <w:ind w:right="1393"/>
        <w:jc w:val="center"/>
        <w:rPr>
          <w:rPrChange w:id="1371" w:author="Patrick Tang" w:date="2021-06-25T17:28:00Z">
            <w:rPr>
              <w:rFonts w:ascii="Garamond" w:hAnsi="Garamond"/>
            </w:rPr>
          </w:rPrChange>
        </w:rPr>
      </w:pPr>
      <w:r>
        <w:pict w14:anchorId="0D1F919A">
          <v:shape id="_x0000_s1326" type="#_x0000_t202" style="position:absolute;left:0;text-align:left;margin-left:312.05pt;margin-top:27.95pt;width:13.75pt;height:8pt;z-index:-251601408;mso-wrap-distance-left:0;mso-wrap-distance-right:0;mso-position-horizontal-relative:page" filled="f" stroked="f">
            <v:textbox inset="0,0,0,0">
              <w:txbxContent>
                <w:p w14:paraId="3FC5E0BD" w14:textId="77777777" w:rsidR="002E35F5" w:rsidRDefault="002E35F5">
                  <w:pPr>
                    <w:spacing w:line="157" w:lineRule="exact"/>
                    <w:rPr>
                      <w:sz w:val="16"/>
                    </w:rPr>
                  </w:pPr>
                  <w:proofErr w:type="spellStart"/>
                  <w:r>
                    <w:rPr>
                      <w:rFonts w:ascii="Bookman Old Style"/>
                      <w:i/>
                      <w:w w:val="125"/>
                      <w:sz w:val="16"/>
                    </w:rPr>
                    <w:t>i</w:t>
                  </w:r>
                  <w:proofErr w:type="spellEnd"/>
                  <w:r>
                    <w:rPr>
                      <w:w w:val="125"/>
                      <w:sz w:val="16"/>
                    </w:rPr>
                    <w:t>=1</w:t>
                  </w:r>
                </w:p>
              </w:txbxContent>
            </v:textbox>
            <w10:wrap type="topAndBottom" anchorx="page"/>
          </v:shape>
        </w:pict>
      </w:r>
      <w:r>
        <w:rPr>
          <w:rPrChange w:id="1372" w:author="Patrick Tang" w:date="2021-06-25T17:28:00Z">
            <w:rPr/>
          </w:rPrChange>
        </w:rPr>
        <w:pict w14:anchorId="0F217D1E">
          <v:shape id="_x0000_s1325" type="#_x0000_t202" style="position:absolute;left:0;text-align:left;margin-left:316.35pt;margin-top:1.2pt;width:5.15pt;height:8pt;z-index:-251692544;mso-position-horizontal-relative:page" filled="f" stroked="f">
            <v:textbox inset="0,0,0,0">
              <w:txbxContent>
                <w:p w14:paraId="5FC9CB9E" w14:textId="77777777" w:rsidR="002E35F5" w:rsidRDefault="002E35F5">
                  <w:pPr>
                    <w:spacing w:line="157" w:lineRule="exact"/>
                    <w:rPr>
                      <w:rFonts w:ascii="Bookman Old Style"/>
                      <w:i/>
                      <w:sz w:val="16"/>
                    </w:rPr>
                  </w:pPr>
                  <w:r>
                    <w:rPr>
                      <w:rFonts w:ascii="Bookman Old Style"/>
                      <w:i/>
                      <w:w w:val="103"/>
                      <w:sz w:val="16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rPrChange w:id="1373" w:author="Patrick Tang" w:date="2021-06-25T17:28:00Z">
            <w:rPr/>
          </w:rPrChange>
        </w:rPr>
        <w:pict w14:anchorId="12C995E8">
          <v:shape id="_x0000_s1324" type="#_x0000_t202" style="position:absolute;left:0;text-align:left;margin-left:256.3pt;margin-top:31.25pt;width:9.7pt;height:50.55pt;z-index:-251691520;mso-position-horizontal-relative:page" filled="f" stroked="f">
            <v:textbox inset="0,0,0,0">
              <w:txbxContent>
                <w:p w14:paraId="0A13140F" w14:textId="77777777" w:rsidR="002E35F5" w:rsidRDefault="002E35F5">
                  <w:pPr>
                    <w:pStyle w:val="BodyText"/>
                    <w:spacing w:line="194" w:lineRule="auto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spacing w:val="-194"/>
                      <w:w w:val="117"/>
                    </w:rPr>
                    <w:t></w:t>
                  </w:r>
                  <w:r>
                    <w:rPr>
                      <w:rFonts w:ascii="Arial" w:hAnsi="Arial"/>
                      <w:w w:val="117"/>
                      <w:position w:val="-19"/>
                    </w:rPr>
                    <w:t></w:t>
                  </w:r>
                </w:p>
              </w:txbxContent>
            </v:textbox>
            <w10:wrap anchorx="page"/>
          </v:shape>
        </w:pict>
      </w:r>
      <w:r>
        <w:rPr>
          <w:rPrChange w:id="1374" w:author="Patrick Tang" w:date="2021-06-25T17:28:00Z">
            <w:rPr/>
          </w:rPrChange>
        </w:rPr>
        <w:pict w14:anchorId="5A88ACFD">
          <v:shape id="_x0000_s1323" type="#_x0000_t202" style="position:absolute;left:0;text-align:left;margin-left:255.7pt;margin-top:20.1pt;width:5.5pt;height:10.95pt;z-index:-251685376;mso-position-horizontal-relative:page" filled="f" stroked="f">
            <v:textbox inset="0,0,0,0">
              <w:txbxContent>
                <w:p w14:paraId="119C7B88" w14:textId="77777777" w:rsidR="002E35F5" w:rsidRDefault="002E35F5">
                  <w:pPr>
                    <w:pStyle w:val="BodyText"/>
                    <w:spacing w:line="218" w:lineRule="exact"/>
                    <w:rPr>
                      <w:rFonts w:ascii="Garamond"/>
                    </w:rPr>
                  </w:pPr>
                  <w:r>
                    <w:rPr>
                      <w:rFonts w:ascii="Garamond"/>
                      <w:w w:val="10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PrChange w:id="1375" w:author="Patrick Tang" w:date="2021-06-25T17:28:00Z">
            <w:rPr/>
          </w:rPrChange>
        </w:rPr>
        <w:pict w14:anchorId="4861393B">
          <v:shape id="_x0000_s1322" type="#_x0000_t202" style="position:absolute;left:0;text-align:left;margin-left:354.4pt;margin-top:17.55pt;width:2.9pt;height:8pt;z-index:-251684352;mso-position-horizontal-relative:page" filled="f" stroked="f">
            <v:textbox inset="0,0,0,0">
              <w:txbxContent>
                <w:p w14:paraId="0154AA11" w14:textId="77777777" w:rsidR="002E35F5" w:rsidRDefault="002E35F5">
                  <w:pPr>
                    <w:spacing w:line="157" w:lineRule="exact"/>
                    <w:rPr>
                      <w:rFonts w:ascii="Bookman Old Style"/>
                      <w:i/>
                      <w:sz w:val="16"/>
                    </w:rPr>
                  </w:pPr>
                  <w:proofErr w:type="spellStart"/>
                  <w:r>
                    <w:rPr>
                      <w:rFonts w:ascii="Bookman Old Style"/>
                      <w:i/>
                      <w:w w:val="128"/>
                      <w:sz w:val="16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="002B1B5E" w:rsidRPr="00BE3340">
        <w:rPr>
          <w:w w:val="99"/>
        </w:rPr>
        <w:t>minimize</w:t>
      </w:r>
      <w:r w:rsidR="002B1B5E" w:rsidRPr="00BE3340">
        <w:tab/>
      </w:r>
      <w:r w:rsidR="002B1B5E" w:rsidRPr="00BE3340">
        <w:rPr>
          <w:w w:val="105"/>
          <w:position w:val="15"/>
          <w:u w:val="single"/>
          <w:rPrChange w:id="1376" w:author="Patrick Tang" w:date="2021-06-25T17:28:00Z">
            <w:rPr>
              <w:rFonts w:ascii="Garamond" w:hAnsi="Garamond"/>
              <w:w w:val="105"/>
              <w:position w:val="15"/>
              <w:u w:val="single"/>
            </w:rPr>
          </w:rPrChange>
        </w:rPr>
        <w:t>1</w:t>
      </w:r>
      <w:r w:rsidR="002B1B5E" w:rsidRPr="00BE3340">
        <w:rPr>
          <w:spacing w:val="-32"/>
          <w:position w:val="15"/>
          <w:rPrChange w:id="1377" w:author="Patrick Tang" w:date="2021-06-25T17:28:00Z">
            <w:rPr>
              <w:rFonts w:ascii="Garamond" w:hAnsi="Garamond"/>
              <w:spacing w:val="-32"/>
              <w:position w:val="15"/>
            </w:rPr>
          </w:rPrChange>
        </w:rPr>
        <w:t xml:space="preserve"> </w:t>
      </w:r>
      <w:r w:rsidR="002B1B5E" w:rsidRPr="00BE3340">
        <w:rPr>
          <w:w w:val="86"/>
          <w:rPrChange w:id="1378" w:author="Patrick Tang" w:date="2021-06-25T17:28:00Z">
            <w:rPr>
              <w:rFonts w:ascii="Cambria" w:hAnsi="Cambria"/>
              <w:w w:val="86"/>
            </w:rPr>
          </w:rPrChange>
        </w:rPr>
        <w:t>||</w:t>
      </w:r>
      <w:r w:rsidR="002B1B5E" w:rsidRPr="00BE3340">
        <w:rPr>
          <w:i/>
          <w:spacing w:val="6"/>
          <w:w w:val="106"/>
        </w:rPr>
        <w:t>w</w:t>
      </w:r>
      <w:r w:rsidR="002B1B5E" w:rsidRPr="00BE3340">
        <w:rPr>
          <w:w w:val="86"/>
          <w:rPrChange w:id="1379" w:author="Patrick Tang" w:date="2021-06-25T17:28:00Z">
            <w:rPr>
              <w:rFonts w:ascii="Cambria" w:hAnsi="Cambria"/>
              <w:w w:val="86"/>
            </w:rPr>
          </w:rPrChange>
        </w:rPr>
        <w:t>||</w:t>
      </w:r>
      <w:r w:rsidR="002B1B5E" w:rsidRPr="00BE3340">
        <w:rPr>
          <w:w w:val="105"/>
          <w:position w:val="9"/>
          <w:sz w:val="16"/>
        </w:rPr>
        <w:t>2</w:t>
      </w:r>
      <w:r w:rsidR="002B1B5E" w:rsidRPr="00BE3340">
        <w:rPr>
          <w:spacing w:val="18"/>
          <w:position w:val="9"/>
          <w:sz w:val="16"/>
        </w:rPr>
        <w:t xml:space="preserve"> </w:t>
      </w:r>
      <w:r w:rsidR="002B1B5E" w:rsidRPr="00BE3340">
        <w:rPr>
          <w:w w:val="115"/>
          <w:rPrChange w:id="1380" w:author="Patrick Tang" w:date="2021-06-25T17:28:00Z">
            <w:rPr>
              <w:rFonts w:ascii="Garamond" w:hAnsi="Garamond"/>
              <w:w w:val="115"/>
            </w:rPr>
          </w:rPrChange>
        </w:rPr>
        <w:t>+</w:t>
      </w:r>
      <w:r w:rsidR="002B1B5E" w:rsidRPr="00BE3340">
        <w:rPr>
          <w:spacing w:val="-7"/>
          <w:rPrChange w:id="1381" w:author="Patrick Tang" w:date="2021-06-25T17:28:00Z">
            <w:rPr>
              <w:rFonts w:ascii="Garamond" w:hAnsi="Garamond"/>
              <w:spacing w:val="-7"/>
            </w:rPr>
          </w:rPrChange>
        </w:rPr>
        <w:t xml:space="preserve"> </w:t>
      </w:r>
      <w:r w:rsidR="002B1B5E" w:rsidRPr="00BE3340">
        <w:rPr>
          <w:i/>
          <w:w w:val="106"/>
        </w:rPr>
        <w:t>C</w:t>
      </w:r>
      <w:r w:rsidR="002B1B5E" w:rsidRPr="00BE3340">
        <w:rPr>
          <w:i/>
          <w:spacing w:val="-3"/>
        </w:rPr>
        <w:t xml:space="preserve"> </w:t>
      </w:r>
      <w:proofErr w:type="gramStart"/>
      <w:r w:rsidR="002B1B5E" w:rsidRPr="00BE3340">
        <w:rPr>
          <w:w w:val="231"/>
          <w:position w:val="21"/>
          <w:rPrChange w:id="1382" w:author="Patrick Tang" w:date="2021-06-25T17:28:00Z">
            <w:rPr>
              <w:rFonts w:ascii="Arial" w:hAnsi="Arial"/>
              <w:w w:val="231"/>
              <w:position w:val="21"/>
            </w:rPr>
          </w:rPrChange>
        </w:rPr>
        <w:t>Σ</w:t>
      </w:r>
      <w:r w:rsidR="002B1B5E" w:rsidRPr="00BE3340">
        <w:rPr>
          <w:w w:val="132"/>
          <w:rPrChange w:id="1383" w:author="Patrick Tang" w:date="2021-06-25T17:28:00Z">
            <w:rPr>
              <w:rFonts w:ascii="Garamond" w:hAnsi="Garamond"/>
              <w:w w:val="132"/>
            </w:rPr>
          </w:rPrChange>
        </w:rPr>
        <w:t>(</w:t>
      </w:r>
      <w:proofErr w:type="gramEnd"/>
      <w:r w:rsidR="002B1B5E" w:rsidRPr="00BE3340">
        <w:rPr>
          <w:i/>
          <w:w w:val="101"/>
        </w:rPr>
        <w:t>ξ</w:t>
      </w:r>
      <w:r w:rsidR="002B1B5E" w:rsidRPr="00BE3340">
        <w:rPr>
          <w:i/>
          <w:spacing w:val="3"/>
        </w:rPr>
        <w:t xml:space="preserve"> </w:t>
      </w:r>
      <w:r w:rsidR="002B1B5E" w:rsidRPr="00BE3340">
        <w:rPr>
          <w:w w:val="115"/>
          <w:rPrChange w:id="1384" w:author="Patrick Tang" w:date="2021-06-25T17:28:00Z">
            <w:rPr>
              <w:rFonts w:ascii="Garamond" w:hAnsi="Garamond"/>
              <w:w w:val="115"/>
            </w:rPr>
          </w:rPrChange>
        </w:rPr>
        <w:t>+</w:t>
      </w:r>
      <w:r w:rsidR="002B1B5E" w:rsidRPr="00BE3340">
        <w:rPr>
          <w:spacing w:val="-7"/>
          <w:rPrChange w:id="1385" w:author="Patrick Tang" w:date="2021-06-25T17:28:00Z">
            <w:rPr>
              <w:rFonts w:ascii="Garamond" w:hAnsi="Garamond"/>
              <w:spacing w:val="-7"/>
            </w:rPr>
          </w:rPrChange>
        </w:rPr>
        <w:t xml:space="preserve"> </w:t>
      </w:r>
      <w:r w:rsidR="002B1B5E" w:rsidRPr="00BE3340">
        <w:rPr>
          <w:i/>
          <w:spacing w:val="10"/>
          <w:w w:val="101"/>
        </w:rPr>
        <w:t>ξ</w:t>
      </w:r>
      <w:r w:rsidR="002B1B5E" w:rsidRPr="00BE3340">
        <w:rPr>
          <w:rFonts w:ascii="Cambria Math" w:hAnsi="Cambria Math" w:cs="Cambria Math"/>
          <w:spacing w:val="10"/>
          <w:w w:val="75"/>
          <w:vertAlign w:val="superscript"/>
          <w:rPrChange w:id="1386" w:author="Patrick Tang" w:date="2021-06-25T17:28:00Z">
            <w:rPr>
              <w:rFonts w:ascii="Lucida Sans Unicode" w:hAnsi="Lucida Sans Unicode"/>
              <w:spacing w:val="10"/>
              <w:w w:val="75"/>
              <w:vertAlign w:val="superscript"/>
            </w:rPr>
          </w:rPrChange>
        </w:rPr>
        <w:t>∗</w:t>
      </w:r>
      <w:r w:rsidR="002B1B5E" w:rsidRPr="00BE3340">
        <w:rPr>
          <w:w w:val="132"/>
          <w:rPrChange w:id="1387" w:author="Patrick Tang" w:date="2021-06-25T17:28:00Z">
            <w:rPr>
              <w:rFonts w:ascii="Garamond" w:hAnsi="Garamond"/>
              <w:w w:val="132"/>
            </w:rPr>
          </w:rPrChange>
        </w:rPr>
        <w:t>)</w:t>
      </w:r>
    </w:p>
    <w:p w14:paraId="6F44CE3E" w14:textId="77777777" w:rsidR="00B40315" w:rsidRPr="00BE3340" w:rsidRDefault="00B40315">
      <w:pPr>
        <w:jc w:val="center"/>
        <w:rPr>
          <w:rPrChange w:id="1388" w:author="Patrick Tang" w:date="2021-06-25T17:28:00Z">
            <w:rPr>
              <w:rFonts w:ascii="Garamond" w:hAnsi="Garamond"/>
            </w:rPr>
          </w:rPrChange>
        </w:rPr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space="720"/>
        </w:sectPr>
      </w:pPr>
    </w:p>
    <w:p w14:paraId="3DA924B3" w14:textId="77777777" w:rsidR="00B40315" w:rsidRPr="00BE3340" w:rsidRDefault="00B40315">
      <w:pPr>
        <w:pStyle w:val="BodyText"/>
        <w:spacing w:before="9"/>
        <w:rPr>
          <w:sz w:val="26"/>
          <w:rPrChange w:id="1389" w:author="Patrick Tang" w:date="2021-06-25T17:28:00Z">
            <w:rPr>
              <w:rFonts w:ascii="Garamond"/>
              <w:sz w:val="26"/>
            </w:rPr>
          </w:rPrChange>
        </w:rPr>
      </w:pPr>
    </w:p>
    <w:p w14:paraId="1CF1AA64" w14:textId="77777777" w:rsidR="00B40315" w:rsidRPr="00BE3340" w:rsidRDefault="002B1B5E">
      <w:pPr>
        <w:pStyle w:val="BodyText"/>
        <w:jc w:val="right"/>
      </w:pPr>
      <w:r w:rsidRPr="00BE3340">
        <w:t>subject to</w:t>
      </w:r>
    </w:p>
    <w:p w14:paraId="7E227D1D" w14:textId="77777777" w:rsidR="00B40315" w:rsidRPr="00BE3340" w:rsidRDefault="002B1B5E">
      <w:pPr>
        <w:spacing w:before="27" w:line="246" w:lineRule="exact"/>
        <w:ind w:left="508"/>
        <w:rPr>
          <w:rFonts w:eastAsia="Bookman Old Style"/>
          <w:i/>
          <w:rPrChange w:id="1390" w:author="Patrick Tang" w:date="2021-06-25T17:28:00Z">
            <w:rPr>
              <w:rFonts w:ascii="Bookman Old Style" w:eastAsia="Bookman Old Style" w:hAnsi="Bookman Old Style" w:cs="Bookman Old Style"/>
              <w:i/>
            </w:rPr>
          </w:rPrChange>
        </w:rPr>
      </w:pPr>
      <w:r w:rsidRPr="00BE3340">
        <w:br w:type="column"/>
      </w:r>
      <w:proofErr w:type="spellStart"/>
      <w:r w:rsidRPr="00BE3340">
        <w:rPr>
          <w:i/>
          <w:w w:val="120"/>
        </w:rPr>
        <w:t>y</w:t>
      </w:r>
      <w:r w:rsidRPr="00BE3340">
        <w:rPr>
          <w:rFonts w:eastAsia="Bookman Old Style"/>
          <w:i/>
          <w:w w:val="120"/>
          <w:vertAlign w:val="subscript"/>
          <w:rPrChange w:id="1391" w:author="Patrick Tang" w:date="2021-06-25T17:28:00Z">
            <w:rPr>
              <w:rFonts w:ascii="Bookman Old Style" w:eastAsia="Bookman Old Style" w:hAnsi="Bookman Old Style" w:cs="Bookman Old Style"/>
              <w:i/>
              <w:w w:val="120"/>
              <w:vertAlign w:val="subscript"/>
            </w:rPr>
          </w:rPrChange>
        </w:rPr>
        <w:t>i</w:t>
      </w:r>
      <w:proofErr w:type="spellEnd"/>
      <w:r w:rsidRPr="00BE3340">
        <w:rPr>
          <w:rFonts w:eastAsia="Bookman Old Style"/>
          <w:i/>
          <w:spacing w:val="-23"/>
          <w:w w:val="120"/>
          <w:rPrChange w:id="1392" w:author="Patrick Tang" w:date="2021-06-25T17:28:00Z">
            <w:rPr>
              <w:rFonts w:ascii="Bookman Old Style" w:eastAsia="Bookman Old Style" w:hAnsi="Bookman Old Style" w:cs="Bookman Old Style"/>
              <w:i/>
              <w:spacing w:val="-23"/>
              <w:w w:val="120"/>
            </w:rPr>
          </w:rPrChange>
        </w:rPr>
        <w:t xml:space="preserve"> </w:t>
      </w:r>
      <w:r w:rsidRPr="00BE3340">
        <w:rPr>
          <w:rFonts w:eastAsia="Cambria"/>
          <w:w w:val="120"/>
          <w:rPrChange w:id="1393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−</w:t>
      </w:r>
      <w:r w:rsidRPr="00BE3340">
        <w:rPr>
          <w:rFonts w:eastAsia="Cambria"/>
          <w:spacing w:val="-12"/>
          <w:w w:val="120"/>
          <w:rPrChange w:id="1394" w:author="Patrick Tang" w:date="2021-06-25T17:28:00Z">
            <w:rPr>
              <w:rFonts w:ascii="Cambria" w:eastAsia="Cambria" w:hAnsi="Cambria" w:cs="Cambria"/>
              <w:spacing w:val="-12"/>
              <w:w w:val="120"/>
            </w:rPr>
          </w:rPrChange>
        </w:rPr>
        <w:t xml:space="preserve"> </w:t>
      </w:r>
      <w:r w:rsidRPr="00BE3340">
        <w:rPr>
          <w:rFonts w:ascii="Cambria Math" w:eastAsia="Cambria" w:hAnsi="Cambria Math" w:cs="Cambria Math"/>
          <w:w w:val="120"/>
          <w:rPrChange w:id="1395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⟨</w:t>
      </w:r>
      <w:r w:rsidRPr="00BE3340">
        <w:rPr>
          <w:i/>
          <w:w w:val="120"/>
        </w:rPr>
        <w:t>w,</w:t>
      </w:r>
      <w:r w:rsidRPr="00BE3340">
        <w:rPr>
          <w:i/>
          <w:spacing w:val="-31"/>
          <w:w w:val="120"/>
        </w:rPr>
        <w:t xml:space="preserve"> </w:t>
      </w:r>
      <w:r w:rsidRPr="00A97774">
        <w:rPr>
          <w:i/>
          <w:spacing w:val="3"/>
          <w:w w:val="120"/>
        </w:rPr>
        <w:t>x</w:t>
      </w:r>
      <w:r w:rsidRPr="00BE3340">
        <w:rPr>
          <w:rFonts w:eastAsia="Bookman Old Style"/>
          <w:i/>
          <w:spacing w:val="3"/>
          <w:w w:val="120"/>
          <w:vertAlign w:val="subscript"/>
          <w:rPrChange w:id="1396" w:author="Patrick Tang" w:date="2021-06-25T17:28:00Z">
            <w:rPr>
              <w:rFonts w:ascii="Bookman Old Style" w:eastAsia="Bookman Old Style" w:hAnsi="Bookman Old Style" w:cs="Bookman Old Style"/>
              <w:i/>
              <w:spacing w:val="3"/>
              <w:w w:val="120"/>
              <w:vertAlign w:val="subscript"/>
            </w:rPr>
          </w:rPrChange>
        </w:rPr>
        <w:t>i</w:t>
      </w:r>
      <w:r w:rsidRPr="00BE3340">
        <w:rPr>
          <w:rFonts w:ascii="Cambria Math" w:eastAsia="Cambria" w:hAnsi="Cambria Math" w:cs="Cambria Math"/>
          <w:spacing w:val="3"/>
          <w:w w:val="120"/>
          <w:rPrChange w:id="1397" w:author="Patrick Tang" w:date="2021-06-25T17:28:00Z">
            <w:rPr>
              <w:rFonts w:ascii="Cambria" w:eastAsia="Cambria" w:hAnsi="Cambria" w:cs="Cambria"/>
              <w:spacing w:val="3"/>
              <w:w w:val="120"/>
            </w:rPr>
          </w:rPrChange>
        </w:rPr>
        <w:t>⟩</w:t>
      </w:r>
      <w:r w:rsidRPr="00BE3340">
        <w:rPr>
          <w:rFonts w:eastAsia="Cambria"/>
          <w:spacing w:val="-11"/>
          <w:w w:val="120"/>
          <w:rPrChange w:id="1398" w:author="Patrick Tang" w:date="2021-06-25T17:28:00Z">
            <w:rPr>
              <w:rFonts w:ascii="Cambria" w:eastAsia="Cambria" w:hAnsi="Cambria" w:cs="Cambria"/>
              <w:spacing w:val="-11"/>
              <w:w w:val="120"/>
            </w:rPr>
          </w:rPrChange>
        </w:rPr>
        <w:t xml:space="preserve"> </w:t>
      </w:r>
      <w:r w:rsidRPr="00BE3340">
        <w:rPr>
          <w:rFonts w:eastAsia="Cambria"/>
          <w:w w:val="120"/>
          <w:rPrChange w:id="1399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−</w:t>
      </w:r>
      <w:r w:rsidRPr="00BE3340">
        <w:rPr>
          <w:rFonts w:eastAsia="Cambria"/>
          <w:spacing w:val="-11"/>
          <w:w w:val="120"/>
          <w:rPrChange w:id="1400" w:author="Patrick Tang" w:date="2021-06-25T17:28:00Z">
            <w:rPr>
              <w:rFonts w:ascii="Cambria" w:eastAsia="Cambria" w:hAnsi="Cambria" w:cs="Cambria"/>
              <w:spacing w:val="-11"/>
              <w:w w:val="120"/>
            </w:rPr>
          </w:rPrChange>
        </w:rPr>
        <w:t xml:space="preserve"> </w:t>
      </w:r>
      <w:r w:rsidRPr="00BE3340">
        <w:rPr>
          <w:i/>
          <w:w w:val="115"/>
        </w:rPr>
        <w:t>b</w:t>
      </w:r>
      <w:r w:rsidRPr="00BE3340">
        <w:rPr>
          <w:i/>
          <w:spacing w:val="-5"/>
          <w:w w:val="115"/>
        </w:rPr>
        <w:t xml:space="preserve"> </w:t>
      </w:r>
      <w:r w:rsidRPr="00BE3340">
        <w:rPr>
          <w:rFonts w:eastAsia="Cambria"/>
          <w:w w:val="120"/>
          <w:rPrChange w:id="1401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≤</w:t>
      </w:r>
      <w:r w:rsidRPr="00BE3340">
        <w:rPr>
          <w:rFonts w:eastAsia="Cambria"/>
          <w:spacing w:val="1"/>
          <w:w w:val="120"/>
          <w:rPrChange w:id="1402" w:author="Patrick Tang" w:date="2021-06-25T17:28:00Z">
            <w:rPr>
              <w:rFonts w:ascii="Cambria" w:eastAsia="Cambria" w:hAnsi="Cambria" w:cs="Cambria"/>
              <w:spacing w:val="1"/>
              <w:w w:val="120"/>
            </w:rPr>
          </w:rPrChange>
        </w:rPr>
        <w:t xml:space="preserve"> </w:t>
      </w:r>
      <w:r w:rsidRPr="00BE3340">
        <w:rPr>
          <w:i/>
          <w:w w:val="120"/>
        </w:rPr>
        <w:t>ϵ</w:t>
      </w:r>
      <w:r w:rsidRPr="00BE3340">
        <w:rPr>
          <w:i/>
          <w:spacing w:val="-20"/>
          <w:w w:val="120"/>
        </w:rPr>
        <w:t xml:space="preserve"> </w:t>
      </w:r>
      <w:r w:rsidRPr="00BE3340">
        <w:rPr>
          <w:rFonts w:eastAsia="Garamond"/>
          <w:w w:val="120"/>
          <w:rPrChange w:id="1403" w:author="Patrick Tang" w:date="2021-06-25T17:28:00Z">
            <w:rPr>
              <w:rFonts w:ascii="Garamond" w:eastAsia="Garamond" w:hAnsi="Garamond" w:cs="Garamond"/>
              <w:w w:val="120"/>
            </w:rPr>
          </w:rPrChange>
        </w:rPr>
        <w:t>+</w:t>
      </w:r>
      <w:r w:rsidRPr="00BE3340">
        <w:rPr>
          <w:rFonts w:eastAsia="Garamond"/>
          <w:spacing w:val="-19"/>
          <w:w w:val="120"/>
          <w:rPrChange w:id="1404" w:author="Patrick Tang" w:date="2021-06-25T17:28:00Z">
            <w:rPr>
              <w:rFonts w:ascii="Garamond" w:eastAsia="Garamond" w:hAnsi="Garamond" w:cs="Garamond"/>
              <w:spacing w:val="-19"/>
              <w:w w:val="120"/>
            </w:rPr>
          </w:rPrChange>
        </w:rPr>
        <w:t xml:space="preserve"> </w:t>
      </w:r>
      <w:proofErr w:type="spellStart"/>
      <w:r w:rsidRPr="00BE3340">
        <w:rPr>
          <w:i/>
          <w:w w:val="120"/>
        </w:rPr>
        <w:t>ξ</w:t>
      </w:r>
      <w:r w:rsidRPr="00BE3340">
        <w:rPr>
          <w:rFonts w:eastAsia="Bookman Old Style"/>
          <w:i/>
          <w:w w:val="120"/>
          <w:vertAlign w:val="subscript"/>
          <w:rPrChange w:id="1405" w:author="Patrick Tang" w:date="2021-06-25T17:28:00Z">
            <w:rPr>
              <w:rFonts w:ascii="Bookman Old Style" w:eastAsia="Bookman Old Style" w:hAnsi="Bookman Old Style" w:cs="Bookman Old Style"/>
              <w:i/>
              <w:w w:val="120"/>
              <w:vertAlign w:val="subscript"/>
            </w:rPr>
          </w:rPrChange>
        </w:rPr>
        <w:t>i</w:t>
      </w:r>
      <w:proofErr w:type="spellEnd"/>
    </w:p>
    <w:p w14:paraId="0C26C9FC" w14:textId="77777777" w:rsidR="00B40315" w:rsidRPr="00BE3340" w:rsidRDefault="008E6C9D">
      <w:pPr>
        <w:spacing w:line="213" w:lineRule="auto"/>
        <w:ind w:left="508" w:right="34"/>
        <w:rPr>
          <w:rFonts w:eastAsia="Garamond"/>
          <w:rPrChange w:id="1406" w:author="Patrick Tang" w:date="2021-06-25T17:28:00Z">
            <w:rPr>
              <w:rFonts w:ascii="Garamond" w:eastAsia="Garamond" w:hAnsi="Garamond" w:cs="Garamond"/>
            </w:rPr>
          </w:rPrChange>
        </w:rPr>
      </w:pPr>
      <w:r>
        <w:pict w14:anchorId="54DD65AC">
          <v:shape id="_x0000_s1321" type="#_x0000_t202" style="position:absolute;left:0;text-align:left;margin-left:256.3pt;margin-top:10.55pt;width:37.2pt;height:40.75pt;z-index:-251690496;mso-position-horizontal-relative:page" filled="f" stroked="f">
            <v:textbox inset="0,0,0,0">
              <w:txbxContent>
                <w:p w14:paraId="16D42C08" w14:textId="77777777" w:rsidR="002E35F5" w:rsidRDefault="002E35F5">
                  <w:pPr>
                    <w:pStyle w:val="BodyText"/>
                    <w:tabs>
                      <w:tab w:val="left" w:pos="659"/>
                    </w:tabs>
                    <w:spacing w:line="265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Arial" w:hAnsi="Arial"/>
                    </w:rPr>
                    <w:t></w:t>
                  </w:r>
                  <w:r>
                    <w:rPr>
                      <w:rFonts w:ascii="Arial" w:hAnsi="Arial"/>
                    </w:rPr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85"/>
                      <w:vertAlign w:val="subscript"/>
                    </w:rPr>
                    <w:t>∗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rFonts w:ascii="Cambria Math" w:eastAsia="Cambria" w:hAnsi="Cambria Math" w:cs="Cambria Math"/>
          <w:w w:val="120"/>
          <w:rPrChange w:id="1407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⟨</w:t>
      </w:r>
      <w:r w:rsidR="002B1B5E" w:rsidRPr="00BE3340">
        <w:rPr>
          <w:i/>
          <w:w w:val="120"/>
        </w:rPr>
        <w:t>w,</w:t>
      </w:r>
      <w:r w:rsidR="002B1B5E" w:rsidRPr="00BE3340">
        <w:rPr>
          <w:i/>
          <w:spacing w:val="-38"/>
          <w:w w:val="120"/>
        </w:rPr>
        <w:t xml:space="preserve"> </w:t>
      </w:r>
      <w:r w:rsidR="002B1B5E" w:rsidRPr="00A97774">
        <w:rPr>
          <w:i/>
          <w:spacing w:val="3"/>
          <w:w w:val="120"/>
        </w:rPr>
        <w:t>x</w:t>
      </w:r>
      <w:r w:rsidR="002B1B5E" w:rsidRPr="00BE3340">
        <w:rPr>
          <w:rFonts w:eastAsia="Bookman Old Style"/>
          <w:i/>
          <w:spacing w:val="3"/>
          <w:w w:val="120"/>
          <w:vertAlign w:val="subscript"/>
          <w:rPrChange w:id="1408" w:author="Patrick Tang" w:date="2021-06-25T17:28:00Z">
            <w:rPr>
              <w:rFonts w:ascii="Bookman Old Style" w:eastAsia="Bookman Old Style" w:hAnsi="Bookman Old Style" w:cs="Bookman Old Style"/>
              <w:i/>
              <w:spacing w:val="3"/>
              <w:w w:val="120"/>
              <w:vertAlign w:val="subscript"/>
            </w:rPr>
          </w:rPrChange>
        </w:rPr>
        <w:t>i</w:t>
      </w:r>
      <w:r w:rsidR="002B1B5E" w:rsidRPr="00BE3340">
        <w:rPr>
          <w:rFonts w:ascii="Cambria Math" w:eastAsia="Cambria" w:hAnsi="Cambria Math" w:cs="Cambria Math"/>
          <w:spacing w:val="3"/>
          <w:w w:val="120"/>
          <w:rPrChange w:id="1409" w:author="Patrick Tang" w:date="2021-06-25T17:28:00Z">
            <w:rPr>
              <w:rFonts w:ascii="Cambria" w:eastAsia="Cambria" w:hAnsi="Cambria" w:cs="Cambria"/>
              <w:spacing w:val="3"/>
              <w:w w:val="120"/>
            </w:rPr>
          </w:rPrChange>
        </w:rPr>
        <w:t>⟩</w:t>
      </w:r>
      <w:r w:rsidR="002B1B5E" w:rsidRPr="00BE3340">
        <w:rPr>
          <w:rFonts w:eastAsia="Cambria"/>
          <w:spacing w:val="-20"/>
          <w:w w:val="120"/>
          <w:rPrChange w:id="1410" w:author="Patrick Tang" w:date="2021-06-25T17:28:00Z">
            <w:rPr>
              <w:rFonts w:ascii="Cambria" w:eastAsia="Cambria" w:hAnsi="Cambria" w:cs="Cambria"/>
              <w:spacing w:val="-20"/>
              <w:w w:val="120"/>
            </w:rPr>
          </w:rPrChange>
        </w:rPr>
        <w:t xml:space="preserve"> </w:t>
      </w:r>
      <w:r w:rsidR="002B1B5E" w:rsidRPr="00BE3340">
        <w:rPr>
          <w:rFonts w:eastAsia="Garamond"/>
          <w:w w:val="120"/>
          <w:rPrChange w:id="1411" w:author="Patrick Tang" w:date="2021-06-25T17:28:00Z">
            <w:rPr>
              <w:rFonts w:ascii="Garamond" w:eastAsia="Garamond" w:hAnsi="Garamond" w:cs="Garamond"/>
              <w:w w:val="120"/>
            </w:rPr>
          </w:rPrChange>
        </w:rPr>
        <w:t>+</w:t>
      </w:r>
      <w:r w:rsidR="002B1B5E" w:rsidRPr="00BE3340">
        <w:rPr>
          <w:rFonts w:eastAsia="Garamond"/>
          <w:spacing w:val="-29"/>
          <w:w w:val="120"/>
          <w:rPrChange w:id="1412" w:author="Patrick Tang" w:date="2021-06-25T17:28:00Z">
            <w:rPr>
              <w:rFonts w:ascii="Garamond" w:eastAsia="Garamond" w:hAnsi="Garamond" w:cs="Garamond"/>
              <w:spacing w:val="-29"/>
              <w:w w:val="120"/>
            </w:rPr>
          </w:rPrChange>
        </w:rPr>
        <w:t xml:space="preserve"> </w:t>
      </w:r>
      <w:r w:rsidR="002B1B5E" w:rsidRPr="00BE3340">
        <w:rPr>
          <w:i/>
          <w:w w:val="115"/>
        </w:rPr>
        <w:t>b</w:t>
      </w:r>
      <w:r w:rsidR="002B1B5E" w:rsidRPr="00BE3340">
        <w:rPr>
          <w:i/>
          <w:spacing w:val="-25"/>
          <w:w w:val="115"/>
        </w:rPr>
        <w:t xml:space="preserve"> </w:t>
      </w:r>
      <w:r w:rsidR="002B1B5E" w:rsidRPr="00BE3340">
        <w:rPr>
          <w:rFonts w:eastAsia="Cambria"/>
          <w:w w:val="120"/>
          <w:rPrChange w:id="1413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−</w:t>
      </w:r>
      <w:r w:rsidR="002B1B5E" w:rsidRPr="00BE3340">
        <w:rPr>
          <w:rFonts w:eastAsia="Cambria"/>
          <w:spacing w:val="-20"/>
          <w:w w:val="120"/>
          <w:rPrChange w:id="1414" w:author="Patrick Tang" w:date="2021-06-25T17:28:00Z">
            <w:rPr>
              <w:rFonts w:ascii="Cambria" w:eastAsia="Cambria" w:hAnsi="Cambria" w:cs="Cambria"/>
              <w:spacing w:val="-20"/>
              <w:w w:val="120"/>
            </w:rPr>
          </w:rPrChange>
        </w:rPr>
        <w:t xml:space="preserve"> </w:t>
      </w:r>
      <w:proofErr w:type="spellStart"/>
      <w:r w:rsidR="002B1B5E" w:rsidRPr="00BE3340">
        <w:rPr>
          <w:i/>
          <w:w w:val="120"/>
        </w:rPr>
        <w:t>y</w:t>
      </w:r>
      <w:r w:rsidR="002B1B5E" w:rsidRPr="00BE3340">
        <w:rPr>
          <w:rFonts w:eastAsia="Bookman Old Style"/>
          <w:i/>
          <w:w w:val="120"/>
          <w:vertAlign w:val="subscript"/>
          <w:rPrChange w:id="1415" w:author="Patrick Tang" w:date="2021-06-25T17:28:00Z">
            <w:rPr>
              <w:rFonts w:ascii="Bookman Old Style" w:eastAsia="Bookman Old Style" w:hAnsi="Bookman Old Style" w:cs="Bookman Old Style"/>
              <w:i/>
              <w:w w:val="120"/>
              <w:vertAlign w:val="subscript"/>
            </w:rPr>
          </w:rPrChange>
        </w:rPr>
        <w:t>i</w:t>
      </w:r>
      <w:proofErr w:type="spellEnd"/>
      <w:r w:rsidR="002B1B5E" w:rsidRPr="00BE3340">
        <w:rPr>
          <w:rFonts w:eastAsia="Bookman Old Style"/>
          <w:i/>
          <w:spacing w:val="-24"/>
          <w:w w:val="120"/>
          <w:rPrChange w:id="1416" w:author="Patrick Tang" w:date="2021-06-25T17:28:00Z">
            <w:rPr>
              <w:rFonts w:ascii="Bookman Old Style" w:eastAsia="Bookman Old Style" w:hAnsi="Bookman Old Style" w:cs="Bookman Old Style"/>
              <w:i/>
              <w:spacing w:val="-24"/>
              <w:w w:val="120"/>
            </w:rPr>
          </w:rPrChange>
        </w:rPr>
        <w:t xml:space="preserve"> </w:t>
      </w:r>
      <w:r w:rsidR="002B1B5E" w:rsidRPr="00BE3340">
        <w:rPr>
          <w:rFonts w:eastAsia="Cambria"/>
          <w:w w:val="120"/>
          <w:rPrChange w:id="1417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≤</w:t>
      </w:r>
      <w:r w:rsidR="002B1B5E" w:rsidRPr="00BE3340">
        <w:rPr>
          <w:rFonts w:eastAsia="Cambria"/>
          <w:spacing w:val="-11"/>
          <w:w w:val="120"/>
          <w:rPrChange w:id="1418" w:author="Patrick Tang" w:date="2021-06-25T17:28:00Z">
            <w:rPr>
              <w:rFonts w:ascii="Cambria" w:eastAsia="Cambria" w:hAnsi="Cambria" w:cs="Cambria"/>
              <w:spacing w:val="-11"/>
              <w:w w:val="120"/>
            </w:rPr>
          </w:rPrChange>
        </w:rPr>
        <w:t xml:space="preserve"> </w:t>
      </w:r>
      <w:r w:rsidR="002B1B5E" w:rsidRPr="00BE3340">
        <w:rPr>
          <w:i/>
          <w:w w:val="115"/>
        </w:rPr>
        <w:t>ϵ</w:t>
      </w:r>
      <w:r w:rsidR="002B1B5E" w:rsidRPr="00BE3340">
        <w:rPr>
          <w:i/>
          <w:spacing w:val="-26"/>
          <w:w w:val="115"/>
        </w:rPr>
        <w:t xml:space="preserve"> </w:t>
      </w:r>
      <w:r w:rsidR="002B1B5E" w:rsidRPr="00BE3340">
        <w:rPr>
          <w:rFonts w:eastAsia="Garamond"/>
          <w:w w:val="120"/>
          <w:rPrChange w:id="1419" w:author="Patrick Tang" w:date="2021-06-25T17:28:00Z">
            <w:rPr>
              <w:rFonts w:ascii="Garamond" w:eastAsia="Garamond" w:hAnsi="Garamond" w:cs="Garamond"/>
              <w:w w:val="120"/>
            </w:rPr>
          </w:rPrChange>
        </w:rPr>
        <w:t>+</w:t>
      </w:r>
      <w:r w:rsidR="002B1B5E" w:rsidRPr="00BE3340">
        <w:rPr>
          <w:rFonts w:eastAsia="Garamond"/>
          <w:spacing w:val="-28"/>
          <w:w w:val="120"/>
          <w:rPrChange w:id="1420" w:author="Patrick Tang" w:date="2021-06-25T17:28:00Z">
            <w:rPr>
              <w:rFonts w:ascii="Garamond" w:eastAsia="Garamond" w:hAnsi="Garamond" w:cs="Garamond"/>
              <w:spacing w:val="-28"/>
              <w:w w:val="120"/>
            </w:rPr>
          </w:rPrChange>
        </w:rPr>
        <w:t xml:space="preserve"> </w:t>
      </w:r>
      <w:r w:rsidR="002B1B5E" w:rsidRPr="00BE3340">
        <w:rPr>
          <w:i/>
          <w:spacing w:val="-20"/>
          <w:w w:val="115"/>
        </w:rPr>
        <w:t>ξ</w:t>
      </w:r>
      <w:proofErr w:type="spellStart"/>
      <w:r w:rsidR="002B1B5E" w:rsidRPr="00BE3340">
        <w:rPr>
          <w:rFonts w:eastAsia="Bookman Old Style"/>
          <w:i/>
          <w:spacing w:val="-20"/>
          <w:w w:val="115"/>
          <w:position w:val="-5"/>
          <w:sz w:val="16"/>
          <w:szCs w:val="16"/>
          <w:rPrChange w:id="1421" w:author="Patrick Tang" w:date="2021-06-25T17:28:00Z">
            <w:rPr>
              <w:rFonts w:ascii="Bookman Old Style" w:eastAsia="Bookman Old Style" w:hAnsi="Bookman Old Style" w:cs="Bookman Old Style"/>
              <w:i/>
              <w:spacing w:val="-20"/>
              <w:w w:val="115"/>
              <w:position w:val="-5"/>
              <w:sz w:val="16"/>
              <w:szCs w:val="16"/>
            </w:rPr>
          </w:rPrChange>
        </w:rPr>
        <w:t>i</w:t>
      </w:r>
      <w:proofErr w:type="spellEnd"/>
      <w:r w:rsidR="002B1B5E" w:rsidRPr="00BE3340">
        <w:rPr>
          <w:rFonts w:ascii="Cambria Math" w:eastAsia="Lucida Sans Unicode" w:hAnsi="Cambria Math" w:cs="Cambria Math"/>
          <w:spacing w:val="-20"/>
          <w:w w:val="115"/>
          <w:position w:val="8"/>
          <w:sz w:val="16"/>
          <w:szCs w:val="16"/>
          <w:rPrChange w:id="1422" w:author="Patrick Tang" w:date="2021-06-25T17:28:00Z">
            <w:rPr>
              <w:rFonts w:ascii="Lucida Sans Unicode" w:eastAsia="Lucida Sans Unicode" w:hAnsi="Lucida Sans Unicode" w:cs="Lucida Sans Unicode"/>
              <w:spacing w:val="-20"/>
              <w:w w:val="115"/>
              <w:position w:val="8"/>
              <w:sz w:val="16"/>
              <w:szCs w:val="16"/>
            </w:rPr>
          </w:rPrChange>
        </w:rPr>
        <w:t>∗</w:t>
      </w:r>
      <w:r w:rsidR="002B1B5E" w:rsidRPr="00BE3340">
        <w:rPr>
          <w:rFonts w:eastAsia="Lucida Sans Unicode"/>
          <w:spacing w:val="-20"/>
          <w:w w:val="115"/>
          <w:position w:val="8"/>
          <w:sz w:val="16"/>
          <w:szCs w:val="16"/>
          <w:rPrChange w:id="1423" w:author="Patrick Tang" w:date="2021-06-25T17:28:00Z">
            <w:rPr>
              <w:rFonts w:ascii="Lucida Sans Unicode" w:eastAsia="Lucida Sans Unicode" w:hAnsi="Lucida Sans Unicode" w:cs="Lucida Sans Unicode"/>
              <w:spacing w:val="-20"/>
              <w:w w:val="115"/>
              <w:position w:val="8"/>
              <w:sz w:val="16"/>
              <w:szCs w:val="16"/>
            </w:rPr>
          </w:rPrChange>
        </w:rPr>
        <w:t xml:space="preserve"> </w:t>
      </w:r>
      <w:proofErr w:type="spellStart"/>
      <w:r w:rsidR="002B1B5E" w:rsidRPr="00BE3340">
        <w:rPr>
          <w:i/>
          <w:spacing w:val="3"/>
          <w:w w:val="120"/>
        </w:rPr>
        <w:t>ξ</w:t>
      </w:r>
      <w:r w:rsidR="002B1B5E" w:rsidRPr="00BE3340">
        <w:rPr>
          <w:rFonts w:eastAsia="Bookman Old Style"/>
          <w:i/>
          <w:spacing w:val="3"/>
          <w:w w:val="120"/>
          <w:vertAlign w:val="subscript"/>
          <w:rPrChange w:id="1424" w:author="Patrick Tang" w:date="2021-06-25T17:28:00Z">
            <w:rPr>
              <w:rFonts w:ascii="Bookman Old Style" w:eastAsia="Bookman Old Style" w:hAnsi="Bookman Old Style" w:cs="Bookman Old Style"/>
              <w:i/>
              <w:spacing w:val="3"/>
              <w:w w:val="120"/>
              <w:vertAlign w:val="subscript"/>
            </w:rPr>
          </w:rPrChange>
        </w:rPr>
        <w:t>i</w:t>
      </w:r>
      <w:proofErr w:type="spellEnd"/>
      <w:r w:rsidR="002B1B5E" w:rsidRPr="00BE3340">
        <w:rPr>
          <w:i/>
          <w:spacing w:val="3"/>
          <w:w w:val="120"/>
        </w:rPr>
        <w:t xml:space="preserve">, </w:t>
      </w:r>
      <w:r w:rsidR="002B1B5E" w:rsidRPr="00BE3340">
        <w:rPr>
          <w:i/>
          <w:w w:val="120"/>
        </w:rPr>
        <w:t>ξ</w:t>
      </w:r>
      <w:proofErr w:type="spellStart"/>
      <w:r w:rsidR="002B1B5E" w:rsidRPr="00BE3340">
        <w:rPr>
          <w:rFonts w:eastAsia="Bookman Old Style"/>
          <w:i/>
          <w:w w:val="120"/>
          <w:position w:val="-5"/>
          <w:sz w:val="16"/>
          <w:szCs w:val="16"/>
          <w:rPrChange w:id="1425" w:author="Patrick Tang" w:date="2021-06-25T17:28:00Z">
            <w:rPr>
              <w:rFonts w:ascii="Bookman Old Style" w:eastAsia="Bookman Old Style" w:hAnsi="Bookman Old Style" w:cs="Bookman Old Style"/>
              <w:i/>
              <w:w w:val="120"/>
              <w:position w:val="-5"/>
              <w:sz w:val="16"/>
              <w:szCs w:val="16"/>
            </w:rPr>
          </w:rPrChange>
        </w:rPr>
        <w:t>i</w:t>
      </w:r>
      <w:proofErr w:type="spellEnd"/>
      <w:r w:rsidR="002B1B5E" w:rsidRPr="00BE3340">
        <w:rPr>
          <w:rFonts w:eastAsia="Bookman Old Style"/>
          <w:i/>
          <w:w w:val="120"/>
          <w:position w:val="-5"/>
          <w:sz w:val="16"/>
          <w:szCs w:val="16"/>
          <w:rPrChange w:id="1426" w:author="Patrick Tang" w:date="2021-06-25T17:28:00Z">
            <w:rPr>
              <w:rFonts w:ascii="Bookman Old Style" w:eastAsia="Bookman Old Style" w:hAnsi="Bookman Old Style" w:cs="Bookman Old Style"/>
              <w:i/>
              <w:w w:val="120"/>
              <w:position w:val="-5"/>
              <w:sz w:val="16"/>
              <w:szCs w:val="16"/>
            </w:rPr>
          </w:rPrChange>
        </w:rPr>
        <w:t xml:space="preserve"> </w:t>
      </w:r>
      <w:r w:rsidR="002B1B5E" w:rsidRPr="00BE3340">
        <w:rPr>
          <w:rFonts w:eastAsia="Cambria"/>
          <w:w w:val="120"/>
          <w:rPrChange w:id="1427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≥</w:t>
      </w:r>
      <w:r w:rsidR="002B1B5E" w:rsidRPr="00BE3340">
        <w:rPr>
          <w:rFonts w:eastAsia="Cambria"/>
          <w:spacing w:val="16"/>
          <w:w w:val="120"/>
          <w:rPrChange w:id="1428" w:author="Patrick Tang" w:date="2021-06-25T17:28:00Z">
            <w:rPr>
              <w:rFonts w:ascii="Cambria" w:eastAsia="Cambria" w:hAnsi="Cambria" w:cs="Cambria"/>
              <w:spacing w:val="16"/>
              <w:w w:val="120"/>
            </w:rPr>
          </w:rPrChange>
        </w:rPr>
        <w:t xml:space="preserve"> </w:t>
      </w:r>
      <w:r w:rsidR="002B1B5E" w:rsidRPr="00BE3340">
        <w:rPr>
          <w:rFonts w:eastAsia="Garamond"/>
          <w:w w:val="120"/>
          <w:rPrChange w:id="1429" w:author="Patrick Tang" w:date="2021-06-25T17:28:00Z">
            <w:rPr>
              <w:rFonts w:ascii="Garamond" w:eastAsia="Garamond" w:hAnsi="Garamond" w:cs="Garamond"/>
              <w:w w:val="120"/>
            </w:rPr>
          </w:rPrChange>
        </w:rPr>
        <w:t>0</w:t>
      </w:r>
    </w:p>
    <w:p w14:paraId="471F732E" w14:textId="77777777" w:rsidR="00B40315" w:rsidRPr="00BE3340" w:rsidRDefault="002B1B5E">
      <w:pPr>
        <w:spacing w:line="192" w:lineRule="exact"/>
        <w:ind w:right="595"/>
        <w:jc w:val="right"/>
      </w:pPr>
      <w:r w:rsidRPr="00BE3340">
        <w:br w:type="column"/>
      </w:r>
      <w:r w:rsidRPr="00BE3340">
        <w:t>(5)</w:t>
      </w:r>
    </w:p>
    <w:p w14:paraId="1C92931D" w14:textId="77777777" w:rsidR="00B40315" w:rsidRPr="00BE3340" w:rsidRDefault="00B40315">
      <w:pPr>
        <w:spacing w:line="192" w:lineRule="exact"/>
        <w:jc w:val="right"/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3" w:space="720" w:equalWidth="0">
            <w:col w:w="3572" w:space="40"/>
            <w:col w:w="2808" w:space="119"/>
            <w:col w:w="3581"/>
          </w:cols>
        </w:sectPr>
      </w:pPr>
    </w:p>
    <w:p w14:paraId="3E228C7D" w14:textId="74F0F724" w:rsidR="00B40315" w:rsidRPr="002B568D" w:rsidRDefault="002B1B5E">
      <w:pPr>
        <w:pStyle w:val="BodyText"/>
        <w:spacing w:before="167" w:line="256" w:lineRule="auto"/>
        <w:ind w:left="117" w:right="595" w:firstLine="338"/>
        <w:jc w:val="both"/>
      </w:pPr>
      <w:r w:rsidRPr="00BE3340">
        <w:t>The</w:t>
      </w:r>
      <w:r w:rsidRPr="00BE3340">
        <w:rPr>
          <w:spacing w:val="-16"/>
        </w:rPr>
        <w:t xml:space="preserve"> </w:t>
      </w:r>
      <w:r w:rsidRPr="00BE3340">
        <w:t>constant</w:t>
      </w:r>
      <w:r w:rsidRPr="00BE3340">
        <w:rPr>
          <w:spacing w:val="-16"/>
        </w:rPr>
        <w:t xml:space="preserve"> </w:t>
      </w:r>
      <w:r w:rsidRPr="00BE3340">
        <w:rPr>
          <w:i/>
        </w:rPr>
        <w:t>C</w:t>
      </w:r>
      <w:r w:rsidRPr="00BE3340">
        <w:rPr>
          <w:i/>
          <w:spacing w:val="-1"/>
        </w:rPr>
        <w:t xml:space="preserve"> </w:t>
      </w:r>
      <w:del w:id="1430" w:author="Patrick Tang" w:date="2021-06-29T16:25:00Z">
        <w:r w:rsidRPr="00BE3340" w:rsidDel="00DF51F4">
          <w:delText>is</w:delText>
        </w:r>
        <w:r w:rsidRPr="00BE3340" w:rsidDel="00DF51F4">
          <w:rPr>
            <w:spacing w:val="-16"/>
          </w:rPr>
          <w:delText xml:space="preserve"> </w:delText>
        </w:r>
      </w:del>
      <w:ins w:id="1431" w:author="Patrick Tang" w:date="2021-06-29T16:25:00Z">
        <w:r w:rsidR="00DF51F4">
          <w:t>wa</w:t>
        </w:r>
        <w:r w:rsidR="00DF51F4" w:rsidRPr="00FA1A45">
          <w:t>s</w:t>
        </w:r>
        <w:r w:rsidR="00DF51F4" w:rsidRPr="00AF7ECF">
          <w:rPr>
            <w:spacing w:val="-16"/>
          </w:rPr>
          <w:t xml:space="preserve"> </w:t>
        </w:r>
      </w:ins>
      <w:r w:rsidRPr="00AF7ECF">
        <w:t>the</w:t>
      </w:r>
      <w:r w:rsidRPr="00BE3340">
        <w:rPr>
          <w:spacing w:val="-15"/>
        </w:rPr>
        <w:t xml:space="preserve"> </w:t>
      </w:r>
      <w:r w:rsidRPr="00BE3340">
        <w:t>penalty</w:t>
      </w:r>
      <w:r w:rsidRPr="00BE3340">
        <w:rPr>
          <w:spacing w:val="-16"/>
        </w:rPr>
        <w:t xml:space="preserve"> </w:t>
      </w:r>
      <w:r w:rsidRPr="00BE3340">
        <w:t>value</w:t>
      </w:r>
      <w:r w:rsidRPr="00BE3340">
        <w:rPr>
          <w:spacing w:val="-16"/>
        </w:rPr>
        <w:t xml:space="preserve"> </w:t>
      </w:r>
      <w:r w:rsidRPr="00BE3340">
        <w:t>imposed</w:t>
      </w:r>
      <w:r w:rsidRPr="00BE3340">
        <w:rPr>
          <w:spacing w:val="-15"/>
        </w:rPr>
        <w:t xml:space="preserve"> </w:t>
      </w:r>
      <w:r w:rsidRPr="00BE3340">
        <w:t>on</w:t>
      </w:r>
      <w:r w:rsidRPr="00BE3340">
        <w:rPr>
          <w:spacing w:val="-16"/>
        </w:rPr>
        <w:t xml:space="preserve"> </w:t>
      </w:r>
      <w:r w:rsidRPr="00BE3340">
        <w:t>predictions</w:t>
      </w:r>
      <w:r w:rsidRPr="00BE3340">
        <w:rPr>
          <w:spacing w:val="-16"/>
        </w:rPr>
        <w:t xml:space="preserve"> </w:t>
      </w:r>
      <w:r w:rsidRPr="00BE3340">
        <w:t>that</w:t>
      </w:r>
      <w:r w:rsidRPr="00BE3340">
        <w:rPr>
          <w:spacing w:val="-15"/>
        </w:rPr>
        <w:t xml:space="preserve"> </w:t>
      </w:r>
      <w:r w:rsidRPr="00BE3340">
        <w:t>lie</w:t>
      </w:r>
      <w:ins w:id="1432" w:author="Patrick Tang" w:date="2021-06-29T16:25:00Z">
        <w:r w:rsidR="00DF51F4">
          <w:t>d</w:t>
        </w:r>
      </w:ins>
      <w:r w:rsidRPr="00FA1A45">
        <w:rPr>
          <w:spacing w:val="-16"/>
        </w:rPr>
        <w:t xml:space="preserve"> </w:t>
      </w:r>
      <w:r w:rsidRPr="00AF7ECF">
        <w:t>outside</w:t>
      </w:r>
      <w:r w:rsidRPr="00AF7ECF">
        <w:rPr>
          <w:spacing w:val="-16"/>
        </w:rPr>
        <w:t xml:space="preserve"> </w:t>
      </w:r>
      <w:r w:rsidRPr="00BE3340">
        <w:t>the</w:t>
      </w:r>
      <w:r w:rsidRPr="00BE3340">
        <w:rPr>
          <w:spacing w:val="-15"/>
        </w:rPr>
        <w:t xml:space="preserve"> </w:t>
      </w:r>
      <w:r w:rsidRPr="00BE3340">
        <w:rPr>
          <w:i/>
        </w:rPr>
        <w:t>ϵ</w:t>
      </w:r>
      <w:r w:rsidRPr="00BE3340">
        <w:rPr>
          <w:i/>
          <w:spacing w:val="-16"/>
        </w:rPr>
        <w:t xml:space="preserve"> </w:t>
      </w:r>
      <w:r w:rsidRPr="00BE3340">
        <w:t>margin.</w:t>
      </w:r>
      <w:r w:rsidRPr="00BE3340">
        <w:rPr>
          <w:spacing w:val="3"/>
        </w:rPr>
        <w:t xml:space="preserve"> </w:t>
      </w:r>
      <w:commentRangeStart w:id="1433"/>
      <w:del w:id="1434" w:author="Patrick Tang" w:date="2021-06-29T15:43:00Z">
        <w:r w:rsidRPr="00BE3340" w:rsidDel="00C71170">
          <w:delText>After</w:delText>
        </w:r>
        <w:r w:rsidRPr="00BE3340" w:rsidDel="00C71170">
          <w:rPr>
            <w:spacing w:val="-16"/>
          </w:rPr>
          <w:delText xml:space="preserve"> </w:delText>
        </w:r>
        <w:r w:rsidRPr="00BE3340" w:rsidDel="00C71170">
          <w:delText xml:space="preserve">calculating </w:delText>
        </w:r>
        <w:commentRangeStart w:id="1435"/>
        <w:r w:rsidRPr="00BE3340" w:rsidDel="00C71170">
          <w:delText>a</w:delText>
        </w:r>
        <w:commentRangeEnd w:id="1435"/>
        <w:r w:rsidR="00C71170" w:rsidDel="00C71170">
          <w:rPr>
            <w:rStyle w:val="CommentReference"/>
          </w:rPr>
          <w:commentReference w:id="1435"/>
        </w:r>
      </w:del>
      <w:ins w:id="1436" w:author="Patrick Tang" w:date="2021-06-29T15:43:00Z">
        <w:r w:rsidR="00C71170">
          <w:t>A</w:t>
        </w:r>
      </w:ins>
      <w:r w:rsidRPr="002B568D">
        <w:t xml:space="preserve"> Lagrange</w:t>
      </w:r>
      <w:r w:rsidRPr="00FA1A45">
        <w:t xml:space="preserve"> </w:t>
      </w:r>
      <w:ins w:id="1437" w:author="Patrick Tang" w:date="2021-06-29T15:44:00Z">
        <w:r w:rsidR="00C71170">
          <w:t xml:space="preserve">can be </w:t>
        </w:r>
      </w:ins>
      <w:r w:rsidRPr="002B568D">
        <w:t xml:space="preserve">constructed from </w:t>
      </w:r>
      <w:commentRangeStart w:id="1438"/>
      <w:r w:rsidRPr="002B568D">
        <w:t>objective function and all co</w:t>
      </w:r>
      <w:r w:rsidRPr="00FA1A45">
        <w:t>nstraints</w:t>
      </w:r>
      <w:ins w:id="1439" w:author="Patrick Tang" w:date="2021-06-29T15:44:00Z">
        <w:r w:rsidR="00C71170">
          <w:t xml:space="preserve"> </w:t>
        </w:r>
        <w:commentRangeEnd w:id="1438"/>
        <w:r w:rsidR="00C71170">
          <w:rPr>
            <w:rStyle w:val="CommentReference"/>
          </w:rPr>
          <w:commentReference w:id="1438"/>
        </w:r>
        <w:r w:rsidR="00C71170">
          <w:t>after</w:t>
        </w:r>
      </w:ins>
      <w:del w:id="1440" w:author="Patrick Tang" w:date="2021-06-29T15:44:00Z">
        <w:r w:rsidRPr="002B568D" w:rsidDel="00C71170">
          <w:delText>,</w:delText>
        </w:r>
      </w:del>
      <w:r w:rsidRPr="00FA1A45">
        <w:t xml:space="preserve"> introducing a dual set of variables as follows</w:t>
      </w:r>
      <w:r w:rsidRPr="00AF7ECF">
        <w:rPr>
          <w:spacing w:val="-2"/>
        </w:rPr>
        <w:t xml:space="preserve"> </w:t>
      </w:r>
      <w:r w:rsidRPr="00AF7ECF">
        <w:t>[44]:</w:t>
      </w:r>
      <w:commentRangeEnd w:id="1433"/>
      <w:r w:rsidR="00C71170">
        <w:rPr>
          <w:rStyle w:val="CommentReference"/>
        </w:rPr>
        <w:commentReference w:id="1433"/>
      </w:r>
    </w:p>
    <w:p w14:paraId="4E745FCA" w14:textId="77777777" w:rsidR="00B40315" w:rsidRPr="00BE3340" w:rsidRDefault="00B40315">
      <w:pPr>
        <w:spacing w:line="256" w:lineRule="auto"/>
        <w:jc w:val="both"/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space="720"/>
        </w:sectPr>
      </w:pPr>
    </w:p>
    <w:p w14:paraId="618BB40E" w14:textId="77777777" w:rsidR="00B40315" w:rsidRPr="00A97774" w:rsidRDefault="008E6C9D">
      <w:pPr>
        <w:tabs>
          <w:tab w:val="left" w:pos="2574"/>
        </w:tabs>
        <w:spacing w:before="156" w:line="330" w:lineRule="exact"/>
        <w:ind w:left="2224"/>
        <w:rPr>
          <w:i/>
        </w:rPr>
      </w:pPr>
      <w:r>
        <w:pict w14:anchorId="4C925E23">
          <v:shape id="_x0000_s1320" type="#_x0000_t202" style="position:absolute;left:0;text-align:left;margin-left:264.05pt;margin-top:9pt;width:5.15pt;height:8pt;z-index:-251689472;mso-position-horizontal-relative:page" filled="f" stroked="f">
            <v:textbox inset="0,0,0,0">
              <w:txbxContent>
                <w:p w14:paraId="678D869C" w14:textId="77777777" w:rsidR="002E35F5" w:rsidRDefault="002E35F5">
                  <w:pPr>
                    <w:spacing w:line="157" w:lineRule="exact"/>
                    <w:rPr>
                      <w:rFonts w:ascii="Bookman Old Style"/>
                      <w:i/>
                      <w:sz w:val="16"/>
                    </w:rPr>
                  </w:pPr>
                  <w:r>
                    <w:rPr>
                      <w:rFonts w:ascii="Bookman Old Style"/>
                      <w:i/>
                      <w:w w:val="103"/>
                      <w:sz w:val="16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rPrChange w:id="1441" w:author="Patrick Tang" w:date="2021-06-25T17:28:00Z">
            <w:rPr/>
          </w:rPrChange>
        </w:rPr>
        <w:pict w14:anchorId="263238B6">
          <v:shape id="_x0000_s1319" type="#_x0000_t202" style="position:absolute;left:0;text-align:left;margin-left:333.1pt;margin-top:9pt;width:5.15pt;height:8pt;z-index:-251688448;mso-position-horizontal-relative:page" filled="f" stroked="f">
            <v:textbox inset="0,0,0,0">
              <w:txbxContent>
                <w:p w14:paraId="1C229911" w14:textId="77777777" w:rsidR="002E35F5" w:rsidRDefault="002E35F5">
                  <w:pPr>
                    <w:spacing w:line="157" w:lineRule="exact"/>
                    <w:rPr>
                      <w:rFonts w:ascii="Bookman Old Style"/>
                      <w:i/>
                      <w:sz w:val="16"/>
                    </w:rPr>
                  </w:pPr>
                  <w:r>
                    <w:rPr>
                      <w:rFonts w:ascii="Bookman Old Style"/>
                      <w:i/>
                      <w:w w:val="103"/>
                      <w:sz w:val="16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i/>
          <w:w w:val="121"/>
        </w:rPr>
        <w:t>L</w:t>
      </w:r>
      <w:r w:rsidR="002B1B5E" w:rsidRPr="00BE3340">
        <w:rPr>
          <w:i/>
        </w:rPr>
        <w:tab/>
      </w:r>
      <w:r w:rsidR="002B1B5E" w:rsidRPr="00BE3340">
        <w:rPr>
          <w:w w:val="115"/>
          <w:rPrChange w:id="1442" w:author="Patrick Tang" w:date="2021-06-25T17:28:00Z">
            <w:rPr>
              <w:rFonts w:ascii="Garamond" w:hAnsi="Garamond"/>
              <w:w w:val="115"/>
            </w:rPr>
          </w:rPrChange>
        </w:rPr>
        <w:t>=</w:t>
      </w:r>
      <w:r w:rsidR="002B1B5E" w:rsidRPr="00BE3340">
        <w:rPr>
          <w:spacing w:val="-31"/>
          <w:rPrChange w:id="1443" w:author="Patrick Tang" w:date="2021-06-25T17:28:00Z">
            <w:rPr>
              <w:rFonts w:ascii="Garamond" w:hAnsi="Garamond"/>
              <w:spacing w:val="-31"/>
            </w:rPr>
          </w:rPrChange>
        </w:rPr>
        <w:t xml:space="preserve"> </w:t>
      </w:r>
      <w:r w:rsidR="002B1B5E" w:rsidRPr="00BE3340">
        <w:rPr>
          <w:w w:val="105"/>
          <w:position w:val="15"/>
          <w:u w:val="single"/>
          <w:rPrChange w:id="1444" w:author="Patrick Tang" w:date="2021-06-25T17:28:00Z">
            <w:rPr>
              <w:rFonts w:ascii="Garamond" w:hAnsi="Garamond"/>
              <w:w w:val="105"/>
              <w:position w:val="15"/>
              <w:u w:val="single"/>
            </w:rPr>
          </w:rPrChange>
        </w:rPr>
        <w:t>1</w:t>
      </w:r>
      <w:r w:rsidR="002B1B5E" w:rsidRPr="00BE3340">
        <w:rPr>
          <w:spacing w:val="-32"/>
          <w:position w:val="15"/>
          <w:rPrChange w:id="1445" w:author="Patrick Tang" w:date="2021-06-25T17:28:00Z">
            <w:rPr>
              <w:rFonts w:ascii="Garamond" w:hAnsi="Garamond"/>
              <w:spacing w:val="-32"/>
              <w:position w:val="15"/>
            </w:rPr>
          </w:rPrChange>
        </w:rPr>
        <w:t xml:space="preserve"> </w:t>
      </w:r>
      <w:r w:rsidR="002B1B5E" w:rsidRPr="00BE3340">
        <w:rPr>
          <w:w w:val="86"/>
          <w:rPrChange w:id="1446" w:author="Patrick Tang" w:date="2021-06-25T17:28:00Z">
            <w:rPr>
              <w:rFonts w:ascii="Cambria" w:hAnsi="Cambria"/>
              <w:w w:val="86"/>
            </w:rPr>
          </w:rPrChange>
        </w:rPr>
        <w:t>||</w:t>
      </w:r>
      <w:r w:rsidR="002B1B5E" w:rsidRPr="00BE3340">
        <w:rPr>
          <w:i/>
          <w:spacing w:val="6"/>
          <w:w w:val="106"/>
        </w:rPr>
        <w:t>w</w:t>
      </w:r>
      <w:r w:rsidR="002B1B5E" w:rsidRPr="00BE3340">
        <w:rPr>
          <w:w w:val="86"/>
          <w:rPrChange w:id="1447" w:author="Patrick Tang" w:date="2021-06-25T17:28:00Z">
            <w:rPr>
              <w:rFonts w:ascii="Cambria" w:hAnsi="Cambria"/>
              <w:w w:val="86"/>
            </w:rPr>
          </w:rPrChange>
        </w:rPr>
        <w:t>||</w:t>
      </w:r>
      <w:r w:rsidR="002B1B5E" w:rsidRPr="00BE3340">
        <w:rPr>
          <w:w w:val="105"/>
          <w:position w:val="9"/>
          <w:sz w:val="16"/>
        </w:rPr>
        <w:t>2</w:t>
      </w:r>
      <w:r w:rsidR="002B1B5E" w:rsidRPr="00BE3340">
        <w:rPr>
          <w:spacing w:val="18"/>
          <w:position w:val="9"/>
          <w:sz w:val="16"/>
        </w:rPr>
        <w:t xml:space="preserve"> </w:t>
      </w:r>
      <w:r w:rsidR="002B1B5E" w:rsidRPr="00BE3340">
        <w:rPr>
          <w:w w:val="115"/>
          <w:rPrChange w:id="1448" w:author="Patrick Tang" w:date="2021-06-25T17:28:00Z">
            <w:rPr>
              <w:rFonts w:ascii="Garamond" w:hAnsi="Garamond"/>
              <w:w w:val="115"/>
            </w:rPr>
          </w:rPrChange>
        </w:rPr>
        <w:t>+</w:t>
      </w:r>
      <w:r w:rsidR="002B1B5E" w:rsidRPr="00BE3340">
        <w:rPr>
          <w:spacing w:val="-7"/>
          <w:rPrChange w:id="1449" w:author="Patrick Tang" w:date="2021-06-25T17:28:00Z">
            <w:rPr>
              <w:rFonts w:ascii="Garamond" w:hAnsi="Garamond"/>
              <w:spacing w:val="-7"/>
            </w:rPr>
          </w:rPrChange>
        </w:rPr>
        <w:t xml:space="preserve"> </w:t>
      </w:r>
      <w:r w:rsidR="002B1B5E" w:rsidRPr="00BE3340">
        <w:rPr>
          <w:i/>
          <w:w w:val="106"/>
        </w:rPr>
        <w:t>C</w:t>
      </w:r>
      <w:r w:rsidR="002B1B5E" w:rsidRPr="00BE3340">
        <w:rPr>
          <w:i/>
          <w:spacing w:val="-3"/>
        </w:rPr>
        <w:t xml:space="preserve"> </w:t>
      </w:r>
      <w:proofErr w:type="gramStart"/>
      <w:r w:rsidR="002B1B5E" w:rsidRPr="00BE3340">
        <w:rPr>
          <w:w w:val="231"/>
          <w:position w:val="21"/>
          <w:rPrChange w:id="1450" w:author="Patrick Tang" w:date="2021-06-25T17:28:00Z">
            <w:rPr>
              <w:rFonts w:ascii="Arial" w:hAnsi="Arial"/>
              <w:w w:val="231"/>
              <w:position w:val="21"/>
            </w:rPr>
          </w:rPrChange>
        </w:rPr>
        <w:t>Σ</w:t>
      </w:r>
      <w:r w:rsidR="002B1B5E" w:rsidRPr="00BE3340">
        <w:rPr>
          <w:w w:val="132"/>
          <w:rPrChange w:id="1451" w:author="Patrick Tang" w:date="2021-06-25T17:28:00Z">
            <w:rPr>
              <w:rFonts w:ascii="Garamond" w:hAnsi="Garamond"/>
              <w:w w:val="132"/>
            </w:rPr>
          </w:rPrChange>
        </w:rPr>
        <w:t>(</w:t>
      </w:r>
      <w:proofErr w:type="gramEnd"/>
      <w:r w:rsidR="002B1B5E" w:rsidRPr="00BE3340">
        <w:rPr>
          <w:i/>
          <w:w w:val="101"/>
        </w:rPr>
        <w:t>ξ</w:t>
      </w:r>
      <w:r w:rsidR="002B1B5E" w:rsidRPr="00BE3340">
        <w:rPr>
          <w:i/>
        </w:rPr>
        <w:t xml:space="preserve"> </w:t>
      </w:r>
      <w:r w:rsidR="002B1B5E" w:rsidRPr="00A97774">
        <w:rPr>
          <w:i/>
          <w:spacing w:val="6"/>
        </w:rPr>
        <w:t xml:space="preserve"> </w:t>
      </w:r>
      <w:r w:rsidR="002B1B5E" w:rsidRPr="00BE3340">
        <w:rPr>
          <w:w w:val="115"/>
          <w:rPrChange w:id="1452" w:author="Patrick Tang" w:date="2021-06-25T17:28:00Z">
            <w:rPr>
              <w:rFonts w:ascii="Garamond" w:hAnsi="Garamond"/>
              <w:w w:val="115"/>
            </w:rPr>
          </w:rPrChange>
        </w:rPr>
        <w:t>+</w:t>
      </w:r>
      <w:r w:rsidR="002B1B5E" w:rsidRPr="00BE3340">
        <w:rPr>
          <w:spacing w:val="-7"/>
          <w:rPrChange w:id="1453" w:author="Patrick Tang" w:date="2021-06-25T17:28:00Z">
            <w:rPr>
              <w:rFonts w:ascii="Garamond" w:hAnsi="Garamond"/>
              <w:spacing w:val="-7"/>
            </w:rPr>
          </w:rPrChange>
        </w:rPr>
        <w:t xml:space="preserve"> </w:t>
      </w:r>
      <w:r w:rsidR="002B1B5E" w:rsidRPr="00BE3340">
        <w:rPr>
          <w:i/>
          <w:spacing w:val="10"/>
          <w:w w:val="101"/>
        </w:rPr>
        <w:t>ξ</w:t>
      </w:r>
      <w:r w:rsidR="002B1B5E" w:rsidRPr="00BE3340">
        <w:rPr>
          <w:rFonts w:ascii="Cambria Math" w:hAnsi="Cambria Math" w:cs="Cambria Math"/>
          <w:spacing w:val="10"/>
          <w:w w:val="75"/>
          <w:vertAlign w:val="superscript"/>
          <w:rPrChange w:id="1454" w:author="Patrick Tang" w:date="2021-06-25T17:28:00Z">
            <w:rPr>
              <w:rFonts w:ascii="Lucida Sans Unicode" w:hAnsi="Lucida Sans Unicode"/>
              <w:spacing w:val="10"/>
              <w:w w:val="75"/>
              <w:vertAlign w:val="superscript"/>
            </w:rPr>
          </w:rPrChange>
        </w:rPr>
        <w:t>∗</w:t>
      </w:r>
      <w:r w:rsidR="002B1B5E" w:rsidRPr="00BE3340">
        <w:rPr>
          <w:w w:val="132"/>
          <w:rPrChange w:id="1455" w:author="Patrick Tang" w:date="2021-06-25T17:28:00Z">
            <w:rPr>
              <w:rFonts w:ascii="Garamond" w:hAnsi="Garamond"/>
              <w:w w:val="132"/>
            </w:rPr>
          </w:rPrChange>
        </w:rPr>
        <w:t>)</w:t>
      </w:r>
      <w:r w:rsidR="002B1B5E" w:rsidRPr="00BE3340">
        <w:rPr>
          <w:spacing w:val="-7"/>
          <w:rPrChange w:id="1456" w:author="Patrick Tang" w:date="2021-06-25T17:28:00Z">
            <w:rPr>
              <w:rFonts w:ascii="Garamond" w:hAnsi="Garamond"/>
              <w:spacing w:val="-7"/>
            </w:rPr>
          </w:rPrChange>
        </w:rPr>
        <w:t xml:space="preserve"> </w:t>
      </w:r>
      <w:r w:rsidR="002B1B5E" w:rsidRPr="00BE3340">
        <w:rPr>
          <w:w w:val="139"/>
          <w:rPrChange w:id="1457" w:author="Patrick Tang" w:date="2021-06-25T17:28:00Z">
            <w:rPr>
              <w:rFonts w:ascii="Cambria" w:hAnsi="Cambria"/>
              <w:w w:val="139"/>
            </w:rPr>
          </w:rPrChange>
        </w:rPr>
        <w:t>−</w:t>
      </w:r>
      <w:r w:rsidR="002B1B5E" w:rsidRPr="00BE3340">
        <w:rPr>
          <w:rPrChange w:id="1458" w:author="Patrick Tang" w:date="2021-06-25T17:28:00Z">
            <w:rPr>
              <w:rFonts w:ascii="Cambria" w:hAnsi="Cambria"/>
            </w:rPr>
          </w:rPrChange>
        </w:rPr>
        <w:t xml:space="preserve"> </w:t>
      </w:r>
      <w:r w:rsidR="002B1B5E" w:rsidRPr="00BE3340">
        <w:rPr>
          <w:w w:val="231"/>
          <w:position w:val="21"/>
          <w:rPrChange w:id="1459" w:author="Patrick Tang" w:date="2021-06-25T17:28:00Z">
            <w:rPr>
              <w:rFonts w:ascii="Arial" w:hAnsi="Arial"/>
              <w:w w:val="231"/>
              <w:position w:val="21"/>
            </w:rPr>
          </w:rPrChange>
        </w:rPr>
        <w:t>Σ</w:t>
      </w:r>
      <w:r w:rsidR="002B1B5E" w:rsidRPr="00BE3340">
        <w:rPr>
          <w:w w:val="132"/>
          <w:rPrChange w:id="1460" w:author="Patrick Tang" w:date="2021-06-25T17:28:00Z">
            <w:rPr>
              <w:rFonts w:ascii="Garamond" w:hAnsi="Garamond"/>
              <w:w w:val="132"/>
            </w:rPr>
          </w:rPrChange>
        </w:rPr>
        <w:t>(</w:t>
      </w:r>
      <w:r w:rsidR="002B1B5E" w:rsidRPr="00BE3340">
        <w:rPr>
          <w:i/>
          <w:w w:val="99"/>
        </w:rPr>
        <w:t>η</w:t>
      </w:r>
      <w:r w:rsidR="002B1B5E" w:rsidRPr="00BE3340">
        <w:rPr>
          <w:i/>
          <w:spacing w:val="12"/>
        </w:rPr>
        <w:t xml:space="preserve"> </w:t>
      </w:r>
      <w:r w:rsidR="002B1B5E" w:rsidRPr="00A97774">
        <w:rPr>
          <w:i/>
          <w:spacing w:val="-13"/>
          <w:w w:val="101"/>
        </w:rPr>
        <w:t>ξ</w:t>
      </w:r>
    </w:p>
    <w:p w14:paraId="47875799" w14:textId="77777777" w:rsidR="00B40315" w:rsidRPr="00BE3340" w:rsidRDefault="002B1B5E">
      <w:pPr>
        <w:pStyle w:val="BodyText"/>
        <w:spacing w:before="9"/>
        <w:rPr>
          <w:i/>
          <w:sz w:val="28"/>
        </w:rPr>
      </w:pPr>
      <w:r w:rsidRPr="00BE3340">
        <w:br w:type="column"/>
      </w:r>
    </w:p>
    <w:p w14:paraId="2E38729B" w14:textId="77777777" w:rsidR="00B40315" w:rsidRPr="00BE3340" w:rsidRDefault="002B1B5E">
      <w:pPr>
        <w:spacing w:line="154" w:lineRule="exact"/>
        <w:ind w:left="76"/>
        <w:rPr>
          <w:rPrChange w:id="1461" w:author="Patrick Tang" w:date="2021-06-25T17:28:00Z">
            <w:rPr>
              <w:rFonts w:ascii="Garamond" w:hAnsi="Garamond"/>
            </w:rPr>
          </w:rPrChange>
        </w:rPr>
      </w:pPr>
      <w:r w:rsidRPr="00BE3340">
        <w:rPr>
          <w:w w:val="105"/>
          <w:rPrChange w:id="1462" w:author="Patrick Tang" w:date="2021-06-25T17:28:00Z">
            <w:rPr>
              <w:rFonts w:ascii="Garamond" w:hAnsi="Garamond"/>
              <w:w w:val="105"/>
            </w:rPr>
          </w:rPrChange>
        </w:rPr>
        <w:t xml:space="preserve">+ </w:t>
      </w:r>
      <w:proofErr w:type="spellStart"/>
      <w:r w:rsidRPr="00BE3340">
        <w:rPr>
          <w:i/>
          <w:w w:val="105"/>
        </w:rPr>
        <w:t>η</w:t>
      </w:r>
      <w:r w:rsidRPr="00BE3340">
        <w:rPr>
          <w:rFonts w:ascii="Cambria Math" w:hAnsi="Cambria Math" w:cs="Cambria Math"/>
          <w:w w:val="105"/>
          <w:vertAlign w:val="superscript"/>
          <w:rPrChange w:id="1463" w:author="Patrick Tang" w:date="2021-06-25T17:28:00Z">
            <w:rPr>
              <w:rFonts w:ascii="Lucida Sans Unicode" w:hAnsi="Lucida Sans Unicode"/>
              <w:w w:val="105"/>
              <w:vertAlign w:val="superscript"/>
            </w:rPr>
          </w:rPrChange>
        </w:rPr>
        <w:t>∗</w:t>
      </w:r>
      <w:r w:rsidRPr="00BE3340">
        <w:rPr>
          <w:i/>
          <w:w w:val="105"/>
        </w:rPr>
        <w:t>ξ</w:t>
      </w:r>
      <w:proofErr w:type="spellEnd"/>
      <w:r w:rsidRPr="00BE3340">
        <w:rPr>
          <w:rFonts w:ascii="Cambria Math" w:hAnsi="Cambria Math" w:cs="Cambria Math"/>
          <w:w w:val="105"/>
          <w:vertAlign w:val="superscript"/>
          <w:rPrChange w:id="1464" w:author="Patrick Tang" w:date="2021-06-25T17:28:00Z">
            <w:rPr>
              <w:rFonts w:ascii="Lucida Sans Unicode" w:hAnsi="Lucida Sans Unicode"/>
              <w:w w:val="105"/>
              <w:vertAlign w:val="superscript"/>
            </w:rPr>
          </w:rPrChange>
        </w:rPr>
        <w:t>∗</w:t>
      </w:r>
      <w:r w:rsidRPr="00BE3340">
        <w:rPr>
          <w:w w:val="105"/>
          <w:rPrChange w:id="1465" w:author="Patrick Tang" w:date="2021-06-25T17:28:00Z">
            <w:rPr>
              <w:rFonts w:ascii="Garamond" w:hAnsi="Garamond"/>
              <w:w w:val="105"/>
            </w:rPr>
          </w:rPrChange>
        </w:rPr>
        <w:t>)</w:t>
      </w:r>
    </w:p>
    <w:p w14:paraId="46917EF9" w14:textId="77777777" w:rsidR="00B40315" w:rsidRPr="00BE3340" w:rsidRDefault="00B40315">
      <w:pPr>
        <w:spacing w:line="154" w:lineRule="exact"/>
        <w:rPr>
          <w:rPrChange w:id="1466" w:author="Patrick Tang" w:date="2021-06-25T17:28:00Z">
            <w:rPr>
              <w:rFonts w:ascii="Garamond" w:hAnsi="Garamond"/>
            </w:rPr>
          </w:rPrChange>
        </w:rPr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2" w:space="720" w:equalWidth="0">
            <w:col w:w="5928" w:space="40"/>
            <w:col w:w="4152"/>
          </w:cols>
        </w:sectPr>
      </w:pPr>
    </w:p>
    <w:p w14:paraId="56C0E80E" w14:textId="77777777" w:rsidR="00B40315" w:rsidRPr="00BE3340" w:rsidRDefault="002B1B5E">
      <w:pPr>
        <w:tabs>
          <w:tab w:val="left" w:pos="2768"/>
          <w:tab w:val="left" w:pos="4370"/>
          <w:tab w:val="left" w:pos="4800"/>
        </w:tabs>
        <w:spacing w:line="151" w:lineRule="auto"/>
        <w:ind w:left="2373"/>
        <w:rPr>
          <w:i/>
          <w:sz w:val="16"/>
          <w:rPrChange w:id="1467" w:author="Patrick Tang" w:date="2021-06-25T17:28:00Z">
            <w:rPr>
              <w:rFonts w:ascii="Bookman Old Style"/>
              <w:i/>
              <w:sz w:val="16"/>
            </w:rPr>
          </w:rPrChange>
        </w:rPr>
      </w:pPr>
      <w:r w:rsidRPr="00BE3340">
        <w:rPr>
          <w:i/>
          <w:w w:val="120"/>
          <w:sz w:val="16"/>
          <w:rPrChange w:id="1468" w:author="Patrick Tang" w:date="2021-06-25T17:28:00Z">
            <w:rPr>
              <w:rFonts w:ascii="Bookman Old Style"/>
              <w:i/>
              <w:w w:val="120"/>
              <w:sz w:val="16"/>
            </w:rPr>
          </w:rPrChange>
        </w:rPr>
        <w:t>P</w:t>
      </w:r>
      <w:r w:rsidRPr="00BE3340">
        <w:rPr>
          <w:i/>
          <w:w w:val="120"/>
          <w:sz w:val="16"/>
          <w:rPrChange w:id="1469" w:author="Patrick Tang" w:date="2021-06-25T17:28:00Z">
            <w:rPr>
              <w:rFonts w:ascii="Bookman Old Style"/>
              <w:i/>
              <w:w w:val="120"/>
              <w:sz w:val="16"/>
            </w:rPr>
          </w:rPrChange>
        </w:rPr>
        <w:tab/>
      </w:r>
      <w:r w:rsidRPr="00BE3340">
        <w:rPr>
          <w:w w:val="120"/>
          <w:position w:val="-11"/>
          <w:rPrChange w:id="1470" w:author="Patrick Tang" w:date="2021-06-25T17:28:00Z">
            <w:rPr>
              <w:rFonts w:ascii="Garamond"/>
              <w:w w:val="120"/>
              <w:position w:val="-11"/>
            </w:rPr>
          </w:rPrChange>
        </w:rPr>
        <w:t>2</w:t>
      </w:r>
      <w:r w:rsidRPr="00BE3340">
        <w:rPr>
          <w:w w:val="120"/>
          <w:position w:val="-11"/>
          <w:rPrChange w:id="1471" w:author="Patrick Tang" w:date="2021-06-25T17:28:00Z">
            <w:rPr>
              <w:rFonts w:ascii="Garamond"/>
              <w:w w:val="120"/>
              <w:position w:val="-11"/>
            </w:rPr>
          </w:rPrChange>
        </w:rPr>
        <w:tab/>
      </w:r>
      <w:proofErr w:type="spellStart"/>
      <w:r w:rsidRPr="00BE3340">
        <w:rPr>
          <w:i/>
          <w:w w:val="120"/>
          <w:sz w:val="16"/>
          <w:rPrChange w:id="1472" w:author="Patrick Tang" w:date="2021-06-25T17:28:00Z">
            <w:rPr>
              <w:rFonts w:ascii="Bookman Old Style"/>
              <w:i/>
              <w:w w:val="120"/>
              <w:sz w:val="16"/>
            </w:rPr>
          </w:rPrChange>
        </w:rPr>
        <w:t>i</w:t>
      </w:r>
      <w:proofErr w:type="spellEnd"/>
      <w:r w:rsidRPr="00BE3340">
        <w:rPr>
          <w:i/>
          <w:w w:val="120"/>
          <w:sz w:val="16"/>
        </w:rPr>
        <w:tab/>
      </w:r>
      <w:proofErr w:type="spellStart"/>
      <w:r w:rsidRPr="00BE3340">
        <w:rPr>
          <w:i/>
          <w:spacing w:val="-20"/>
          <w:w w:val="120"/>
          <w:position w:val="-1"/>
          <w:sz w:val="16"/>
          <w:rPrChange w:id="1473" w:author="Patrick Tang" w:date="2021-06-25T17:28:00Z">
            <w:rPr>
              <w:rFonts w:ascii="Bookman Old Style"/>
              <w:i/>
              <w:spacing w:val="-20"/>
              <w:w w:val="120"/>
              <w:position w:val="-1"/>
              <w:sz w:val="16"/>
            </w:rPr>
          </w:rPrChange>
        </w:rPr>
        <w:t>i</w:t>
      </w:r>
      <w:proofErr w:type="spellEnd"/>
    </w:p>
    <w:p w14:paraId="41933382" w14:textId="77777777" w:rsidR="00B40315" w:rsidRPr="00BE3340" w:rsidRDefault="002B1B5E">
      <w:pPr>
        <w:spacing w:line="151" w:lineRule="exact"/>
        <w:ind w:right="686"/>
        <w:jc w:val="right"/>
        <w:rPr>
          <w:sz w:val="16"/>
        </w:rPr>
      </w:pPr>
      <w:proofErr w:type="spellStart"/>
      <w:r w:rsidRPr="00BE3340">
        <w:rPr>
          <w:i/>
          <w:w w:val="130"/>
          <w:sz w:val="16"/>
          <w:rPrChange w:id="1474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>i</w:t>
      </w:r>
      <w:proofErr w:type="spellEnd"/>
      <w:r w:rsidRPr="00BE3340">
        <w:rPr>
          <w:w w:val="130"/>
          <w:sz w:val="16"/>
        </w:rPr>
        <w:t>=1</w:t>
      </w:r>
    </w:p>
    <w:p w14:paraId="472BD493" w14:textId="77777777" w:rsidR="00B40315" w:rsidRPr="00BE3340" w:rsidRDefault="008E6C9D">
      <w:pPr>
        <w:ind w:left="1479"/>
        <w:jc w:val="center"/>
        <w:rPr>
          <w:i/>
          <w:sz w:val="16"/>
          <w:rPrChange w:id="1475" w:author="Patrick Tang" w:date="2021-06-25T17:28:00Z">
            <w:rPr>
              <w:rFonts w:ascii="Bookman Old Style"/>
              <w:i/>
              <w:sz w:val="16"/>
            </w:rPr>
          </w:rPrChange>
        </w:rPr>
      </w:pPr>
      <w:r>
        <w:pict w14:anchorId="6FB66958">
          <v:shape id="_x0000_s1318" type="#_x0000_t202" style="position:absolute;left:0;text-align:left;margin-left:215.55pt;margin-top:2.4pt;width:15.8pt;height:40.75pt;z-index:-251687424;mso-position-horizontal-relative:page" filled="f" stroked="f">
            <v:textbox inset="0,0,0,0">
              <w:txbxContent>
                <w:p w14:paraId="7D17719A" w14:textId="77777777" w:rsidR="002E35F5" w:rsidRDefault="002E35F5">
                  <w:pPr>
                    <w:pStyle w:val="BodyText"/>
                    <w:spacing w:line="215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231"/>
                    </w:rPr>
                    <w:t>Σ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i/>
          <w:w w:val="103"/>
          <w:sz w:val="16"/>
          <w:rPrChange w:id="1476" w:author="Patrick Tang" w:date="2021-06-25T17:28:00Z">
            <w:rPr>
              <w:rFonts w:ascii="Bookman Old Style"/>
              <w:i/>
              <w:w w:val="103"/>
              <w:sz w:val="16"/>
            </w:rPr>
          </w:rPrChange>
        </w:rPr>
        <w:t>n</w:t>
      </w:r>
    </w:p>
    <w:p w14:paraId="7786D6C7" w14:textId="77777777" w:rsidR="00B40315" w:rsidRPr="00BE3340" w:rsidRDefault="002B1B5E">
      <w:pPr>
        <w:tabs>
          <w:tab w:val="left" w:pos="1472"/>
        </w:tabs>
        <w:spacing w:line="177" w:lineRule="exact"/>
        <w:ind w:left="866"/>
        <w:rPr>
          <w:i/>
          <w:sz w:val="16"/>
          <w:rPrChange w:id="1477" w:author="Patrick Tang" w:date="2021-06-25T17:28:00Z">
            <w:rPr>
              <w:rFonts w:ascii="Bookman Old Style"/>
              <w:i/>
              <w:sz w:val="16"/>
            </w:rPr>
          </w:rPrChange>
        </w:rPr>
      </w:pPr>
      <w:r w:rsidRPr="00BE3340">
        <w:br w:type="column"/>
      </w:r>
      <w:proofErr w:type="spellStart"/>
      <w:r w:rsidRPr="00BE3340">
        <w:rPr>
          <w:i/>
          <w:w w:val="130"/>
          <w:sz w:val="16"/>
          <w:rPrChange w:id="1478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>i</w:t>
      </w:r>
      <w:proofErr w:type="spellEnd"/>
      <w:r w:rsidRPr="00BE3340">
        <w:rPr>
          <w:i/>
          <w:spacing w:val="41"/>
          <w:w w:val="130"/>
          <w:sz w:val="16"/>
          <w:rPrChange w:id="1479" w:author="Patrick Tang" w:date="2021-06-25T17:28:00Z">
            <w:rPr>
              <w:rFonts w:ascii="Bookman Old Style"/>
              <w:i/>
              <w:spacing w:val="41"/>
              <w:w w:val="130"/>
              <w:sz w:val="16"/>
            </w:rPr>
          </w:rPrChange>
        </w:rPr>
        <w:t xml:space="preserve"> </w:t>
      </w:r>
      <w:proofErr w:type="spellStart"/>
      <w:r w:rsidRPr="00BE3340">
        <w:rPr>
          <w:i/>
          <w:w w:val="130"/>
          <w:sz w:val="16"/>
          <w:rPrChange w:id="1480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>i</w:t>
      </w:r>
      <w:proofErr w:type="spellEnd"/>
      <w:r w:rsidRPr="00BE3340">
        <w:rPr>
          <w:i/>
          <w:w w:val="130"/>
          <w:sz w:val="16"/>
          <w:rPrChange w:id="1481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ab/>
      </w:r>
      <w:proofErr w:type="spellStart"/>
      <w:r w:rsidRPr="00BE3340">
        <w:rPr>
          <w:i/>
          <w:w w:val="130"/>
          <w:position w:val="-1"/>
          <w:sz w:val="16"/>
          <w:rPrChange w:id="1482" w:author="Patrick Tang" w:date="2021-06-25T17:28:00Z">
            <w:rPr>
              <w:rFonts w:ascii="Bookman Old Style"/>
              <w:i/>
              <w:w w:val="130"/>
              <w:position w:val="-1"/>
              <w:sz w:val="16"/>
            </w:rPr>
          </w:rPrChange>
        </w:rPr>
        <w:t>i</w:t>
      </w:r>
      <w:proofErr w:type="spellEnd"/>
      <w:r w:rsidRPr="00BE3340">
        <w:rPr>
          <w:i/>
          <w:spacing w:val="16"/>
          <w:w w:val="130"/>
          <w:position w:val="-1"/>
          <w:sz w:val="16"/>
          <w:rPrChange w:id="1483" w:author="Patrick Tang" w:date="2021-06-25T17:28:00Z">
            <w:rPr>
              <w:rFonts w:ascii="Bookman Old Style"/>
              <w:i/>
              <w:spacing w:val="16"/>
              <w:w w:val="130"/>
              <w:position w:val="-1"/>
              <w:sz w:val="16"/>
            </w:rPr>
          </w:rPrChange>
        </w:rPr>
        <w:t xml:space="preserve"> </w:t>
      </w:r>
      <w:proofErr w:type="spellStart"/>
      <w:r w:rsidRPr="00BE3340">
        <w:rPr>
          <w:i/>
          <w:w w:val="130"/>
          <w:position w:val="-1"/>
          <w:sz w:val="16"/>
          <w:rPrChange w:id="1484" w:author="Patrick Tang" w:date="2021-06-25T17:28:00Z">
            <w:rPr>
              <w:rFonts w:ascii="Bookman Old Style"/>
              <w:i/>
              <w:w w:val="130"/>
              <w:position w:val="-1"/>
              <w:sz w:val="16"/>
            </w:rPr>
          </w:rPrChange>
        </w:rPr>
        <w:t>i</w:t>
      </w:r>
      <w:proofErr w:type="spellEnd"/>
    </w:p>
    <w:p w14:paraId="0AEA8629" w14:textId="77777777" w:rsidR="00B40315" w:rsidRPr="00BE3340" w:rsidRDefault="002B1B5E">
      <w:pPr>
        <w:spacing w:before="21"/>
        <w:ind w:left="379"/>
        <w:rPr>
          <w:sz w:val="16"/>
        </w:rPr>
      </w:pPr>
      <w:proofErr w:type="spellStart"/>
      <w:r w:rsidRPr="00BE3340">
        <w:rPr>
          <w:i/>
          <w:w w:val="130"/>
          <w:sz w:val="16"/>
          <w:rPrChange w:id="1485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>i</w:t>
      </w:r>
      <w:proofErr w:type="spellEnd"/>
      <w:r w:rsidRPr="00BE3340">
        <w:rPr>
          <w:w w:val="130"/>
          <w:sz w:val="16"/>
        </w:rPr>
        <w:t>=1</w:t>
      </w:r>
    </w:p>
    <w:p w14:paraId="62297BBB" w14:textId="77777777" w:rsidR="00B40315" w:rsidRPr="00BE3340" w:rsidRDefault="00B40315">
      <w:pPr>
        <w:rPr>
          <w:sz w:val="16"/>
        </w:rPr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2" w:space="720" w:equalWidth="0">
            <w:col w:w="4858" w:space="40"/>
            <w:col w:w="5222"/>
          </w:cols>
        </w:sectPr>
      </w:pPr>
    </w:p>
    <w:p w14:paraId="6C7C8E8C" w14:textId="77777777" w:rsidR="00B40315" w:rsidRPr="00BE3340" w:rsidRDefault="002B1B5E">
      <w:pPr>
        <w:pStyle w:val="ListParagraph"/>
        <w:numPr>
          <w:ilvl w:val="0"/>
          <w:numId w:val="1"/>
        </w:numPr>
        <w:tabs>
          <w:tab w:val="left" w:pos="3362"/>
          <w:tab w:val="left" w:pos="3363"/>
        </w:tabs>
        <w:spacing w:before="25"/>
        <w:ind w:right="0" w:hanging="571"/>
        <w:jc w:val="left"/>
        <w:rPr>
          <w:rFonts w:eastAsia="Garamond"/>
          <w:rPrChange w:id="1486" w:author="Patrick Tang" w:date="2021-06-25T17:28:00Z">
            <w:rPr>
              <w:rFonts w:ascii="Garamond" w:eastAsia="Garamond" w:hAnsi="Garamond" w:cs="Garamond"/>
            </w:rPr>
          </w:rPrChange>
        </w:rPr>
      </w:pPr>
      <w:r w:rsidRPr="00BE3340">
        <w:rPr>
          <w:i/>
          <w:spacing w:val="2"/>
          <w:w w:val="120"/>
        </w:rPr>
        <w:t>α</w:t>
      </w:r>
      <w:proofErr w:type="spellStart"/>
      <w:proofErr w:type="gramStart"/>
      <w:r w:rsidRPr="00BE3340">
        <w:rPr>
          <w:rFonts w:eastAsia="Bookman Old Style"/>
          <w:i/>
          <w:spacing w:val="2"/>
          <w:w w:val="120"/>
          <w:vertAlign w:val="subscript"/>
          <w:rPrChange w:id="1487" w:author="Patrick Tang" w:date="2021-06-25T17:28:00Z">
            <w:rPr>
              <w:rFonts w:ascii="Bookman Old Style" w:eastAsia="Bookman Old Style" w:hAnsi="Bookman Old Style" w:cs="Bookman Old Style"/>
              <w:i/>
              <w:spacing w:val="2"/>
              <w:w w:val="120"/>
              <w:vertAlign w:val="subscript"/>
            </w:rPr>
          </w:rPrChange>
        </w:rPr>
        <w:t>i</w:t>
      </w:r>
      <w:proofErr w:type="spellEnd"/>
      <w:r w:rsidRPr="00BE3340">
        <w:rPr>
          <w:rFonts w:eastAsia="Garamond"/>
          <w:spacing w:val="2"/>
          <w:w w:val="120"/>
          <w:rPrChange w:id="1488" w:author="Patrick Tang" w:date="2021-06-25T17:28:00Z">
            <w:rPr>
              <w:rFonts w:ascii="Garamond" w:eastAsia="Garamond" w:hAnsi="Garamond" w:cs="Garamond"/>
              <w:spacing w:val="2"/>
              <w:w w:val="120"/>
            </w:rPr>
          </w:rPrChange>
        </w:rPr>
        <w:t>(</w:t>
      </w:r>
      <w:proofErr w:type="gramEnd"/>
      <w:r w:rsidRPr="00BE3340">
        <w:rPr>
          <w:i/>
          <w:spacing w:val="2"/>
          <w:w w:val="120"/>
        </w:rPr>
        <w:t>ϵ</w:t>
      </w:r>
      <w:r w:rsidRPr="00BE3340">
        <w:rPr>
          <w:i/>
          <w:spacing w:val="-21"/>
          <w:w w:val="120"/>
        </w:rPr>
        <w:t xml:space="preserve"> </w:t>
      </w:r>
      <w:r w:rsidRPr="00BE3340">
        <w:rPr>
          <w:rFonts w:eastAsia="Garamond"/>
          <w:w w:val="120"/>
          <w:rPrChange w:id="1489" w:author="Patrick Tang" w:date="2021-06-25T17:28:00Z">
            <w:rPr>
              <w:rFonts w:ascii="Garamond" w:eastAsia="Garamond" w:hAnsi="Garamond" w:cs="Garamond"/>
              <w:w w:val="120"/>
            </w:rPr>
          </w:rPrChange>
        </w:rPr>
        <w:t>+</w:t>
      </w:r>
      <w:r w:rsidRPr="00BE3340">
        <w:rPr>
          <w:rFonts w:eastAsia="Garamond"/>
          <w:spacing w:val="-20"/>
          <w:w w:val="120"/>
          <w:rPrChange w:id="1490" w:author="Patrick Tang" w:date="2021-06-25T17:28:00Z">
            <w:rPr>
              <w:rFonts w:ascii="Garamond" w:eastAsia="Garamond" w:hAnsi="Garamond" w:cs="Garamond"/>
              <w:spacing w:val="-20"/>
              <w:w w:val="120"/>
            </w:rPr>
          </w:rPrChange>
        </w:rPr>
        <w:t xml:space="preserve"> </w:t>
      </w:r>
      <w:proofErr w:type="spellStart"/>
      <w:r w:rsidRPr="00BE3340">
        <w:rPr>
          <w:i/>
          <w:w w:val="120"/>
        </w:rPr>
        <w:t>ξ</w:t>
      </w:r>
      <w:r w:rsidRPr="00BE3340">
        <w:rPr>
          <w:rFonts w:eastAsia="Bookman Old Style"/>
          <w:i/>
          <w:w w:val="120"/>
          <w:vertAlign w:val="subscript"/>
          <w:rPrChange w:id="1491" w:author="Patrick Tang" w:date="2021-06-25T17:28:00Z">
            <w:rPr>
              <w:rFonts w:ascii="Bookman Old Style" w:eastAsia="Bookman Old Style" w:hAnsi="Bookman Old Style" w:cs="Bookman Old Style"/>
              <w:i/>
              <w:w w:val="120"/>
              <w:vertAlign w:val="subscript"/>
            </w:rPr>
          </w:rPrChange>
        </w:rPr>
        <w:t>i</w:t>
      </w:r>
      <w:proofErr w:type="spellEnd"/>
      <w:r w:rsidRPr="00BE3340">
        <w:rPr>
          <w:rFonts w:eastAsia="Bookman Old Style"/>
          <w:i/>
          <w:spacing w:val="-23"/>
          <w:w w:val="120"/>
          <w:rPrChange w:id="1492" w:author="Patrick Tang" w:date="2021-06-25T17:28:00Z">
            <w:rPr>
              <w:rFonts w:ascii="Bookman Old Style" w:eastAsia="Bookman Old Style" w:hAnsi="Bookman Old Style" w:cs="Bookman Old Style"/>
              <w:i/>
              <w:spacing w:val="-23"/>
              <w:w w:val="120"/>
            </w:rPr>
          </w:rPrChange>
        </w:rPr>
        <w:t xml:space="preserve"> </w:t>
      </w:r>
      <w:r w:rsidRPr="00BE3340">
        <w:rPr>
          <w:rFonts w:eastAsia="Cambria"/>
          <w:w w:val="120"/>
          <w:rPrChange w:id="1493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−</w:t>
      </w:r>
      <w:r w:rsidRPr="00BE3340">
        <w:rPr>
          <w:rFonts w:eastAsia="Cambria"/>
          <w:spacing w:val="-12"/>
          <w:w w:val="120"/>
          <w:rPrChange w:id="1494" w:author="Patrick Tang" w:date="2021-06-25T17:28:00Z">
            <w:rPr>
              <w:rFonts w:ascii="Cambria" w:eastAsia="Cambria" w:hAnsi="Cambria" w:cs="Cambria"/>
              <w:spacing w:val="-12"/>
              <w:w w:val="120"/>
            </w:rPr>
          </w:rPrChange>
        </w:rPr>
        <w:t xml:space="preserve"> </w:t>
      </w:r>
      <w:proofErr w:type="spellStart"/>
      <w:r w:rsidRPr="00BE3340">
        <w:rPr>
          <w:i/>
          <w:w w:val="120"/>
        </w:rPr>
        <w:t>y</w:t>
      </w:r>
      <w:r w:rsidRPr="00BE3340">
        <w:rPr>
          <w:rFonts w:eastAsia="Bookman Old Style"/>
          <w:i/>
          <w:w w:val="120"/>
          <w:vertAlign w:val="subscript"/>
          <w:rPrChange w:id="1495" w:author="Patrick Tang" w:date="2021-06-25T17:28:00Z">
            <w:rPr>
              <w:rFonts w:ascii="Bookman Old Style" w:eastAsia="Bookman Old Style" w:hAnsi="Bookman Old Style" w:cs="Bookman Old Style"/>
              <w:i/>
              <w:w w:val="120"/>
              <w:vertAlign w:val="subscript"/>
            </w:rPr>
          </w:rPrChange>
        </w:rPr>
        <w:t>i</w:t>
      </w:r>
      <w:proofErr w:type="spellEnd"/>
      <w:r w:rsidRPr="00BE3340">
        <w:rPr>
          <w:rFonts w:eastAsia="Bookman Old Style"/>
          <w:i/>
          <w:spacing w:val="-23"/>
          <w:w w:val="120"/>
          <w:rPrChange w:id="1496" w:author="Patrick Tang" w:date="2021-06-25T17:28:00Z">
            <w:rPr>
              <w:rFonts w:ascii="Bookman Old Style" w:eastAsia="Bookman Old Style" w:hAnsi="Bookman Old Style" w:cs="Bookman Old Style"/>
              <w:i/>
              <w:spacing w:val="-23"/>
              <w:w w:val="120"/>
            </w:rPr>
          </w:rPrChange>
        </w:rPr>
        <w:t xml:space="preserve"> </w:t>
      </w:r>
      <w:r w:rsidRPr="00BE3340">
        <w:rPr>
          <w:rFonts w:eastAsia="Garamond"/>
          <w:w w:val="120"/>
          <w:rPrChange w:id="1497" w:author="Patrick Tang" w:date="2021-06-25T17:28:00Z">
            <w:rPr>
              <w:rFonts w:ascii="Garamond" w:eastAsia="Garamond" w:hAnsi="Garamond" w:cs="Garamond"/>
              <w:w w:val="120"/>
            </w:rPr>
          </w:rPrChange>
        </w:rPr>
        <w:t>+</w:t>
      </w:r>
      <w:r w:rsidRPr="00BE3340">
        <w:rPr>
          <w:rFonts w:eastAsia="Garamond"/>
          <w:spacing w:val="-20"/>
          <w:w w:val="120"/>
          <w:rPrChange w:id="1498" w:author="Patrick Tang" w:date="2021-06-25T17:28:00Z">
            <w:rPr>
              <w:rFonts w:ascii="Garamond" w:eastAsia="Garamond" w:hAnsi="Garamond" w:cs="Garamond"/>
              <w:spacing w:val="-20"/>
              <w:w w:val="120"/>
            </w:rPr>
          </w:rPrChange>
        </w:rPr>
        <w:t xml:space="preserve"> </w:t>
      </w:r>
      <w:r w:rsidRPr="00BE3340">
        <w:rPr>
          <w:rFonts w:ascii="Cambria Math" w:eastAsia="Cambria" w:hAnsi="Cambria Math" w:cs="Cambria Math"/>
          <w:w w:val="120"/>
          <w:rPrChange w:id="1499" w:author="Patrick Tang" w:date="2021-06-25T17:28:00Z">
            <w:rPr>
              <w:rFonts w:ascii="Cambria" w:eastAsia="Cambria" w:hAnsi="Cambria" w:cs="Cambria"/>
              <w:w w:val="120"/>
            </w:rPr>
          </w:rPrChange>
        </w:rPr>
        <w:t>⟨</w:t>
      </w:r>
      <w:r w:rsidRPr="00BE3340">
        <w:rPr>
          <w:i/>
          <w:w w:val="120"/>
        </w:rPr>
        <w:t>w,</w:t>
      </w:r>
      <w:r w:rsidRPr="00BE3340">
        <w:rPr>
          <w:i/>
          <w:spacing w:val="-32"/>
          <w:w w:val="120"/>
        </w:rPr>
        <w:t xml:space="preserve"> </w:t>
      </w:r>
      <w:r w:rsidRPr="00A97774">
        <w:rPr>
          <w:i/>
          <w:spacing w:val="3"/>
          <w:w w:val="120"/>
        </w:rPr>
        <w:t>x</w:t>
      </w:r>
      <w:r w:rsidRPr="00BE3340">
        <w:rPr>
          <w:rFonts w:eastAsia="Bookman Old Style"/>
          <w:i/>
          <w:spacing w:val="3"/>
          <w:w w:val="120"/>
          <w:vertAlign w:val="subscript"/>
          <w:rPrChange w:id="1500" w:author="Patrick Tang" w:date="2021-06-25T17:28:00Z">
            <w:rPr>
              <w:rFonts w:ascii="Bookman Old Style" w:eastAsia="Bookman Old Style" w:hAnsi="Bookman Old Style" w:cs="Bookman Old Style"/>
              <w:i/>
              <w:spacing w:val="3"/>
              <w:w w:val="120"/>
              <w:vertAlign w:val="subscript"/>
            </w:rPr>
          </w:rPrChange>
        </w:rPr>
        <w:t>i</w:t>
      </w:r>
      <w:r w:rsidRPr="00BE3340">
        <w:rPr>
          <w:rFonts w:ascii="Cambria Math" w:eastAsia="Cambria" w:hAnsi="Cambria Math" w:cs="Cambria Math"/>
          <w:spacing w:val="3"/>
          <w:w w:val="120"/>
          <w:rPrChange w:id="1501" w:author="Patrick Tang" w:date="2021-06-25T17:28:00Z">
            <w:rPr>
              <w:rFonts w:ascii="Cambria" w:eastAsia="Cambria" w:hAnsi="Cambria" w:cs="Cambria"/>
              <w:spacing w:val="3"/>
              <w:w w:val="120"/>
            </w:rPr>
          </w:rPrChange>
        </w:rPr>
        <w:t>⟩</w:t>
      </w:r>
      <w:r w:rsidRPr="00BE3340">
        <w:rPr>
          <w:rFonts w:eastAsia="Cambria"/>
          <w:spacing w:val="-12"/>
          <w:w w:val="120"/>
          <w:rPrChange w:id="1502" w:author="Patrick Tang" w:date="2021-06-25T17:28:00Z">
            <w:rPr>
              <w:rFonts w:ascii="Cambria" w:eastAsia="Cambria" w:hAnsi="Cambria" w:cs="Cambria"/>
              <w:spacing w:val="-12"/>
              <w:w w:val="120"/>
            </w:rPr>
          </w:rPrChange>
        </w:rPr>
        <w:t xml:space="preserve"> </w:t>
      </w:r>
      <w:r w:rsidRPr="00BE3340">
        <w:rPr>
          <w:rFonts w:eastAsia="Garamond"/>
          <w:w w:val="120"/>
          <w:rPrChange w:id="1503" w:author="Patrick Tang" w:date="2021-06-25T17:28:00Z">
            <w:rPr>
              <w:rFonts w:ascii="Garamond" w:eastAsia="Garamond" w:hAnsi="Garamond" w:cs="Garamond"/>
              <w:w w:val="120"/>
            </w:rPr>
          </w:rPrChange>
        </w:rPr>
        <w:t>+</w:t>
      </w:r>
      <w:r w:rsidRPr="00BE3340">
        <w:rPr>
          <w:rFonts w:eastAsia="Garamond"/>
          <w:spacing w:val="-20"/>
          <w:w w:val="120"/>
          <w:rPrChange w:id="1504" w:author="Patrick Tang" w:date="2021-06-25T17:28:00Z">
            <w:rPr>
              <w:rFonts w:ascii="Garamond" w:eastAsia="Garamond" w:hAnsi="Garamond" w:cs="Garamond"/>
              <w:spacing w:val="-20"/>
              <w:w w:val="120"/>
            </w:rPr>
          </w:rPrChange>
        </w:rPr>
        <w:t xml:space="preserve"> </w:t>
      </w:r>
      <w:r w:rsidRPr="00BE3340">
        <w:rPr>
          <w:i/>
          <w:w w:val="120"/>
        </w:rPr>
        <w:t>b</w:t>
      </w:r>
      <w:r w:rsidRPr="00BE3340">
        <w:rPr>
          <w:rFonts w:eastAsia="Garamond"/>
          <w:w w:val="120"/>
          <w:rPrChange w:id="1505" w:author="Patrick Tang" w:date="2021-06-25T17:28:00Z">
            <w:rPr>
              <w:rFonts w:ascii="Garamond" w:eastAsia="Garamond" w:hAnsi="Garamond" w:cs="Garamond"/>
              <w:w w:val="120"/>
            </w:rPr>
          </w:rPrChange>
        </w:rPr>
        <w:t>)</w:t>
      </w:r>
    </w:p>
    <w:p w14:paraId="017573FE" w14:textId="77777777" w:rsidR="00B40315" w:rsidRPr="00BE3340" w:rsidRDefault="008E6C9D">
      <w:pPr>
        <w:spacing w:before="54" w:line="244" w:lineRule="auto"/>
        <w:ind w:left="3009" w:right="3419"/>
        <w:jc w:val="center"/>
        <w:rPr>
          <w:i/>
          <w:sz w:val="16"/>
          <w:rPrChange w:id="1506" w:author="Patrick Tang" w:date="2021-06-25T17:28:00Z">
            <w:rPr>
              <w:rFonts w:ascii="Bookman Old Style"/>
              <w:i/>
              <w:sz w:val="16"/>
            </w:rPr>
          </w:rPrChange>
        </w:rPr>
      </w:pPr>
      <w:r>
        <w:pict w14:anchorId="43F43CE5">
          <v:shape id="_x0000_s1317" type="#_x0000_t202" style="position:absolute;left:0;text-align:left;margin-left:215.55pt;margin-top:14.7pt;width:15.8pt;height:40.75pt;z-index:-251686400;mso-position-horizontal-relative:page" filled="f" stroked="f">
            <v:textbox inset="0,0,0,0">
              <w:txbxContent>
                <w:p w14:paraId="2767BBA4" w14:textId="77777777" w:rsidR="002E35F5" w:rsidRDefault="002E35F5">
                  <w:pPr>
                    <w:pStyle w:val="BodyText"/>
                    <w:spacing w:line="215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231"/>
                    </w:rPr>
                    <w:t>Σ</w:t>
                  </w:r>
                </w:p>
              </w:txbxContent>
            </v:textbox>
            <w10:wrap anchorx="page"/>
          </v:shape>
        </w:pict>
      </w:r>
      <w:proofErr w:type="spellStart"/>
      <w:r w:rsidR="002B1B5E" w:rsidRPr="00BE3340">
        <w:rPr>
          <w:i/>
          <w:w w:val="120"/>
          <w:sz w:val="16"/>
          <w:rPrChange w:id="1507" w:author="Patrick Tang" w:date="2021-06-25T17:28:00Z">
            <w:rPr>
              <w:rFonts w:ascii="Bookman Old Style"/>
              <w:i/>
              <w:w w:val="120"/>
              <w:sz w:val="16"/>
            </w:rPr>
          </w:rPrChange>
        </w:rPr>
        <w:t>i</w:t>
      </w:r>
      <w:proofErr w:type="spellEnd"/>
      <w:r w:rsidR="002B1B5E" w:rsidRPr="00BE3340">
        <w:rPr>
          <w:w w:val="120"/>
          <w:sz w:val="16"/>
        </w:rPr>
        <w:t xml:space="preserve">=1 </w:t>
      </w:r>
      <w:r w:rsidR="002B1B5E" w:rsidRPr="00BE3340">
        <w:rPr>
          <w:i/>
          <w:w w:val="120"/>
          <w:sz w:val="16"/>
          <w:rPrChange w:id="1508" w:author="Patrick Tang" w:date="2021-06-25T17:28:00Z">
            <w:rPr>
              <w:rFonts w:ascii="Bookman Old Style"/>
              <w:i/>
              <w:w w:val="120"/>
              <w:sz w:val="16"/>
            </w:rPr>
          </w:rPrChange>
        </w:rPr>
        <w:t>n</w:t>
      </w:r>
    </w:p>
    <w:p w14:paraId="11EF96BE" w14:textId="77777777" w:rsidR="00B40315" w:rsidRPr="00BE3340" w:rsidRDefault="002B1B5E">
      <w:pPr>
        <w:pStyle w:val="ListParagraph"/>
        <w:numPr>
          <w:ilvl w:val="0"/>
          <w:numId w:val="1"/>
        </w:numPr>
        <w:tabs>
          <w:tab w:val="left" w:pos="3362"/>
          <w:tab w:val="left" w:pos="3363"/>
        </w:tabs>
        <w:spacing w:before="0" w:line="319" w:lineRule="exact"/>
        <w:ind w:right="0" w:hanging="571"/>
        <w:jc w:val="left"/>
        <w:rPr>
          <w:rFonts w:eastAsia="Garamond"/>
          <w:rPrChange w:id="1509" w:author="Patrick Tang" w:date="2021-06-25T17:28:00Z">
            <w:rPr>
              <w:rFonts w:ascii="Garamond" w:eastAsia="Garamond" w:hAnsi="Garamond" w:cs="Garamond"/>
            </w:rPr>
          </w:rPrChange>
        </w:rPr>
      </w:pPr>
      <w:r w:rsidRPr="00BE3340">
        <w:rPr>
          <w:i/>
          <w:w w:val="120"/>
        </w:rPr>
        <w:t>α</w:t>
      </w:r>
      <w:proofErr w:type="spellStart"/>
      <w:r w:rsidRPr="00BE3340">
        <w:rPr>
          <w:rFonts w:eastAsia="Bookman Old Style"/>
          <w:i/>
          <w:spacing w:val="-57"/>
          <w:w w:val="128"/>
          <w:position w:val="-4"/>
          <w:sz w:val="16"/>
          <w:szCs w:val="16"/>
          <w:rPrChange w:id="1510" w:author="Patrick Tang" w:date="2021-06-25T17:28:00Z">
            <w:rPr>
              <w:rFonts w:ascii="Bookman Old Style" w:eastAsia="Bookman Old Style" w:hAnsi="Bookman Old Style" w:cs="Bookman Old Style"/>
              <w:i/>
              <w:spacing w:val="-57"/>
              <w:w w:val="128"/>
              <w:position w:val="-4"/>
              <w:sz w:val="16"/>
              <w:szCs w:val="16"/>
            </w:rPr>
          </w:rPrChange>
        </w:rPr>
        <w:t>i</w:t>
      </w:r>
      <w:proofErr w:type="spellEnd"/>
      <w:proofErr w:type="gramStart"/>
      <w:r w:rsidRPr="00BE3340">
        <w:rPr>
          <w:rFonts w:ascii="Cambria Math" w:eastAsia="Lucida Sans Unicode" w:hAnsi="Cambria Math" w:cs="Cambria Math"/>
          <w:spacing w:val="10"/>
          <w:w w:val="66"/>
          <w:position w:val="9"/>
          <w:sz w:val="16"/>
          <w:szCs w:val="16"/>
          <w:rPrChange w:id="1511" w:author="Patrick Tang" w:date="2021-06-25T17:28:00Z">
            <w:rPr>
              <w:rFonts w:ascii="Lucida Sans Unicode" w:eastAsia="Lucida Sans Unicode" w:hAnsi="Lucida Sans Unicode" w:cs="Lucida Sans Unicode"/>
              <w:spacing w:val="10"/>
              <w:w w:val="66"/>
              <w:position w:val="9"/>
              <w:sz w:val="16"/>
              <w:szCs w:val="16"/>
            </w:rPr>
          </w:rPrChange>
        </w:rPr>
        <w:t>∗</w:t>
      </w:r>
      <w:r w:rsidRPr="00BE3340">
        <w:rPr>
          <w:rFonts w:eastAsia="Garamond"/>
          <w:w w:val="132"/>
          <w:rPrChange w:id="1512" w:author="Patrick Tang" w:date="2021-06-25T17:28:00Z">
            <w:rPr>
              <w:rFonts w:ascii="Garamond" w:eastAsia="Garamond" w:hAnsi="Garamond" w:cs="Garamond"/>
              <w:w w:val="132"/>
            </w:rPr>
          </w:rPrChange>
        </w:rPr>
        <w:t>(</w:t>
      </w:r>
      <w:proofErr w:type="gramEnd"/>
      <w:r w:rsidRPr="00BE3340">
        <w:rPr>
          <w:i/>
          <w:w w:val="99"/>
        </w:rPr>
        <w:t>ϵ</w:t>
      </w:r>
      <w:r w:rsidRPr="00BE3340">
        <w:rPr>
          <w:i/>
          <w:spacing w:val="-7"/>
        </w:rPr>
        <w:t xml:space="preserve"> </w:t>
      </w:r>
      <w:r w:rsidRPr="00BE3340">
        <w:rPr>
          <w:rFonts w:eastAsia="Garamond"/>
          <w:w w:val="115"/>
          <w:rPrChange w:id="1513" w:author="Patrick Tang" w:date="2021-06-25T17:28:00Z">
            <w:rPr>
              <w:rFonts w:ascii="Garamond" w:eastAsia="Garamond" w:hAnsi="Garamond" w:cs="Garamond"/>
              <w:w w:val="115"/>
            </w:rPr>
          </w:rPrChange>
        </w:rPr>
        <w:t>+</w:t>
      </w:r>
      <w:r w:rsidRPr="00BE3340">
        <w:rPr>
          <w:rFonts w:eastAsia="Garamond"/>
          <w:spacing w:val="-7"/>
          <w:rPrChange w:id="1514" w:author="Patrick Tang" w:date="2021-06-25T17:28:00Z">
            <w:rPr>
              <w:rFonts w:ascii="Garamond" w:eastAsia="Garamond" w:hAnsi="Garamond" w:cs="Garamond"/>
              <w:spacing w:val="-7"/>
            </w:rPr>
          </w:rPrChange>
        </w:rPr>
        <w:t xml:space="preserve"> </w:t>
      </w:r>
      <w:r w:rsidRPr="00BE3340">
        <w:rPr>
          <w:i/>
          <w:w w:val="101"/>
        </w:rPr>
        <w:t>ξ</w:t>
      </w:r>
      <w:proofErr w:type="spellStart"/>
      <w:r w:rsidRPr="00BE3340">
        <w:rPr>
          <w:rFonts w:eastAsia="Bookman Old Style"/>
          <w:i/>
          <w:spacing w:val="-48"/>
          <w:w w:val="128"/>
          <w:position w:val="-4"/>
          <w:sz w:val="16"/>
          <w:szCs w:val="16"/>
          <w:rPrChange w:id="1515" w:author="Patrick Tang" w:date="2021-06-25T17:28:00Z">
            <w:rPr>
              <w:rFonts w:ascii="Bookman Old Style" w:eastAsia="Bookman Old Style" w:hAnsi="Bookman Old Style" w:cs="Bookman Old Style"/>
              <w:i/>
              <w:spacing w:val="-48"/>
              <w:w w:val="128"/>
              <w:position w:val="-4"/>
              <w:sz w:val="16"/>
              <w:szCs w:val="16"/>
            </w:rPr>
          </w:rPrChange>
        </w:rPr>
        <w:t>i</w:t>
      </w:r>
      <w:proofErr w:type="spellEnd"/>
      <w:r w:rsidRPr="00BE3340">
        <w:rPr>
          <w:rFonts w:ascii="Cambria Math" w:eastAsia="Lucida Sans Unicode" w:hAnsi="Cambria Math" w:cs="Cambria Math"/>
          <w:w w:val="66"/>
          <w:position w:val="9"/>
          <w:sz w:val="16"/>
          <w:szCs w:val="16"/>
          <w:rPrChange w:id="1516" w:author="Patrick Tang" w:date="2021-06-25T17:28:00Z">
            <w:rPr>
              <w:rFonts w:ascii="Lucida Sans Unicode" w:eastAsia="Lucida Sans Unicode" w:hAnsi="Lucida Sans Unicode" w:cs="Lucida Sans Unicode"/>
              <w:w w:val="66"/>
              <w:position w:val="9"/>
              <w:sz w:val="16"/>
              <w:szCs w:val="16"/>
            </w:rPr>
          </w:rPrChange>
        </w:rPr>
        <w:t>∗</w:t>
      </w:r>
      <w:r w:rsidRPr="00BE3340">
        <w:rPr>
          <w:rFonts w:eastAsia="Lucida Sans Unicode"/>
          <w:spacing w:val="7"/>
          <w:position w:val="9"/>
          <w:sz w:val="16"/>
          <w:szCs w:val="16"/>
          <w:rPrChange w:id="1517" w:author="Patrick Tang" w:date="2021-06-25T17:28:00Z">
            <w:rPr>
              <w:rFonts w:ascii="Lucida Sans Unicode" w:eastAsia="Lucida Sans Unicode" w:hAnsi="Lucida Sans Unicode" w:cs="Lucida Sans Unicode"/>
              <w:spacing w:val="7"/>
              <w:position w:val="9"/>
              <w:sz w:val="16"/>
              <w:szCs w:val="16"/>
            </w:rPr>
          </w:rPrChange>
        </w:rPr>
        <w:t xml:space="preserve"> </w:t>
      </w:r>
      <w:r w:rsidRPr="00BE3340">
        <w:rPr>
          <w:rFonts w:eastAsia="Garamond"/>
          <w:w w:val="115"/>
          <w:rPrChange w:id="1518" w:author="Patrick Tang" w:date="2021-06-25T17:28:00Z">
            <w:rPr>
              <w:rFonts w:ascii="Garamond" w:eastAsia="Garamond" w:hAnsi="Garamond" w:cs="Garamond"/>
              <w:w w:val="115"/>
            </w:rPr>
          </w:rPrChange>
        </w:rPr>
        <w:t>+</w:t>
      </w:r>
      <w:r w:rsidRPr="00BE3340">
        <w:rPr>
          <w:rFonts w:eastAsia="Garamond"/>
          <w:spacing w:val="-7"/>
          <w:rPrChange w:id="1519" w:author="Patrick Tang" w:date="2021-06-25T17:28:00Z">
            <w:rPr>
              <w:rFonts w:ascii="Garamond" w:eastAsia="Garamond" w:hAnsi="Garamond" w:cs="Garamond"/>
              <w:spacing w:val="-7"/>
            </w:rPr>
          </w:rPrChange>
        </w:rPr>
        <w:t xml:space="preserve"> </w:t>
      </w:r>
      <w:proofErr w:type="spellStart"/>
      <w:r w:rsidRPr="00BE3340">
        <w:rPr>
          <w:i/>
          <w:w w:val="109"/>
        </w:rPr>
        <w:t>y</w:t>
      </w:r>
      <w:r w:rsidRPr="00BE3340">
        <w:rPr>
          <w:rFonts w:eastAsia="Bookman Old Style"/>
          <w:i/>
          <w:w w:val="146"/>
          <w:vertAlign w:val="subscript"/>
          <w:rPrChange w:id="1520" w:author="Patrick Tang" w:date="2021-06-25T17:28:00Z">
            <w:rPr>
              <w:rFonts w:ascii="Bookman Old Style" w:eastAsia="Bookman Old Style" w:hAnsi="Bookman Old Style" w:cs="Bookman Old Style"/>
              <w:i/>
              <w:w w:val="146"/>
              <w:vertAlign w:val="subscript"/>
            </w:rPr>
          </w:rPrChange>
        </w:rPr>
        <w:t>i</w:t>
      </w:r>
      <w:proofErr w:type="spellEnd"/>
      <w:r w:rsidRPr="00BE3340">
        <w:rPr>
          <w:rFonts w:eastAsia="Bookman Old Style"/>
          <w:i/>
          <w:spacing w:val="-8"/>
          <w:rPrChange w:id="1521" w:author="Patrick Tang" w:date="2021-06-25T17:28:00Z">
            <w:rPr>
              <w:rFonts w:ascii="Bookman Old Style" w:eastAsia="Bookman Old Style" w:hAnsi="Bookman Old Style" w:cs="Bookman Old Style"/>
              <w:i/>
              <w:spacing w:val="-8"/>
            </w:rPr>
          </w:rPrChange>
        </w:rPr>
        <w:t xml:space="preserve"> </w:t>
      </w:r>
      <w:r w:rsidRPr="00BE3340">
        <w:rPr>
          <w:rFonts w:eastAsia="Cambria"/>
          <w:w w:val="139"/>
          <w:rPrChange w:id="1522" w:author="Patrick Tang" w:date="2021-06-25T17:28:00Z">
            <w:rPr>
              <w:rFonts w:ascii="Cambria" w:eastAsia="Cambria" w:hAnsi="Cambria" w:cs="Cambria"/>
              <w:w w:val="139"/>
            </w:rPr>
          </w:rPrChange>
        </w:rPr>
        <w:t>−</w:t>
      </w:r>
      <w:r w:rsidRPr="00BE3340">
        <w:rPr>
          <w:rFonts w:eastAsia="Cambria"/>
          <w:rPrChange w:id="1523" w:author="Patrick Tang" w:date="2021-06-25T17:28:00Z">
            <w:rPr>
              <w:rFonts w:ascii="Cambria" w:eastAsia="Cambria" w:hAnsi="Cambria" w:cs="Cambria"/>
            </w:rPr>
          </w:rPrChange>
        </w:rPr>
        <w:t xml:space="preserve"> </w:t>
      </w:r>
      <w:r w:rsidRPr="00BE3340">
        <w:rPr>
          <w:rFonts w:ascii="Cambria Math" w:eastAsia="Cambria" w:hAnsi="Cambria Math" w:cs="Cambria Math"/>
          <w:w w:val="107"/>
          <w:rPrChange w:id="1524" w:author="Patrick Tang" w:date="2021-06-25T17:28:00Z">
            <w:rPr>
              <w:rFonts w:ascii="Cambria" w:eastAsia="Cambria" w:hAnsi="Cambria" w:cs="Cambria"/>
              <w:w w:val="107"/>
            </w:rPr>
          </w:rPrChange>
        </w:rPr>
        <w:t>⟨</w:t>
      </w:r>
      <w:r w:rsidRPr="00BE3340">
        <w:rPr>
          <w:i/>
          <w:spacing w:val="6"/>
          <w:w w:val="106"/>
        </w:rPr>
        <w:t>w</w:t>
      </w:r>
      <w:r w:rsidRPr="00BE3340">
        <w:rPr>
          <w:i/>
          <w:w w:val="109"/>
        </w:rPr>
        <w:t>,</w:t>
      </w:r>
      <w:r w:rsidRPr="00A97774">
        <w:rPr>
          <w:i/>
          <w:spacing w:val="-19"/>
        </w:rPr>
        <w:t xml:space="preserve"> </w:t>
      </w:r>
      <w:r w:rsidRPr="00A97774">
        <w:rPr>
          <w:i/>
          <w:w w:val="127"/>
        </w:rPr>
        <w:t>x</w:t>
      </w:r>
      <w:r w:rsidRPr="00BE3340">
        <w:rPr>
          <w:rFonts w:eastAsia="Bookman Old Style"/>
          <w:i/>
          <w:spacing w:val="10"/>
          <w:w w:val="146"/>
          <w:vertAlign w:val="subscript"/>
          <w:rPrChange w:id="1525" w:author="Patrick Tang" w:date="2021-06-25T17:28:00Z">
            <w:rPr>
              <w:rFonts w:ascii="Bookman Old Style" w:eastAsia="Bookman Old Style" w:hAnsi="Bookman Old Style" w:cs="Bookman Old Style"/>
              <w:i/>
              <w:spacing w:val="10"/>
              <w:w w:val="146"/>
              <w:vertAlign w:val="subscript"/>
            </w:rPr>
          </w:rPrChange>
        </w:rPr>
        <w:t>i</w:t>
      </w:r>
      <w:r w:rsidRPr="00BE3340">
        <w:rPr>
          <w:rFonts w:ascii="Cambria Math" w:eastAsia="Cambria" w:hAnsi="Cambria Math" w:cs="Cambria Math"/>
          <w:w w:val="107"/>
          <w:rPrChange w:id="1526" w:author="Patrick Tang" w:date="2021-06-25T17:28:00Z">
            <w:rPr>
              <w:rFonts w:ascii="Cambria" w:eastAsia="Cambria" w:hAnsi="Cambria" w:cs="Cambria"/>
              <w:w w:val="107"/>
            </w:rPr>
          </w:rPrChange>
        </w:rPr>
        <w:t>⟩</w:t>
      </w:r>
      <w:r w:rsidRPr="00BE3340">
        <w:rPr>
          <w:rFonts w:eastAsia="Cambria"/>
          <w:rPrChange w:id="1527" w:author="Patrick Tang" w:date="2021-06-25T17:28:00Z">
            <w:rPr>
              <w:rFonts w:ascii="Cambria" w:eastAsia="Cambria" w:hAnsi="Cambria" w:cs="Cambria"/>
            </w:rPr>
          </w:rPrChange>
        </w:rPr>
        <w:t xml:space="preserve"> </w:t>
      </w:r>
      <w:r w:rsidRPr="00BE3340">
        <w:rPr>
          <w:rFonts w:eastAsia="Cambria"/>
          <w:w w:val="139"/>
          <w:rPrChange w:id="1528" w:author="Patrick Tang" w:date="2021-06-25T17:28:00Z">
            <w:rPr>
              <w:rFonts w:ascii="Cambria" w:eastAsia="Cambria" w:hAnsi="Cambria" w:cs="Cambria"/>
              <w:w w:val="139"/>
            </w:rPr>
          </w:rPrChange>
        </w:rPr>
        <w:t>−</w:t>
      </w:r>
      <w:r w:rsidRPr="00BE3340">
        <w:rPr>
          <w:rFonts w:eastAsia="Cambria"/>
          <w:rPrChange w:id="1529" w:author="Patrick Tang" w:date="2021-06-25T17:28:00Z">
            <w:rPr>
              <w:rFonts w:ascii="Cambria" w:eastAsia="Cambria" w:hAnsi="Cambria" w:cs="Cambria"/>
            </w:rPr>
          </w:rPrChange>
        </w:rPr>
        <w:t xml:space="preserve"> </w:t>
      </w:r>
      <w:r w:rsidRPr="00BE3340">
        <w:rPr>
          <w:i/>
          <w:w w:val="85"/>
        </w:rPr>
        <w:t>b</w:t>
      </w:r>
      <w:r w:rsidRPr="00BE3340">
        <w:rPr>
          <w:rFonts w:eastAsia="Garamond"/>
          <w:w w:val="132"/>
          <w:rPrChange w:id="1530" w:author="Patrick Tang" w:date="2021-06-25T17:28:00Z">
            <w:rPr>
              <w:rFonts w:ascii="Garamond" w:eastAsia="Garamond" w:hAnsi="Garamond" w:cs="Garamond"/>
              <w:w w:val="132"/>
            </w:rPr>
          </w:rPrChange>
        </w:rPr>
        <w:t>)</w:t>
      </w:r>
    </w:p>
    <w:p w14:paraId="2F76A4BB" w14:textId="77777777" w:rsidR="00B40315" w:rsidRPr="00BE3340" w:rsidRDefault="002B1B5E">
      <w:pPr>
        <w:spacing w:before="23" w:line="182" w:lineRule="exact"/>
        <w:ind w:left="3010" w:right="3419"/>
        <w:jc w:val="center"/>
        <w:rPr>
          <w:sz w:val="16"/>
        </w:rPr>
      </w:pPr>
      <w:proofErr w:type="spellStart"/>
      <w:r w:rsidRPr="00BE3340">
        <w:rPr>
          <w:i/>
          <w:w w:val="130"/>
          <w:sz w:val="16"/>
          <w:rPrChange w:id="1531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>i</w:t>
      </w:r>
      <w:proofErr w:type="spellEnd"/>
      <w:r w:rsidRPr="00BE3340">
        <w:rPr>
          <w:w w:val="130"/>
          <w:sz w:val="16"/>
        </w:rPr>
        <w:t>=1</w:t>
      </w:r>
    </w:p>
    <w:p w14:paraId="759A77A1" w14:textId="77777777" w:rsidR="00B40315" w:rsidRPr="00BE3340" w:rsidRDefault="002B1B5E">
      <w:pPr>
        <w:tabs>
          <w:tab w:val="left" w:pos="2744"/>
        </w:tabs>
        <w:spacing w:line="347" w:lineRule="exact"/>
        <w:ind w:left="2223"/>
        <w:rPr>
          <w:rPrChange w:id="1532" w:author="Patrick Tang" w:date="2021-06-25T17:28:00Z">
            <w:rPr>
              <w:rFonts w:ascii="Garamond" w:hAnsi="Garamond"/>
            </w:rPr>
          </w:rPrChange>
        </w:rPr>
      </w:pPr>
      <w:proofErr w:type="spellStart"/>
      <w:r w:rsidRPr="00A97774">
        <w:rPr>
          <w:i/>
          <w:w w:val="117"/>
        </w:rPr>
        <w:t>s.t.</w:t>
      </w:r>
      <w:proofErr w:type="spellEnd"/>
      <w:r w:rsidRPr="00A97774">
        <w:rPr>
          <w:i/>
        </w:rPr>
        <w:tab/>
      </w:r>
      <w:r w:rsidRPr="00A97774">
        <w:rPr>
          <w:i/>
          <w:w w:val="120"/>
        </w:rPr>
        <w:t>α</w:t>
      </w:r>
      <w:proofErr w:type="spellStart"/>
      <w:r w:rsidRPr="00BE3340">
        <w:rPr>
          <w:i/>
          <w:spacing w:val="10"/>
          <w:w w:val="146"/>
          <w:vertAlign w:val="subscript"/>
          <w:rPrChange w:id="1533" w:author="Patrick Tang" w:date="2021-06-25T17:28:00Z">
            <w:rPr>
              <w:rFonts w:ascii="Bookman Old Style" w:hAnsi="Bookman Old Style"/>
              <w:i/>
              <w:spacing w:val="10"/>
              <w:w w:val="146"/>
              <w:vertAlign w:val="subscript"/>
            </w:rPr>
          </w:rPrChange>
        </w:rPr>
        <w:t>i</w:t>
      </w:r>
      <w:proofErr w:type="spellEnd"/>
      <w:r w:rsidRPr="00BE3340">
        <w:rPr>
          <w:i/>
          <w:w w:val="109"/>
        </w:rPr>
        <w:t>,</w:t>
      </w:r>
      <w:r w:rsidRPr="00BE3340">
        <w:rPr>
          <w:i/>
          <w:spacing w:val="-19"/>
        </w:rPr>
        <w:t xml:space="preserve"> </w:t>
      </w:r>
      <w:r w:rsidRPr="00A97774">
        <w:rPr>
          <w:i/>
          <w:w w:val="120"/>
        </w:rPr>
        <w:t>α</w:t>
      </w:r>
      <w:proofErr w:type="spellStart"/>
      <w:r w:rsidRPr="00BE3340">
        <w:rPr>
          <w:i/>
          <w:spacing w:val="-57"/>
          <w:w w:val="128"/>
          <w:position w:val="-4"/>
          <w:sz w:val="16"/>
          <w:rPrChange w:id="1534" w:author="Patrick Tang" w:date="2021-06-25T17:28:00Z">
            <w:rPr>
              <w:rFonts w:ascii="Bookman Old Style" w:hAnsi="Bookman Old Style"/>
              <w:i/>
              <w:spacing w:val="-57"/>
              <w:w w:val="128"/>
              <w:position w:val="-4"/>
              <w:sz w:val="16"/>
            </w:rPr>
          </w:rPrChange>
        </w:rPr>
        <w:t>i</w:t>
      </w:r>
      <w:proofErr w:type="spellEnd"/>
      <w:r w:rsidRPr="00BE3340">
        <w:rPr>
          <w:rFonts w:ascii="Cambria Math" w:hAnsi="Cambria Math" w:cs="Cambria Math"/>
          <w:spacing w:val="10"/>
          <w:w w:val="66"/>
          <w:position w:val="9"/>
          <w:sz w:val="16"/>
          <w:rPrChange w:id="1535" w:author="Patrick Tang" w:date="2021-06-25T17:28:00Z">
            <w:rPr>
              <w:rFonts w:ascii="Lucida Sans Unicode" w:hAnsi="Lucida Sans Unicode"/>
              <w:spacing w:val="10"/>
              <w:w w:val="66"/>
              <w:position w:val="9"/>
              <w:sz w:val="16"/>
            </w:rPr>
          </w:rPrChange>
        </w:rPr>
        <w:t>∗</w:t>
      </w:r>
      <w:r w:rsidRPr="00BE3340">
        <w:rPr>
          <w:i/>
          <w:w w:val="109"/>
        </w:rPr>
        <w:t>,</w:t>
      </w:r>
      <w:r w:rsidRPr="00BE3340">
        <w:rPr>
          <w:i/>
          <w:spacing w:val="-19"/>
        </w:rPr>
        <w:t xml:space="preserve"> </w:t>
      </w:r>
      <w:proofErr w:type="spellStart"/>
      <w:r w:rsidRPr="00A97774">
        <w:rPr>
          <w:i/>
          <w:w w:val="99"/>
        </w:rPr>
        <w:t>η</w:t>
      </w:r>
      <w:r w:rsidRPr="00BE3340">
        <w:rPr>
          <w:i/>
          <w:spacing w:val="10"/>
          <w:w w:val="146"/>
          <w:vertAlign w:val="subscript"/>
          <w:rPrChange w:id="1536" w:author="Patrick Tang" w:date="2021-06-25T17:28:00Z">
            <w:rPr>
              <w:rFonts w:ascii="Bookman Old Style" w:hAnsi="Bookman Old Style"/>
              <w:i/>
              <w:spacing w:val="10"/>
              <w:w w:val="146"/>
              <w:vertAlign w:val="subscript"/>
            </w:rPr>
          </w:rPrChange>
        </w:rPr>
        <w:t>i</w:t>
      </w:r>
      <w:proofErr w:type="spellEnd"/>
      <w:r w:rsidRPr="00BE3340">
        <w:rPr>
          <w:i/>
          <w:w w:val="109"/>
        </w:rPr>
        <w:t>,</w:t>
      </w:r>
      <w:r w:rsidRPr="00BE3340">
        <w:rPr>
          <w:i/>
          <w:spacing w:val="-19"/>
        </w:rPr>
        <w:t xml:space="preserve"> </w:t>
      </w:r>
      <w:r w:rsidRPr="00A97774">
        <w:rPr>
          <w:i/>
          <w:w w:val="99"/>
        </w:rPr>
        <w:t>η</w:t>
      </w:r>
      <w:proofErr w:type="spellStart"/>
      <w:r w:rsidRPr="00BE3340">
        <w:rPr>
          <w:i/>
          <w:spacing w:val="-50"/>
          <w:w w:val="128"/>
          <w:position w:val="-4"/>
          <w:sz w:val="16"/>
          <w:rPrChange w:id="1537" w:author="Patrick Tang" w:date="2021-06-25T17:28:00Z">
            <w:rPr>
              <w:rFonts w:ascii="Bookman Old Style" w:hAnsi="Bookman Old Style"/>
              <w:i/>
              <w:spacing w:val="-50"/>
              <w:w w:val="128"/>
              <w:position w:val="-4"/>
              <w:sz w:val="16"/>
            </w:rPr>
          </w:rPrChange>
        </w:rPr>
        <w:t>i</w:t>
      </w:r>
      <w:proofErr w:type="spellEnd"/>
      <w:r w:rsidRPr="00BE3340">
        <w:rPr>
          <w:rFonts w:ascii="Cambria Math" w:hAnsi="Cambria Math" w:cs="Cambria Math"/>
          <w:w w:val="66"/>
          <w:position w:val="9"/>
          <w:sz w:val="16"/>
          <w:rPrChange w:id="1538" w:author="Patrick Tang" w:date="2021-06-25T17:28:00Z">
            <w:rPr>
              <w:rFonts w:ascii="Lucida Sans Unicode" w:hAnsi="Lucida Sans Unicode"/>
              <w:w w:val="66"/>
              <w:position w:val="9"/>
              <w:sz w:val="16"/>
            </w:rPr>
          </w:rPrChange>
        </w:rPr>
        <w:t>∗</w:t>
      </w:r>
      <w:r w:rsidRPr="00BE3340">
        <w:rPr>
          <w:spacing w:val="19"/>
          <w:position w:val="9"/>
          <w:sz w:val="16"/>
          <w:rPrChange w:id="1539" w:author="Patrick Tang" w:date="2021-06-25T17:28:00Z">
            <w:rPr>
              <w:rFonts w:ascii="Lucida Sans Unicode" w:hAnsi="Lucida Sans Unicode"/>
              <w:spacing w:val="19"/>
              <w:position w:val="9"/>
              <w:sz w:val="16"/>
            </w:rPr>
          </w:rPrChange>
        </w:rPr>
        <w:t xml:space="preserve"> </w:t>
      </w:r>
      <w:r w:rsidRPr="00BE3340">
        <w:rPr>
          <w:w w:val="139"/>
          <w:rPrChange w:id="1540" w:author="Patrick Tang" w:date="2021-06-25T17:28:00Z">
            <w:rPr>
              <w:rFonts w:ascii="Cambria" w:hAnsi="Cambria"/>
              <w:w w:val="139"/>
            </w:rPr>
          </w:rPrChange>
        </w:rPr>
        <w:t>≥</w:t>
      </w:r>
      <w:r w:rsidRPr="00BE3340">
        <w:rPr>
          <w:spacing w:val="12"/>
          <w:rPrChange w:id="1541" w:author="Patrick Tang" w:date="2021-06-25T17:28:00Z">
            <w:rPr>
              <w:rFonts w:ascii="Cambria" w:hAnsi="Cambria"/>
              <w:spacing w:val="12"/>
            </w:rPr>
          </w:rPrChange>
        </w:rPr>
        <w:t xml:space="preserve"> </w:t>
      </w:r>
      <w:r w:rsidRPr="00BE3340">
        <w:rPr>
          <w:w w:val="105"/>
          <w:rPrChange w:id="1542" w:author="Patrick Tang" w:date="2021-06-25T17:28:00Z">
            <w:rPr>
              <w:rFonts w:ascii="Garamond" w:hAnsi="Garamond"/>
              <w:w w:val="105"/>
            </w:rPr>
          </w:rPrChange>
        </w:rPr>
        <w:t>0</w:t>
      </w:r>
    </w:p>
    <w:p w14:paraId="41EC4DF1" w14:textId="04DB7A46" w:rsidR="00B40315" w:rsidRPr="00453F0F" w:rsidRDefault="002B1B5E">
      <w:pPr>
        <w:spacing w:before="132"/>
        <w:ind w:left="456"/>
      </w:pPr>
      <w:r w:rsidRPr="00BE3340">
        <w:rPr>
          <w:w w:val="99"/>
        </w:rPr>
        <w:t>Where</w:t>
      </w:r>
      <w:r w:rsidRPr="00BE3340">
        <w:rPr>
          <w:spacing w:val="-1"/>
        </w:rPr>
        <w:t xml:space="preserve"> </w:t>
      </w:r>
      <w:r w:rsidRPr="00A97774">
        <w:rPr>
          <w:i/>
          <w:w w:val="121"/>
        </w:rPr>
        <w:t>L</w:t>
      </w:r>
      <w:r w:rsidRPr="00BE3340">
        <w:rPr>
          <w:i/>
          <w:w w:val="127"/>
          <w:vertAlign w:val="subscript"/>
          <w:rPrChange w:id="1543" w:author="Patrick Tang" w:date="2021-06-25T17:28:00Z">
            <w:rPr>
              <w:rFonts w:ascii="Bookman Old Style" w:hAnsi="Bookman Old Style"/>
              <w:i/>
              <w:w w:val="127"/>
              <w:vertAlign w:val="subscript"/>
            </w:rPr>
          </w:rPrChange>
        </w:rPr>
        <w:t>P</w:t>
      </w:r>
      <w:r w:rsidRPr="00BE3340">
        <w:rPr>
          <w:i/>
          <w:spacing w:val="22"/>
          <w:rPrChange w:id="1544" w:author="Patrick Tang" w:date="2021-06-25T17:28:00Z">
            <w:rPr>
              <w:rFonts w:ascii="Bookman Old Style" w:hAnsi="Bookman Old Style"/>
              <w:i/>
              <w:spacing w:val="22"/>
            </w:rPr>
          </w:rPrChange>
        </w:rPr>
        <w:t xml:space="preserve"> </w:t>
      </w:r>
      <w:del w:id="1545" w:author="Patrick Tang" w:date="2021-06-29T15:44:00Z">
        <w:r w:rsidRPr="00BE3340" w:rsidDel="00C71170">
          <w:rPr>
            <w:w w:val="99"/>
          </w:rPr>
          <w:delText>is</w:delText>
        </w:r>
        <w:r w:rsidRPr="00BE3340" w:rsidDel="00C71170">
          <w:rPr>
            <w:spacing w:val="-1"/>
          </w:rPr>
          <w:delText xml:space="preserve"> </w:delText>
        </w:r>
      </w:del>
      <w:ins w:id="1546" w:author="Patrick Tang" w:date="2021-06-29T15:44:00Z">
        <w:r w:rsidR="00C71170">
          <w:rPr>
            <w:w w:val="99"/>
          </w:rPr>
          <w:t>wa</w:t>
        </w:r>
        <w:r w:rsidR="00C71170" w:rsidRPr="00BE3340">
          <w:rPr>
            <w:w w:val="99"/>
          </w:rPr>
          <w:t>s</w:t>
        </w:r>
        <w:r w:rsidR="00C71170" w:rsidRPr="00BE3340">
          <w:rPr>
            <w:spacing w:val="-1"/>
          </w:rPr>
          <w:t xml:space="preserve"> </w:t>
        </w:r>
      </w:ins>
      <w:r w:rsidRPr="00A97774">
        <w:rPr>
          <w:w w:val="99"/>
        </w:rPr>
        <w:t>the</w:t>
      </w:r>
      <w:r w:rsidRPr="00A97774">
        <w:rPr>
          <w:spacing w:val="-1"/>
        </w:rPr>
        <w:t xml:space="preserve"> </w:t>
      </w:r>
      <w:proofErr w:type="spellStart"/>
      <w:r w:rsidRPr="00A97774">
        <w:rPr>
          <w:w w:val="99"/>
        </w:rPr>
        <w:t>Lagrangian</w:t>
      </w:r>
      <w:proofErr w:type="spellEnd"/>
      <w:r w:rsidRPr="00453F0F">
        <w:rPr>
          <w:spacing w:val="-1"/>
        </w:rPr>
        <w:t xml:space="preserve"> </w:t>
      </w:r>
      <w:r w:rsidRPr="00453F0F">
        <w:rPr>
          <w:w w:val="99"/>
        </w:rPr>
        <w:t>and</w:t>
      </w:r>
      <w:r w:rsidRPr="00453F0F">
        <w:rPr>
          <w:spacing w:val="-1"/>
        </w:rPr>
        <w:t xml:space="preserve"> </w:t>
      </w:r>
      <w:r w:rsidRPr="00453F0F">
        <w:rPr>
          <w:i/>
          <w:w w:val="120"/>
        </w:rPr>
        <w:t>α</w:t>
      </w:r>
      <w:proofErr w:type="spellStart"/>
      <w:r w:rsidRPr="00BE3340">
        <w:rPr>
          <w:i/>
          <w:spacing w:val="10"/>
          <w:w w:val="146"/>
          <w:vertAlign w:val="subscript"/>
          <w:rPrChange w:id="1547" w:author="Patrick Tang" w:date="2021-06-25T17:28:00Z">
            <w:rPr>
              <w:rFonts w:ascii="Bookman Old Style" w:hAnsi="Bookman Old Style"/>
              <w:i/>
              <w:spacing w:val="10"/>
              <w:w w:val="146"/>
              <w:vertAlign w:val="subscript"/>
            </w:rPr>
          </w:rPrChange>
        </w:rPr>
        <w:t>i</w:t>
      </w:r>
      <w:proofErr w:type="spellEnd"/>
      <w:r w:rsidRPr="00BE3340">
        <w:rPr>
          <w:i/>
          <w:w w:val="109"/>
        </w:rPr>
        <w:t>,</w:t>
      </w:r>
      <w:r w:rsidRPr="00BE3340">
        <w:rPr>
          <w:i/>
          <w:spacing w:val="-19"/>
        </w:rPr>
        <w:t xml:space="preserve"> </w:t>
      </w:r>
      <w:r w:rsidRPr="00A97774">
        <w:rPr>
          <w:i/>
          <w:w w:val="120"/>
        </w:rPr>
        <w:t>α</w:t>
      </w:r>
      <w:proofErr w:type="spellStart"/>
      <w:r w:rsidRPr="00BE3340">
        <w:rPr>
          <w:i/>
          <w:spacing w:val="-57"/>
          <w:w w:val="128"/>
          <w:position w:val="-5"/>
          <w:sz w:val="16"/>
          <w:rPrChange w:id="1548" w:author="Patrick Tang" w:date="2021-06-25T17:28:00Z">
            <w:rPr>
              <w:rFonts w:ascii="Bookman Old Style" w:hAnsi="Bookman Old Style"/>
              <w:i/>
              <w:spacing w:val="-57"/>
              <w:w w:val="128"/>
              <w:position w:val="-5"/>
              <w:sz w:val="16"/>
            </w:rPr>
          </w:rPrChange>
        </w:rPr>
        <w:t>i</w:t>
      </w:r>
      <w:proofErr w:type="spellEnd"/>
      <w:r w:rsidRPr="00BE3340">
        <w:rPr>
          <w:rFonts w:ascii="Cambria Math" w:hAnsi="Cambria Math" w:cs="Cambria Math"/>
          <w:spacing w:val="10"/>
          <w:w w:val="66"/>
          <w:position w:val="8"/>
          <w:sz w:val="16"/>
          <w:rPrChange w:id="1549" w:author="Patrick Tang" w:date="2021-06-25T17:28:00Z">
            <w:rPr>
              <w:rFonts w:ascii="Lucida Sans Unicode" w:hAnsi="Lucida Sans Unicode"/>
              <w:spacing w:val="10"/>
              <w:w w:val="66"/>
              <w:position w:val="8"/>
              <w:sz w:val="16"/>
            </w:rPr>
          </w:rPrChange>
        </w:rPr>
        <w:t>∗</w:t>
      </w:r>
      <w:r w:rsidRPr="00BE3340">
        <w:rPr>
          <w:i/>
          <w:w w:val="109"/>
        </w:rPr>
        <w:t>,</w:t>
      </w:r>
      <w:r w:rsidRPr="00BE3340">
        <w:rPr>
          <w:i/>
          <w:spacing w:val="-19"/>
        </w:rPr>
        <w:t xml:space="preserve"> </w:t>
      </w:r>
      <w:proofErr w:type="spellStart"/>
      <w:r w:rsidRPr="00A97774">
        <w:rPr>
          <w:i/>
          <w:w w:val="99"/>
        </w:rPr>
        <w:t>η</w:t>
      </w:r>
      <w:r w:rsidRPr="00BE3340">
        <w:rPr>
          <w:i/>
          <w:spacing w:val="10"/>
          <w:w w:val="146"/>
          <w:vertAlign w:val="subscript"/>
          <w:rPrChange w:id="1550" w:author="Patrick Tang" w:date="2021-06-25T17:28:00Z">
            <w:rPr>
              <w:rFonts w:ascii="Bookman Old Style" w:hAnsi="Bookman Old Style"/>
              <w:i/>
              <w:spacing w:val="10"/>
              <w:w w:val="146"/>
              <w:vertAlign w:val="subscript"/>
            </w:rPr>
          </w:rPrChange>
        </w:rPr>
        <w:t>i</w:t>
      </w:r>
      <w:proofErr w:type="spellEnd"/>
      <w:r w:rsidRPr="00BE3340">
        <w:rPr>
          <w:i/>
          <w:w w:val="109"/>
        </w:rPr>
        <w:t>,</w:t>
      </w:r>
      <w:r w:rsidRPr="00BE3340">
        <w:rPr>
          <w:i/>
          <w:spacing w:val="-19"/>
        </w:rPr>
        <w:t xml:space="preserve"> </w:t>
      </w:r>
      <w:r w:rsidRPr="00A97774">
        <w:rPr>
          <w:i/>
          <w:w w:val="99"/>
        </w:rPr>
        <w:t>η</w:t>
      </w:r>
      <w:proofErr w:type="spellStart"/>
      <w:r w:rsidRPr="00BE3340">
        <w:rPr>
          <w:i/>
          <w:spacing w:val="-50"/>
          <w:w w:val="128"/>
          <w:position w:val="-5"/>
          <w:sz w:val="16"/>
          <w:rPrChange w:id="1551" w:author="Patrick Tang" w:date="2021-06-25T17:28:00Z">
            <w:rPr>
              <w:rFonts w:ascii="Bookman Old Style" w:hAnsi="Bookman Old Style"/>
              <w:i/>
              <w:spacing w:val="-50"/>
              <w:w w:val="128"/>
              <w:position w:val="-5"/>
              <w:sz w:val="16"/>
            </w:rPr>
          </w:rPrChange>
        </w:rPr>
        <w:t>i</w:t>
      </w:r>
      <w:proofErr w:type="spellEnd"/>
      <w:r w:rsidRPr="00BE3340">
        <w:rPr>
          <w:rFonts w:ascii="Cambria Math" w:hAnsi="Cambria Math" w:cs="Cambria Math"/>
          <w:w w:val="66"/>
          <w:position w:val="8"/>
          <w:sz w:val="16"/>
          <w:rPrChange w:id="1552" w:author="Patrick Tang" w:date="2021-06-25T17:28:00Z">
            <w:rPr>
              <w:rFonts w:ascii="Lucida Sans Unicode" w:hAnsi="Lucida Sans Unicode"/>
              <w:w w:val="66"/>
              <w:position w:val="8"/>
              <w:sz w:val="16"/>
            </w:rPr>
          </w:rPrChange>
        </w:rPr>
        <w:t>∗</w:t>
      </w:r>
      <w:r w:rsidRPr="00BE3340">
        <w:rPr>
          <w:spacing w:val="13"/>
          <w:position w:val="8"/>
          <w:sz w:val="16"/>
          <w:rPrChange w:id="1553" w:author="Patrick Tang" w:date="2021-06-25T17:28:00Z">
            <w:rPr>
              <w:rFonts w:ascii="Lucida Sans Unicode" w:hAnsi="Lucida Sans Unicode"/>
              <w:spacing w:val="13"/>
              <w:position w:val="8"/>
              <w:sz w:val="16"/>
            </w:rPr>
          </w:rPrChange>
        </w:rPr>
        <w:t xml:space="preserve"> </w:t>
      </w:r>
      <w:del w:id="1554" w:author="Patrick Tang" w:date="2021-06-29T15:44:00Z">
        <w:r w:rsidRPr="00BE3340" w:rsidDel="00C71170">
          <w:rPr>
            <w:w w:val="99"/>
          </w:rPr>
          <w:delText>are</w:delText>
        </w:r>
        <w:r w:rsidRPr="00BE3340" w:rsidDel="00C71170">
          <w:rPr>
            <w:spacing w:val="-1"/>
          </w:rPr>
          <w:delText xml:space="preserve"> </w:delText>
        </w:r>
      </w:del>
      <w:ins w:id="1555" w:author="Patrick Tang" w:date="2021-06-29T15:44:00Z">
        <w:r w:rsidR="00C71170">
          <w:rPr>
            <w:w w:val="99"/>
          </w:rPr>
          <w:t>we</w:t>
        </w:r>
        <w:r w:rsidR="00C71170" w:rsidRPr="00BE3340">
          <w:rPr>
            <w:w w:val="99"/>
          </w:rPr>
          <w:t>re</w:t>
        </w:r>
        <w:r w:rsidR="00C71170" w:rsidRPr="00BE3340">
          <w:rPr>
            <w:spacing w:val="-1"/>
          </w:rPr>
          <w:t xml:space="preserve"> </w:t>
        </w:r>
      </w:ins>
      <w:r w:rsidRPr="00A97774">
        <w:rPr>
          <w:w w:val="99"/>
        </w:rPr>
        <w:t>Lagrange</w:t>
      </w:r>
      <w:ins w:id="1556" w:author="Patrick Tang" w:date="2021-06-29T16:05:00Z">
        <w:r w:rsidR="002B568D">
          <w:rPr>
            <w:spacing w:val="-1"/>
          </w:rPr>
          <w:t xml:space="preserve"> </w:t>
        </w:r>
      </w:ins>
      <w:del w:id="1557" w:author="Patrick Tang" w:date="2021-06-29T16:05:00Z">
        <w:r w:rsidRPr="00A97774" w:rsidDel="002B568D">
          <w:rPr>
            <w:spacing w:val="-1"/>
          </w:rPr>
          <w:delText xml:space="preserve"> </w:delText>
        </w:r>
      </w:del>
      <w:r w:rsidRPr="00A97774">
        <w:rPr>
          <w:spacing w:val="-1"/>
          <w:w w:val="99"/>
        </w:rPr>
        <w:t>multipliers.</w:t>
      </w:r>
    </w:p>
    <w:p w14:paraId="2176EEBE" w14:textId="77777777" w:rsidR="00B40315" w:rsidRPr="00BE3340" w:rsidRDefault="002B1B5E">
      <w:pPr>
        <w:tabs>
          <w:tab w:val="left" w:pos="2479"/>
        </w:tabs>
        <w:spacing w:before="219"/>
        <w:ind w:left="168"/>
      </w:pPr>
      <w:r w:rsidRPr="00BE3340">
        <w:br w:type="column"/>
      </w:r>
      <w:r w:rsidRPr="00BE3340">
        <w:rPr>
          <w:i/>
          <w:w w:val="105"/>
        </w:rPr>
        <w:t>.</w:t>
      </w:r>
      <w:r w:rsidRPr="00BE3340">
        <w:rPr>
          <w:i/>
          <w:w w:val="105"/>
        </w:rPr>
        <w:tab/>
      </w:r>
      <w:r w:rsidRPr="00BE3340">
        <w:rPr>
          <w:w w:val="105"/>
        </w:rPr>
        <w:t>(6)</w:t>
      </w:r>
    </w:p>
    <w:p w14:paraId="6AB1C0D8" w14:textId="77777777" w:rsidR="00B40315" w:rsidRPr="00BE3340" w:rsidRDefault="00B40315">
      <w:pPr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2" w:space="720" w:equalWidth="0">
            <w:col w:w="6749" w:space="40"/>
            <w:col w:w="3331"/>
          </w:cols>
        </w:sectPr>
      </w:pPr>
    </w:p>
    <w:p w14:paraId="404005CC" w14:textId="77777777" w:rsidR="00B40315" w:rsidRPr="00A97774" w:rsidRDefault="002B1B5E">
      <w:pPr>
        <w:pStyle w:val="BodyText"/>
        <w:spacing w:before="69" w:line="254" w:lineRule="auto"/>
        <w:ind w:left="117" w:right="595" w:firstLine="338"/>
        <w:jc w:val="both"/>
      </w:pPr>
      <w:r w:rsidRPr="00BE3340">
        <w:lastRenderedPageBreak/>
        <w:t xml:space="preserve">The optimality can be achieved by the partial derivatives of </w:t>
      </w:r>
      <w:r w:rsidRPr="00BE3340">
        <w:rPr>
          <w:i/>
        </w:rPr>
        <w:t>L</w:t>
      </w:r>
      <w:r w:rsidRPr="00BE3340">
        <w:rPr>
          <w:i/>
          <w:vertAlign w:val="subscript"/>
          <w:rPrChange w:id="1558" w:author="Patrick Tang" w:date="2021-06-25T17:28:00Z">
            <w:rPr>
              <w:rFonts w:ascii="Bookman Old Style"/>
              <w:i/>
              <w:vertAlign w:val="subscript"/>
            </w:rPr>
          </w:rPrChange>
        </w:rPr>
        <w:t>P</w:t>
      </w:r>
      <w:r w:rsidRPr="00BE3340">
        <w:rPr>
          <w:i/>
          <w:rPrChange w:id="1559" w:author="Patrick Tang" w:date="2021-06-25T17:28:00Z">
            <w:rPr>
              <w:rFonts w:ascii="Bookman Old Style"/>
              <w:i/>
            </w:rPr>
          </w:rPrChange>
        </w:rPr>
        <w:t xml:space="preserve"> </w:t>
      </w:r>
      <w:r w:rsidRPr="00BE3340">
        <w:t xml:space="preserve">with respect to the primal variables </w:t>
      </w:r>
      <w:r w:rsidRPr="00A97774">
        <w:t>following the saddle point condition. Then the function of SVR is obtained as:</w:t>
      </w:r>
    </w:p>
    <w:p w14:paraId="732B2917" w14:textId="77777777" w:rsidR="00B40315" w:rsidRPr="00BE3340" w:rsidRDefault="008E6C9D">
      <w:pPr>
        <w:spacing w:before="76" w:line="173" w:lineRule="exact"/>
        <w:ind w:right="1983"/>
        <w:jc w:val="center"/>
        <w:rPr>
          <w:i/>
          <w:sz w:val="16"/>
          <w:rPrChange w:id="1560" w:author="Patrick Tang" w:date="2021-06-25T17:28:00Z">
            <w:rPr>
              <w:rFonts w:ascii="Bookman Old Style"/>
              <w:i/>
              <w:sz w:val="16"/>
            </w:rPr>
          </w:rPrChange>
        </w:rPr>
      </w:pPr>
      <w:r>
        <w:pict w14:anchorId="0BD0F4A3">
          <v:shape id="_x0000_s1316" type="#_x0000_t202" style="position:absolute;left:0;text-align:left;margin-left:260.5pt;margin-top:6.2pt;width:15.8pt;height:40.75pt;z-index:-251682304;mso-position-horizontal-relative:page" filled="f" stroked="f">
            <v:textbox inset="0,0,0,0">
              <w:txbxContent>
                <w:p w14:paraId="0B25E2F1" w14:textId="77777777" w:rsidR="002E35F5" w:rsidRDefault="002E35F5">
                  <w:pPr>
                    <w:pStyle w:val="BodyText"/>
                    <w:spacing w:line="215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231"/>
                    </w:rPr>
                    <w:t>Σ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i/>
          <w:w w:val="103"/>
          <w:sz w:val="16"/>
          <w:rPrChange w:id="1561" w:author="Patrick Tang" w:date="2021-06-25T17:28:00Z">
            <w:rPr>
              <w:rFonts w:ascii="Bookman Old Style"/>
              <w:i/>
              <w:w w:val="103"/>
              <w:sz w:val="16"/>
            </w:rPr>
          </w:rPrChange>
        </w:rPr>
        <w:t>n</w:t>
      </w:r>
    </w:p>
    <w:p w14:paraId="59D44A38" w14:textId="77777777" w:rsidR="00B40315" w:rsidRPr="00A97774" w:rsidRDefault="002B1B5E">
      <w:pPr>
        <w:tabs>
          <w:tab w:val="left" w:pos="4224"/>
          <w:tab w:val="left" w:pos="9268"/>
        </w:tabs>
        <w:spacing w:line="338" w:lineRule="exact"/>
        <w:ind w:left="3194"/>
      </w:pPr>
      <w:r w:rsidRPr="00BE3340">
        <w:rPr>
          <w:i/>
          <w:w w:val="174"/>
        </w:rPr>
        <w:t>f</w:t>
      </w:r>
      <w:r w:rsidRPr="00BE3340">
        <w:rPr>
          <w:i/>
          <w:spacing w:val="-32"/>
        </w:rPr>
        <w:t xml:space="preserve"> </w:t>
      </w:r>
      <w:r w:rsidRPr="00BE3340">
        <w:rPr>
          <w:rFonts w:eastAsia="Garamond"/>
          <w:w w:val="132"/>
          <w:rPrChange w:id="1562" w:author="Patrick Tang" w:date="2021-06-25T17:28:00Z">
            <w:rPr>
              <w:rFonts w:ascii="Garamond" w:eastAsia="Garamond" w:hAnsi="Garamond" w:cs="Garamond"/>
              <w:w w:val="132"/>
            </w:rPr>
          </w:rPrChange>
        </w:rPr>
        <w:t>(</w:t>
      </w:r>
      <w:r w:rsidRPr="00BE3340">
        <w:rPr>
          <w:i/>
          <w:w w:val="127"/>
        </w:rPr>
        <w:t>x</w:t>
      </w:r>
      <w:r w:rsidRPr="00BE3340">
        <w:rPr>
          <w:rFonts w:eastAsia="Garamond"/>
          <w:w w:val="132"/>
          <w:rPrChange w:id="1563" w:author="Patrick Tang" w:date="2021-06-25T17:28:00Z">
            <w:rPr>
              <w:rFonts w:ascii="Garamond" w:eastAsia="Garamond" w:hAnsi="Garamond" w:cs="Garamond"/>
              <w:w w:val="132"/>
            </w:rPr>
          </w:rPrChange>
        </w:rPr>
        <w:t>)</w:t>
      </w:r>
      <w:r w:rsidRPr="00BE3340">
        <w:rPr>
          <w:rFonts w:eastAsia="Garamond"/>
          <w:spacing w:val="5"/>
          <w:rPrChange w:id="1564" w:author="Patrick Tang" w:date="2021-06-25T17:28:00Z">
            <w:rPr>
              <w:rFonts w:ascii="Garamond" w:eastAsia="Garamond" w:hAnsi="Garamond" w:cs="Garamond"/>
              <w:spacing w:val="5"/>
            </w:rPr>
          </w:rPrChange>
        </w:rPr>
        <w:t xml:space="preserve"> </w:t>
      </w:r>
      <w:r w:rsidRPr="00BE3340">
        <w:rPr>
          <w:rFonts w:eastAsia="Garamond"/>
          <w:w w:val="115"/>
          <w:rPrChange w:id="1565" w:author="Patrick Tang" w:date="2021-06-25T17:28:00Z">
            <w:rPr>
              <w:rFonts w:ascii="Garamond" w:eastAsia="Garamond" w:hAnsi="Garamond" w:cs="Garamond"/>
              <w:w w:val="115"/>
            </w:rPr>
          </w:rPrChange>
        </w:rPr>
        <w:t>=</w:t>
      </w:r>
      <w:r w:rsidRPr="00BE3340">
        <w:rPr>
          <w:rFonts w:eastAsia="Garamond"/>
          <w:rPrChange w:id="1566" w:author="Patrick Tang" w:date="2021-06-25T17:28:00Z">
            <w:rPr>
              <w:rFonts w:ascii="Garamond" w:eastAsia="Garamond" w:hAnsi="Garamond" w:cs="Garamond"/>
            </w:rPr>
          </w:rPrChange>
        </w:rPr>
        <w:tab/>
      </w:r>
      <w:r w:rsidRPr="00BE3340">
        <w:rPr>
          <w:rFonts w:eastAsia="Garamond"/>
          <w:w w:val="132"/>
          <w:rPrChange w:id="1567" w:author="Patrick Tang" w:date="2021-06-25T17:28:00Z">
            <w:rPr>
              <w:rFonts w:ascii="Garamond" w:eastAsia="Garamond" w:hAnsi="Garamond" w:cs="Garamond"/>
              <w:w w:val="132"/>
            </w:rPr>
          </w:rPrChange>
        </w:rPr>
        <w:t>(</w:t>
      </w:r>
      <w:r w:rsidRPr="00BE3340">
        <w:rPr>
          <w:i/>
          <w:w w:val="120"/>
        </w:rPr>
        <w:t>α</w:t>
      </w:r>
      <w:proofErr w:type="spellStart"/>
      <w:r w:rsidRPr="00BE3340">
        <w:rPr>
          <w:rFonts w:eastAsia="Bookman Old Style"/>
          <w:i/>
          <w:w w:val="146"/>
          <w:vertAlign w:val="subscript"/>
          <w:rPrChange w:id="1568" w:author="Patrick Tang" w:date="2021-06-25T17:28:00Z">
            <w:rPr>
              <w:rFonts w:ascii="Bookman Old Style" w:eastAsia="Bookman Old Style" w:hAnsi="Bookman Old Style" w:cs="Bookman Old Style"/>
              <w:i/>
              <w:w w:val="146"/>
              <w:vertAlign w:val="subscript"/>
            </w:rPr>
          </w:rPrChange>
        </w:rPr>
        <w:t>i</w:t>
      </w:r>
      <w:proofErr w:type="spellEnd"/>
      <w:r w:rsidRPr="00BE3340">
        <w:rPr>
          <w:rFonts w:eastAsia="Bookman Old Style"/>
          <w:i/>
          <w:spacing w:val="-8"/>
          <w:rPrChange w:id="1569" w:author="Patrick Tang" w:date="2021-06-25T17:28:00Z">
            <w:rPr>
              <w:rFonts w:ascii="Bookman Old Style" w:eastAsia="Bookman Old Style" w:hAnsi="Bookman Old Style" w:cs="Bookman Old Style"/>
              <w:i/>
              <w:spacing w:val="-8"/>
            </w:rPr>
          </w:rPrChange>
        </w:rPr>
        <w:t xml:space="preserve"> </w:t>
      </w:r>
      <w:r w:rsidRPr="00BE3340">
        <w:rPr>
          <w:rFonts w:eastAsia="Cambria"/>
          <w:w w:val="139"/>
          <w:rPrChange w:id="1570" w:author="Patrick Tang" w:date="2021-06-25T17:28:00Z">
            <w:rPr>
              <w:rFonts w:ascii="Cambria" w:eastAsia="Cambria" w:hAnsi="Cambria" w:cs="Cambria"/>
              <w:w w:val="139"/>
            </w:rPr>
          </w:rPrChange>
        </w:rPr>
        <w:t>−</w:t>
      </w:r>
      <w:r w:rsidRPr="00BE3340">
        <w:rPr>
          <w:rFonts w:eastAsia="Cambria"/>
          <w:rPrChange w:id="1571" w:author="Patrick Tang" w:date="2021-06-25T17:28:00Z">
            <w:rPr>
              <w:rFonts w:ascii="Cambria" w:eastAsia="Cambria" w:hAnsi="Cambria" w:cs="Cambria"/>
            </w:rPr>
          </w:rPrChange>
        </w:rPr>
        <w:t xml:space="preserve"> </w:t>
      </w:r>
      <w:r w:rsidRPr="00BE3340">
        <w:rPr>
          <w:i/>
          <w:w w:val="120"/>
        </w:rPr>
        <w:t>α</w:t>
      </w:r>
      <w:proofErr w:type="spellStart"/>
      <w:r w:rsidRPr="00BE3340">
        <w:rPr>
          <w:rFonts w:eastAsia="Bookman Old Style"/>
          <w:i/>
          <w:spacing w:val="-57"/>
          <w:w w:val="128"/>
          <w:position w:val="-4"/>
          <w:sz w:val="16"/>
          <w:szCs w:val="16"/>
          <w:rPrChange w:id="1572" w:author="Patrick Tang" w:date="2021-06-25T17:28:00Z">
            <w:rPr>
              <w:rFonts w:ascii="Bookman Old Style" w:eastAsia="Bookman Old Style" w:hAnsi="Bookman Old Style" w:cs="Bookman Old Style"/>
              <w:i/>
              <w:spacing w:val="-57"/>
              <w:w w:val="128"/>
              <w:position w:val="-4"/>
              <w:sz w:val="16"/>
              <w:szCs w:val="16"/>
            </w:rPr>
          </w:rPrChange>
        </w:rPr>
        <w:t>i</w:t>
      </w:r>
      <w:proofErr w:type="spellEnd"/>
      <w:proofErr w:type="gramStart"/>
      <w:r w:rsidRPr="00BE3340">
        <w:rPr>
          <w:rFonts w:ascii="Cambria Math" w:eastAsia="Lucida Sans Unicode" w:hAnsi="Cambria Math" w:cs="Cambria Math"/>
          <w:spacing w:val="10"/>
          <w:w w:val="66"/>
          <w:position w:val="9"/>
          <w:sz w:val="16"/>
          <w:szCs w:val="16"/>
          <w:rPrChange w:id="1573" w:author="Patrick Tang" w:date="2021-06-25T17:28:00Z">
            <w:rPr>
              <w:rFonts w:ascii="Lucida Sans Unicode" w:eastAsia="Lucida Sans Unicode" w:hAnsi="Lucida Sans Unicode" w:cs="Lucida Sans Unicode"/>
              <w:spacing w:val="10"/>
              <w:w w:val="66"/>
              <w:position w:val="9"/>
              <w:sz w:val="16"/>
              <w:szCs w:val="16"/>
            </w:rPr>
          </w:rPrChange>
        </w:rPr>
        <w:t>∗</w:t>
      </w:r>
      <w:r w:rsidRPr="00BE3340">
        <w:rPr>
          <w:rFonts w:eastAsia="Garamond"/>
          <w:w w:val="132"/>
          <w:rPrChange w:id="1574" w:author="Patrick Tang" w:date="2021-06-25T17:28:00Z">
            <w:rPr>
              <w:rFonts w:ascii="Garamond" w:eastAsia="Garamond" w:hAnsi="Garamond" w:cs="Garamond"/>
              <w:w w:val="132"/>
            </w:rPr>
          </w:rPrChange>
        </w:rPr>
        <w:t>)</w:t>
      </w:r>
      <w:r w:rsidRPr="00BE3340">
        <w:rPr>
          <w:rFonts w:ascii="Cambria Math" w:eastAsia="Cambria" w:hAnsi="Cambria Math" w:cs="Cambria Math"/>
          <w:w w:val="107"/>
          <w:rPrChange w:id="1575" w:author="Patrick Tang" w:date="2021-06-25T17:28:00Z">
            <w:rPr>
              <w:rFonts w:ascii="Cambria" w:eastAsia="Cambria" w:hAnsi="Cambria" w:cs="Cambria"/>
              <w:w w:val="107"/>
            </w:rPr>
          </w:rPrChange>
        </w:rPr>
        <w:t>⟨</w:t>
      </w:r>
      <w:proofErr w:type="gramEnd"/>
      <w:r w:rsidRPr="00BE3340">
        <w:rPr>
          <w:i/>
          <w:w w:val="127"/>
        </w:rPr>
        <w:t>x</w:t>
      </w:r>
      <w:r w:rsidRPr="00BE3340">
        <w:rPr>
          <w:rFonts w:eastAsia="Bookman Old Style"/>
          <w:i/>
          <w:spacing w:val="10"/>
          <w:w w:val="146"/>
          <w:vertAlign w:val="subscript"/>
          <w:rPrChange w:id="1576" w:author="Patrick Tang" w:date="2021-06-25T17:28:00Z">
            <w:rPr>
              <w:rFonts w:ascii="Bookman Old Style" w:eastAsia="Bookman Old Style" w:hAnsi="Bookman Old Style" w:cs="Bookman Old Style"/>
              <w:i/>
              <w:spacing w:val="10"/>
              <w:w w:val="146"/>
              <w:vertAlign w:val="subscript"/>
            </w:rPr>
          </w:rPrChange>
        </w:rPr>
        <w:t>i</w:t>
      </w:r>
      <w:r w:rsidRPr="00BE3340">
        <w:rPr>
          <w:i/>
          <w:w w:val="109"/>
        </w:rPr>
        <w:t>,</w:t>
      </w:r>
      <w:r w:rsidRPr="00BE3340">
        <w:rPr>
          <w:i/>
          <w:spacing w:val="-19"/>
        </w:rPr>
        <w:t xml:space="preserve"> </w:t>
      </w:r>
      <w:r w:rsidRPr="00A97774">
        <w:rPr>
          <w:i/>
          <w:w w:val="127"/>
        </w:rPr>
        <w:t>x</w:t>
      </w:r>
      <w:r w:rsidRPr="00BE3340">
        <w:rPr>
          <w:rFonts w:ascii="Cambria Math" w:eastAsia="Cambria" w:hAnsi="Cambria Math" w:cs="Cambria Math"/>
          <w:w w:val="107"/>
          <w:rPrChange w:id="1577" w:author="Patrick Tang" w:date="2021-06-25T17:28:00Z">
            <w:rPr>
              <w:rFonts w:ascii="Cambria" w:eastAsia="Cambria" w:hAnsi="Cambria" w:cs="Cambria"/>
              <w:w w:val="107"/>
            </w:rPr>
          </w:rPrChange>
        </w:rPr>
        <w:t>⟩</w:t>
      </w:r>
      <w:r w:rsidRPr="00BE3340">
        <w:rPr>
          <w:rFonts w:eastAsia="Cambria"/>
          <w:rPrChange w:id="1578" w:author="Patrick Tang" w:date="2021-06-25T17:28:00Z">
            <w:rPr>
              <w:rFonts w:ascii="Cambria" w:eastAsia="Cambria" w:hAnsi="Cambria" w:cs="Cambria"/>
            </w:rPr>
          </w:rPrChange>
        </w:rPr>
        <w:t xml:space="preserve"> </w:t>
      </w:r>
      <w:r w:rsidRPr="00BE3340">
        <w:rPr>
          <w:rFonts w:eastAsia="Garamond"/>
          <w:w w:val="115"/>
          <w:rPrChange w:id="1579" w:author="Patrick Tang" w:date="2021-06-25T17:28:00Z">
            <w:rPr>
              <w:rFonts w:ascii="Garamond" w:eastAsia="Garamond" w:hAnsi="Garamond" w:cs="Garamond"/>
              <w:w w:val="115"/>
            </w:rPr>
          </w:rPrChange>
        </w:rPr>
        <w:t>+</w:t>
      </w:r>
      <w:r w:rsidRPr="00BE3340">
        <w:rPr>
          <w:rFonts w:eastAsia="Garamond"/>
          <w:spacing w:val="-7"/>
          <w:rPrChange w:id="1580" w:author="Patrick Tang" w:date="2021-06-25T17:28:00Z">
            <w:rPr>
              <w:rFonts w:ascii="Garamond" w:eastAsia="Garamond" w:hAnsi="Garamond" w:cs="Garamond"/>
              <w:spacing w:val="-7"/>
            </w:rPr>
          </w:rPrChange>
        </w:rPr>
        <w:t xml:space="preserve"> </w:t>
      </w:r>
      <w:r w:rsidRPr="00BE3340">
        <w:rPr>
          <w:i/>
          <w:w w:val="85"/>
        </w:rPr>
        <w:t>b</w:t>
      </w:r>
      <w:r w:rsidRPr="00BE3340">
        <w:rPr>
          <w:i/>
        </w:rPr>
        <w:tab/>
      </w:r>
      <w:r w:rsidRPr="00A97774">
        <w:rPr>
          <w:w w:val="99"/>
        </w:rPr>
        <w:t>(7)</w:t>
      </w:r>
    </w:p>
    <w:p w14:paraId="403031B7" w14:textId="77777777" w:rsidR="00B40315" w:rsidRPr="00BE3340" w:rsidRDefault="002B1B5E">
      <w:pPr>
        <w:spacing w:before="24"/>
        <w:ind w:right="1983"/>
        <w:jc w:val="center"/>
        <w:rPr>
          <w:sz w:val="16"/>
        </w:rPr>
      </w:pPr>
      <w:proofErr w:type="spellStart"/>
      <w:r w:rsidRPr="00BE3340">
        <w:rPr>
          <w:i/>
          <w:w w:val="130"/>
          <w:sz w:val="16"/>
          <w:rPrChange w:id="1581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>i</w:t>
      </w:r>
      <w:proofErr w:type="spellEnd"/>
      <w:r w:rsidRPr="00BE3340">
        <w:rPr>
          <w:w w:val="130"/>
          <w:sz w:val="16"/>
        </w:rPr>
        <w:t>=1</w:t>
      </w:r>
    </w:p>
    <w:p w14:paraId="13F01E7D" w14:textId="60DC67CF" w:rsidR="00B40315" w:rsidRPr="00FA1A45" w:rsidRDefault="002B1B5E">
      <w:pPr>
        <w:pStyle w:val="BodyText"/>
        <w:spacing w:before="80" w:line="252" w:lineRule="auto"/>
        <w:ind w:left="117" w:right="595" w:firstLine="338"/>
        <w:jc w:val="both"/>
      </w:pPr>
      <w:r w:rsidRPr="00A97774">
        <w:rPr>
          <w:w w:val="105"/>
        </w:rPr>
        <w:t>As</w:t>
      </w:r>
      <w:r w:rsidRPr="00A97774">
        <w:rPr>
          <w:spacing w:val="-34"/>
          <w:w w:val="105"/>
        </w:rPr>
        <w:t xml:space="preserve"> </w:t>
      </w:r>
      <w:r w:rsidRPr="00453F0F">
        <w:rPr>
          <w:w w:val="105"/>
        </w:rPr>
        <w:t>for</w:t>
      </w:r>
      <w:r w:rsidRPr="00453F0F">
        <w:rPr>
          <w:spacing w:val="-33"/>
          <w:w w:val="105"/>
        </w:rPr>
        <w:t xml:space="preserve"> </w:t>
      </w:r>
      <w:r w:rsidRPr="00453F0F">
        <w:rPr>
          <w:w w:val="105"/>
        </w:rPr>
        <w:t>the</w:t>
      </w:r>
      <w:r w:rsidRPr="00453F0F">
        <w:rPr>
          <w:spacing w:val="-34"/>
          <w:w w:val="105"/>
        </w:rPr>
        <w:t xml:space="preserve"> </w:t>
      </w:r>
      <w:r w:rsidRPr="00453F0F">
        <w:rPr>
          <w:w w:val="105"/>
        </w:rPr>
        <w:t>nonlinear</w:t>
      </w:r>
      <w:r w:rsidRPr="00453F0F">
        <w:rPr>
          <w:spacing w:val="-33"/>
          <w:w w:val="105"/>
        </w:rPr>
        <w:t xml:space="preserve"> </w:t>
      </w:r>
      <w:r w:rsidRPr="007F427F">
        <w:rPr>
          <w:w w:val="105"/>
        </w:rPr>
        <w:t>regression,</w:t>
      </w:r>
      <w:r w:rsidRPr="007F427F">
        <w:rPr>
          <w:spacing w:val="-33"/>
          <w:w w:val="105"/>
        </w:rPr>
        <w:t xml:space="preserve"> </w:t>
      </w:r>
      <w:r w:rsidRPr="002B568D">
        <w:rPr>
          <w:w w:val="105"/>
        </w:rPr>
        <w:t>the</w:t>
      </w:r>
      <w:r w:rsidRPr="002B568D">
        <w:rPr>
          <w:spacing w:val="-34"/>
          <w:w w:val="105"/>
        </w:rPr>
        <w:t xml:space="preserve"> </w:t>
      </w:r>
      <w:r w:rsidRPr="00FA1A45">
        <w:rPr>
          <w:w w:val="105"/>
        </w:rPr>
        <w:t>input</w:t>
      </w:r>
      <w:r w:rsidRPr="00AF7ECF">
        <w:rPr>
          <w:spacing w:val="-33"/>
          <w:w w:val="105"/>
        </w:rPr>
        <w:t xml:space="preserve"> </w:t>
      </w:r>
      <w:r w:rsidRPr="00BE3340">
        <w:rPr>
          <w:w w:val="105"/>
        </w:rPr>
        <w:t>data</w:t>
      </w:r>
      <w:r w:rsidRPr="00BE3340">
        <w:rPr>
          <w:spacing w:val="-33"/>
          <w:w w:val="105"/>
        </w:rPr>
        <w:t xml:space="preserve"> </w:t>
      </w:r>
      <w:r w:rsidRPr="00BE3340">
        <w:rPr>
          <w:spacing w:val="-3"/>
          <w:w w:val="105"/>
        </w:rPr>
        <w:t>have</w:t>
      </w:r>
      <w:r w:rsidRPr="00BE3340">
        <w:rPr>
          <w:spacing w:val="-34"/>
          <w:w w:val="105"/>
        </w:rPr>
        <w:t xml:space="preserve"> </w:t>
      </w:r>
      <w:r w:rsidRPr="00BE3340">
        <w:rPr>
          <w:w w:val="105"/>
        </w:rPr>
        <w:t>to</w:t>
      </w:r>
      <w:r w:rsidRPr="00BE3340">
        <w:rPr>
          <w:spacing w:val="-33"/>
          <w:w w:val="105"/>
        </w:rPr>
        <w:t xml:space="preserve"> </w:t>
      </w:r>
      <w:r w:rsidRPr="00BE3340">
        <w:rPr>
          <w:w w:val="105"/>
        </w:rPr>
        <w:t>be</w:t>
      </w:r>
      <w:r w:rsidRPr="00BE3340">
        <w:rPr>
          <w:spacing w:val="-33"/>
          <w:w w:val="105"/>
        </w:rPr>
        <w:t xml:space="preserve"> </w:t>
      </w:r>
      <w:r w:rsidRPr="00BE3340">
        <w:rPr>
          <w:w w:val="105"/>
        </w:rPr>
        <w:t>mapped</w:t>
      </w:r>
      <w:r w:rsidRPr="00BE3340">
        <w:rPr>
          <w:spacing w:val="-34"/>
          <w:w w:val="105"/>
        </w:rPr>
        <w:t xml:space="preserve"> </w:t>
      </w:r>
      <w:r w:rsidRPr="00BE3340">
        <w:rPr>
          <w:w w:val="105"/>
        </w:rPr>
        <w:t>into</w:t>
      </w:r>
      <w:r w:rsidRPr="00BE3340">
        <w:rPr>
          <w:spacing w:val="-33"/>
          <w:w w:val="105"/>
        </w:rPr>
        <w:t xml:space="preserve"> </w:t>
      </w:r>
      <w:r w:rsidRPr="00BE3340">
        <w:rPr>
          <w:w w:val="105"/>
        </w:rPr>
        <w:t>a</w:t>
      </w:r>
      <w:r w:rsidRPr="00BE3340">
        <w:rPr>
          <w:spacing w:val="-33"/>
          <w:w w:val="105"/>
        </w:rPr>
        <w:t xml:space="preserve"> </w:t>
      </w:r>
      <w:r w:rsidRPr="00BE3340">
        <w:rPr>
          <w:w w:val="105"/>
        </w:rPr>
        <w:t>high-dimensional</w:t>
      </w:r>
      <w:r w:rsidRPr="00BE3340">
        <w:rPr>
          <w:spacing w:val="-34"/>
          <w:w w:val="105"/>
        </w:rPr>
        <w:t xml:space="preserve"> </w:t>
      </w:r>
      <w:r w:rsidRPr="00BE3340">
        <w:rPr>
          <w:w w:val="105"/>
        </w:rPr>
        <w:t>feature</w:t>
      </w:r>
      <w:r w:rsidRPr="00BE3340">
        <w:rPr>
          <w:spacing w:val="-33"/>
          <w:w w:val="105"/>
        </w:rPr>
        <w:t xml:space="preserve"> </w:t>
      </w:r>
      <w:r w:rsidRPr="00BE3340">
        <w:rPr>
          <w:w w:val="105"/>
        </w:rPr>
        <w:t>space, in</w:t>
      </w:r>
      <w:r w:rsidRPr="00BE3340">
        <w:rPr>
          <w:spacing w:val="-13"/>
          <w:w w:val="105"/>
        </w:rPr>
        <w:t xml:space="preserve"> </w:t>
      </w:r>
      <w:r w:rsidRPr="00BE3340">
        <w:rPr>
          <w:w w:val="105"/>
        </w:rPr>
        <w:t>which</w:t>
      </w:r>
      <w:r w:rsidRPr="00BE3340">
        <w:rPr>
          <w:spacing w:val="-12"/>
          <w:w w:val="105"/>
        </w:rPr>
        <w:t xml:space="preserve"> </w:t>
      </w:r>
      <w:ins w:id="1582" w:author="Patrick Tang" w:date="2021-06-29T16:05:00Z">
        <w:r w:rsidR="002B568D">
          <w:rPr>
            <w:spacing w:val="-12"/>
            <w:w w:val="105"/>
          </w:rPr>
          <w:t xml:space="preserve">the </w:t>
        </w:r>
      </w:ins>
      <w:r w:rsidRPr="00FA1A45">
        <w:rPr>
          <w:w w:val="105"/>
        </w:rPr>
        <w:t>dot</w:t>
      </w:r>
      <w:r w:rsidRPr="00AF7ECF">
        <w:rPr>
          <w:spacing w:val="-13"/>
          <w:w w:val="105"/>
        </w:rPr>
        <w:t xml:space="preserve"> </w:t>
      </w:r>
      <w:r w:rsidRPr="00BE3340">
        <w:rPr>
          <w:w w:val="105"/>
        </w:rPr>
        <w:t>product</w:t>
      </w:r>
      <w:r w:rsidRPr="00BE3340">
        <w:rPr>
          <w:spacing w:val="-12"/>
          <w:w w:val="105"/>
        </w:rPr>
        <w:t xml:space="preserve"> </w:t>
      </w:r>
      <w:r w:rsidRPr="00BE3340">
        <w:rPr>
          <w:w w:val="105"/>
        </w:rPr>
        <w:t>can</w:t>
      </w:r>
      <w:r w:rsidRPr="00BE3340">
        <w:rPr>
          <w:spacing w:val="-13"/>
          <w:w w:val="105"/>
        </w:rPr>
        <w:t xml:space="preserve"> </w:t>
      </w:r>
      <w:r w:rsidRPr="00BE3340">
        <w:rPr>
          <w:w w:val="105"/>
        </w:rPr>
        <w:t>be</w:t>
      </w:r>
      <w:r w:rsidRPr="00BE3340">
        <w:rPr>
          <w:spacing w:val="-12"/>
          <w:w w:val="105"/>
        </w:rPr>
        <w:t xml:space="preserve"> </w:t>
      </w:r>
      <w:r w:rsidRPr="00BE3340">
        <w:rPr>
          <w:w w:val="105"/>
        </w:rPr>
        <w:t>replaced</w:t>
      </w:r>
      <w:r w:rsidRPr="00BE3340">
        <w:rPr>
          <w:spacing w:val="-12"/>
          <w:w w:val="105"/>
        </w:rPr>
        <w:t xml:space="preserve"> </w:t>
      </w:r>
      <w:r w:rsidRPr="00BE3340">
        <w:rPr>
          <w:w w:val="105"/>
        </w:rPr>
        <w:t>by</w:t>
      </w:r>
      <w:r w:rsidRPr="00BE3340">
        <w:rPr>
          <w:spacing w:val="-13"/>
          <w:w w:val="105"/>
        </w:rPr>
        <w:t xml:space="preserve"> </w:t>
      </w:r>
      <w:r w:rsidRPr="00BE3340">
        <w:rPr>
          <w:w w:val="105"/>
        </w:rPr>
        <w:t>a</w:t>
      </w:r>
      <w:r w:rsidRPr="00BE3340">
        <w:rPr>
          <w:spacing w:val="-13"/>
          <w:w w:val="105"/>
        </w:rPr>
        <w:t xml:space="preserve"> </w:t>
      </w:r>
      <w:r w:rsidRPr="00BE3340">
        <w:rPr>
          <w:w w:val="105"/>
        </w:rPr>
        <w:t>kernel</w:t>
      </w:r>
      <w:r w:rsidRPr="00BE3340">
        <w:rPr>
          <w:spacing w:val="-12"/>
          <w:w w:val="105"/>
        </w:rPr>
        <w:t xml:space="preserve"> </w:t>
      </w:r>
      <w:r w:rsidRPr="00BE3340">
        <w:rPr>
          <w:w w:val="105"/>
        </w:rPr>
        <w:t>function</w:t>
      </w:r>
      <w:r w:rsidRPr="00BE3340">
        <w:rPr>
          <w:spacing w:val="-13"/>
          <w:w w:val="105"/>
        </w:rPr>
        <w:t xml:space="preserve"> </w:t>
      </w:r>
      <w:proofErr w:type="gramStart"/>
      <w:r w:rsidRPr="00BE3340">
        <w:rPr>
          <w:i/>
          <w:spacing w:val="3"/>
          <w:w w:val="105"/>
        </w:rPr>
        <w:t>k</w:t>
      </w:r>
      <w:r w:rsidRPr="00BE3340">
        <w:rPr>
          <w:spacing w:val="3"/>
          <w:w w:val="105"/>
          <w:rPrChange w:id="1583" w:author="Patrick Tang" w:date="2021-06-25T17:28:00Z">
            <w:rPr>
              <w:rFonts w:ascii="Garamond" w:hAnsi="Garamond"/>
              <w:spacing w:val="3"/>
              <w:w w:val="105"/>
            </w:rPr>
          </w:rPrChange>
        </w:rPr>
        <w:t>(</w:t>
      </w:r>
      <w:proofErr w:type="gramEnd"/>
      <w:r w:rsidRPr="00BE3340">
        <w:rPr>
          <w:i/>
          <w:spacing w:val="3"/>
          <w:w w:val="105"/>
        </w:rPr>
        <w:t>x</w:t>
      </w:r>
      <w:r w:rsidRPr="00BE3340">
        <w:rPr>
          <w:i/>
          <w:spacing w:val="3"/>
          <w:w w:val="105"/>
          <w:vertAlign w:val="subscript"/>
          <w:rPrChange w:id="1584" w:author="Patrick Tang" w:date="2021-06-25T17:28:00Z">
            <w:rPr>
              <w:rFonts w:ascii="Bookman Old Style" w:hAnsi="Bookman Old Style"/>
              <w:i/>
              <w:spacing w:val="3"/>
              <w:w w:val="105"/>
              <w:vertAlign w:val="subscript"/>
            </w:rPr>
          </w:rPrChange>
        </w:rPr>
        <w:t>i</w:t>
      </w:r>
      <w:r w:rsidRPr="00BE3340">
        <w:rPr>
          <w:i/>
          <w:spacing w:val="3"/>
          <w:w w:val="105"/>
        </w:rPr>
        <w:t>,</w:t>
      </w:r>
      <w:r w:rsidRPr="00BE3340">
        <w:rPr>
          <w:i/>
          <w:spacing w:val="-24"/>
          <w:w w:val="105"/>
        </w:rPr>
        <w:t xml:space="preserve"> </w:t>
      </w:r>
      <w:proofErr w:type="spellStart"/>
      <w:r w:rsidRPr="00A97774">
        <w:rPr>
          <w:i/>
          <w:spacing w:val="6"/>
          <w:w w:val="115"/>
        </w:rPr>
        <w:t>x</w:t>
      </w:r>
      <w:r w:rsidRPr="00BE3340">
        <w:rPr>
          <w:i/>
          <w:spacing w:val="6"/>
          <w:w w:val="115"/>
          <w:vertAlign w:val="subscript"/>
          <w:rPrChange w:id="1585" w:author="Patrick Tang" w:date="2021-06-25T17:28:00Z">
            <w:rPr>
              <w:rFonts w:ascii="Bookman Old Style" w:hAnsi="Bookman Old Style"/>
              <w:i/>
              <w:spacing w:val="6"/>
              <w:w w:val="115"/>
              <w:vertAlign w:val="subscript"/>
            </w:rPr>
          </w:rPrChange>
        </w:rPr>
        <w:t>j</w:t>
      </w:r>
      <w:proofErr w:type="spellEnd"/>
      <w:r w:rsidRPr="00BE3340">
        <w:rPr>
          <w:spacing w:val="6"/>
          <w:w w:val="115"/>
          <w:rPrChange w:id="1586" w:author="Patrick Tang" w:date="2021-06-25T17:28:00Z">
            <w:rPr>
              <w:rFonts w:ascii="Garamond" w:hAnsi="Garamond"/>
              <w:spacing w:val="6"/>
              <w:w w:val="115"/>
            </w:rPr>
          </w:rPrChange>
        </w:rPr>
        <w:t>)</w:t>
      </w:r>
      <w:r w:rsidRPr="00BE3340">
        <w:rPr>
          <w:spacing w:val="-7"/>
          <w:w w:val="115"/>
          <w:rPrChange w:id="1587" w:author="Patrick Tang" w:date="2021-06-25T17:28:00Z">
            <w:rPr>
              <w:rFonts w:ascii="Garamond" w:hAnsi="Garamond"/>
              <w:spacing w:val="-7"/>
              <w:w w:val="115"/>
            </w:rPr>
          </w:rPrChange>
        </w:rPr>
        <w:t xml:space="preserve"> </w:t>
      </w:r>
      <w:r w:rsidRPr="00BE3340">
        <w:rPr>
          <w:w w:val="105"/>
          <w:rPrChange w:id="1588" w:author="Patrick Tang" w:date="2021-06-25T17:28:00Z">
            <w:rPr>
              <w:rFonts w:ascii="Garamond" w:hAnsi="Garamond"/>
              <w:w w:val="105"/>
            </w:rPr>
          </w:rPrChange>
        </w:rPr>
        <w:t>=</w:t>
      </w:r>
      <w:r w:rsidRPr="00BE3340">
        <w:rPr>
          <w:spacing w:val="-1"/>
          <w:w w:val="105"/>
          <w:rPrChange w:id="1589" w:author="Patrick Tang" w:date="2021-06-25T17:28:00Z">
            <w:rPr>
              <w:rFonts w:ascii="Garamond" w:hAnsi="Garamond"/>
              <w:spacing w:val="-1"/>
              <w:w w:val="105"/>
            </w:rPr>
          </w:rPrChange>
        </w:rPr>
        <w:t xml:space="preserve"> </w:t>
      </w:r>
      <w:r w:rsidRPr="00BE3340">
        <w:rPr>
          <w:i/>
          <w:w w:val="105"/>
        </w:rPr>
        <w:t>φ</w:t>
      </w:r>
      <w:r w:rsidRPr="00BE3340">
        <w:rPr>
          <w:w w:val="105"/>
          <w:rPrChange w:id="1590" w:author="Patrick Tang" w:date="2021-06-25T17:28:00Z">
            <w:rPr>
              <w:rFonts w:ascii="Garamond" w:hAnsi="Garamond"/>
              <w:w w:val="105"/>
            </w:rPr>
          </w:rPrChange>
        </w:rPr>
        <w:t>(</w:t>
      </w:r>
      <w:r w:rsidRPr="00BE3340">
        <w:rPr>
          <w:i/>
          <w:w w:val="105"/>
        </w:rPr>
        <w:t>x</w:t>
      </w:r>
      <w:r w:rsidRPr="00BE3340">
        <w:rPr>
          <w:i/>
          <w:w w:val="105"/>
          <w:vertAlign w:val="subscript"/>
          <w:rPrChange w:id="1591" w:author="Patrick Tang" w:date="2021-06-25T17:28:00Z">
            <w:rPr>
              <w:rFonts w:ascii="Bookman Old Style" w:hAnsi="Bookman Old Style"/>
              <w:i/>
              <w:w w:val="105"/>
              <w:vertAlign w:val="subscript"/>
            </w:rPr>
          </w:rPrChange>
        </w:rPr>
        <w:t>i</w:t>
      </w:r>
      <w:r w:rsidRPr="00BE3340">
        <w:rPr>
          <w:w w:val="105"/>
          <w:rPrChange w:id="1592" w:author="Patrick Tang" w:date="2021-06-25T17:28:00Z">
            <w:rPr>
              <w:rFonts w:ascii="Garamond" w:hAnsi="Garamond"/>
              <w:w w:val="105"/>
            </w:rPr>
          </w:rPrChange>
        </w:rPr>
        <w:t>)</w:t>
      </w:r>
      <w:r w:rsidRPr="00BE3340">
        <w:rPr>
          <w:i/>
          <w:w w:val="105"/>
          <w:vertAlign w:val="superscript"/>
          <w:rPrChange w:id="1593" w:author="Patrick Tang" w:date="2021-06-25T17:28:00Z">
            <w:rPr>
              <w:rFonts w:ascii="Bookman Old Style" w:hAnsi="Bookman Old Style"/>
              <w:i/>
              <w:w w:val="105"/>
              <w:vertAlign w:val="superscript"/>
            </w:rPr>
          </w:rPrChange>
        </w:rPr>
        <w:t>T</w:t>
      </w:r>
      <w:r w:rsidRPr="00BE3340">
        <w:rPr>
          <w:i/>
          <w:spacing w:val="-39"/>
          <w:w w:val="105"/>
          <w:rPrChange w:id="1594" w:author="Patrick Tang" w:date="2021-06-25T17:28:00Z">
            <w:rPr>
              <w:rFonts w:ascii="Bookman Old Style" w:hAnsi="Bookman Old Style"/>
              <w:i/>
              <w:spacing w:val="-39"/>
              <w:w w:val="105"/>
            </w:rPr>
          </w:rPrChange>
        </w:rPr>
        <w:t xml:space="preserve"> </w:t>
      </w:r>
      <w:r w:rsidRPr="00BE3340">
        <w:rPr>
          <w:i/>
          <w:spacing w:val="3"/>
          <w:w w:val="105"/>
        </w:rPr>
        <w:t>φ</w:t>
      </w:r>
      <w:r w:rsidRPr="00BE3340">
        <w:rPr>
          <w:spacing w:val="3"/>
          <w:w w:val="105"/>
          <w:rPrChange w:id="1595" w:author="Patrick Tang" w:date="2021-06-25T17:28:00Z">
            <w:rPr>
              <w:rFonts w:ascii="Garamond" w:hAnsi="Garamond"/>
              <w:spacing w:val="3"/>
              <w:w w:val="105"/>
            </w:rPr>
          </w:rPrChange>
        </w:rPr>
        <w:t>(</w:t>
      </w:r>
      <w:proofErr w:type="spellStart"/>
      <w:r w:rsidRPr="00BE3340">
        <w:rPr>
          <w:i/>
          <w:spacing w:val="3"/>
          <w:w w:val="105"/>
        </w:rPr>
        <w:t>x</w:t>
      </w:r>
      <w:r w:rsidRPr="00BE3340">
        <w:rPr>
          <w:i/>
          <w:spacing w:val="3"/>
          <w:w w:val="105"/>
          <w:vertAlign w:val="subscript"/>
          <w:rPrChange w:id="1596" w:author="Patrick Tang" w:date="2021-06-25T17:28:00Z">
            <w:rPr>
              <w:rFonts w:ascii="Bookman Old Style" w:hAnsi="Bookman Old Style"/>
              <w:i/>
              <w:spacing w:val="3"/>
              <w:w w:val="105"/>
              <w:vertAlign w:val="subscript"/>
            </w:rPr>
          </w:rPrChange>
        </w:rPr>
        <w:t>j</w:t>
      </w:r>
      <w:proofErr w:type="spellEnd"/>
      <w:r w:rsidRPr="00BE3340">
        <w:rPr>
          <w:spacing w:val="3"/>
          <w:w w:val="105"/>
          <w:rPrChange w:id="1597" w:author="Patrick Tang" w:date="2021-06-25T17:28:00Z">
            <w:rPr>
              <w:rFonts w:ascii="Garamond" w:hAnsi="Garamond"/>
              <w:spacing w:val="3"/>
              <w:w w:val="105"/>
            </w:rPr>
          </w:rPrChange>
        </w:rPr>
        <w:t>)</w:t>
      </w:r>
      <w:r w:rsidRPr="00BE3340">
        <w:rPr>
          <w:spacing w:val="3"/>
          <w:w w:val="105"/>
        </w:rPr>
        <w:t>,</w:t>
      </w:r>
      <w:r w:rsidRPr="00BE3340">
        <w:rPr>
          <w:spacing w:val="-11"/>
          <w:w w:val="105"/>
        </w:rPr>
        <w:t xml:space="preserve"> </w:t>
      </w:r>
      <w:r w:rsidRPr="00A97774">
        <w:rPr>
          <w:w w:val="105"/>
        </w:rPr>
        <w:t>and</w:t>
      </w:r>
      <w:r w:rsidRPr="00A97774">
        <w:rPr>
          <w:spacing w:val="-12"/>
          <w:w w:val="105"/>
        </w:rPr>
        <w:t xml:space="preserve"> </w:t>
      </w:r>
      <w:r w:rsidRPr="00453F0F">
        <w:rPr>
          <w:w w:val="105"/>
        </w:rPr>
        <w:t>the</w:t>
      </w:r>
      <w:r w:rsidRPr="00453F0F">
        <w:rPr>
          <w:spacing w:val="-13"/>
          <w:w w:val="105"/>
        </w:rPr>
        <w:t xml:space="preserve"> </w:t>
      </w:r>
      <w:r w:rsidRPr="00453F0F">
        <w:rPr>
          <w:w w:val="105"/>
        </w:rPr>
        <w:t>function</w:t>
      </w:r>
      <w:r w:rsidRPr="00453F0F">
        <w:rPr>
          <w:spacing w:val="-12"/>
          <w:w w:val="105"/>
        </w:rPr>
        <w:t xml:space="preserve"> </w:t>
      </w:r>
      <w:r w:rsidRPr="00453F0F">
        <w:rPr>
          <w:w w:val="105"/>
        </w:rPr>
        <w:t>(7)</w:t>
      </w:r>
      <w:r w:rsidRPr="00453F0F">
        <w:rPr>
          <w:spacing w:val="-13"/>
          <w:w w:val="105"/>
        </w:rPr>
        <w:t xml:space="preserve"> </w:t>
      </w:r>
      <w:r w:rsidRPr="007F427F">
        <w:rPr>
          <w:w w:val="105"/>
        </w:rPr>
        <w:t>can be written</w:t>
      </w:r>
      <w:r w:rsidRPr="002B568D">
        <w:rPr>
          <w:spacing w:val="-9"/>
          <w:w w:val="105"/>
        </w:rPr>
        <w:t xml:space="preserve"> </w:t>
      </w:r>
      <w:r w:rsidRPr="002B568D">
        <w:rPr>
          <w:w w:val="105"/>
        </w:rPr>
        <w:t>as:</w:t>
      </w:r>
    </w:p>
    <w:p w14:paraId="7DCE4F30" w14:textId="77777777" w:rsidR="00B40315" w:rsidRPr="00BE3340" w:rsidRDefault="008E6C9D">
      <w:pPr>
        <w:spacing w:before="33" w:line="173" w:lineRule="exact"/>
        <w:ind w:right="2104"/>
        <w:jc w:val="center"/>
        <w:rPr>
          <w:i/>
          <w:sz w:val="16"/>
          <w:rPrChange w:id="1598" w:author="Patrick Tang" w:date="2021-06-25T17:28:00Z">
            <w:rPr>
              <w:rFonts w:ascii="Bookman Old Style"/>
              <w:i/>
              <w:sz w:val="16"/>
            </w:rPr>
          </w:rPrChange>
        </w:rPr>
      </w:pPr>
      <w:r>
        <w:pict w14:anchorId="6A45C3B7">
          <v:shape id="_x0000_s1315" type="#_x0000_t202" style="position:absolute;left:0;text-align:left;margin-left:257.45pt;margin-top:4.05pt;width:15.8pt;height:40.75pt;z-index:-251681280;mso-position-horizontal-relative:page" filled="f" stroked="f">
            <v:textbox inset="0,0,0,0">
              <w:txbxContent>
                <w:p w14:paraId="124B5300" w14:textId="77777777" w:rsidR="002E35F5" w:rsidRDefault="002E35F5">
                  <w:pPr>
                    <w:pStyle w:val="BodyText"/>
                    <w:spacing w:line="215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231"/>
                    </w:rPr>
                    <w:t>Σ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i/>
          <w:w w:val="103"/>
          <w:sz w:val="16"/>
          <w:rPrChange w:id="1599" w:author="Patrick Tang" w:date="2021-06-25T17:28:00Z">
            <w:rPr>
              <w:rFonts w:ascii="Bookman Old Style"/>
              <w:i/>
              <w:w w:val="103"/>
              <w:sz w:val="16"/>
            </w:rPr>
          </w:rPrChange>
        </w:rPr>
        <w:t>n</w:t>
      </w:r>
    </w:p>
    <w:p w14:paraId="6EC0E3F7" w14:textId="77777777" w:rsidR="00B40315" w:rsidRPr="00A97774" w:rsidRDefault="002B1B5E">
      <w:pPr>
        <w:tabs>
          <w:tab w:val="left" w:pos="4164"/>
          <w:tab w:val="left" w:pos="9268"/>
        </w:tabs>
        <w:spacing w:line="338" w:lineRule="exact"/>
        <w:ind w:left="3133"/>
      </w:pPr>
      <w:r w:rsidRPr="00BE3340">
        <w:rPr>
          <w:i/>
          <w:w w:val="174"/>
        </w:rPr>
        <w:t>f</w:t>
      </w:r>
      <w:r w:rsidRPr="00BE3340">
        <w:rPr>
          <w:i/>
          <w:spacing w:val="-32"/>
        </w:rPr>
        <w:t xml:space="preserve"> </w:t>
      </w:r>
      <w:r w:rsidRPr="00BE3340">
        <w:rPr>
          <w:w w:val="132"/>
          <w:rPrChange w:id="1600" w:author="Patrick Tang" w:date="2021-06-25T17:28:00Z">
            <w:rPr>
              <w:rFonts w:ascii="Garamond" w:hAnsi="Garamond"/>
              <w:w w:val="132"/>
            </w:rPr>
          </w:rPrChange>
        </w:rPr>
        <w:t>(</w:t>
      </w:r>
      <w:r w:rsidRPr="00BE3340">
        <w:rPr>
          <w:i/>
          <w:w w:val="127"/>
        </w:rPr>
        <w:t>x</w:t>
      </w:r>
      <w:r w:rsidRPr="00BE3340">
        <w:rPr>
          <w:w w:val="132"/>
          <w:rPrChange w:id="1601" w:author="Patrick Tang" w:date="2021-06-25T17:28:00Z">
            <w:rPr>
              <w:rFonts w:ascii="Garamond" w:hAnsi="Garamond"/>
              <w:w w:val="132"/>
            </w:rPr>
          </w:rPrChange>
        </w:rPr>
        <w:t>)</w:t>
      </w:r>
      <w:r w:rsidRPr="00BE3340">
        <w:rPr>
          <w:spacing w:val="5"/>
          <w:rPrChange w:id="1602" w:author="Patrick Tang" w:date="2021-06-25T17:28:00Z">
            <w:rPr>
              <w:rFonts w:ascii="Garamond" w:hAnsi="Garamond"/>
              <w:spacing w:val="5"/>
            </w:rPr>
          </w:rPrChange>
        </w:rPr>
        <w:t xml:space="preserve"> </w:t>
      </w:r>
      <w:r w:rsidRPr="00BE3340">
        <w:rPr>
          <w:w w:val="115"/>
          <w:rPrChange w:id="1603" w:author="Patrick Tang" w:date="2021-06-25T17:28:00Z">
            <w:rPr>
              <w:rFonts w:ascii="Garamond" w:hAnsi="Garamond"/>
              <w:w w:val="115"/>
            </w:rPr>
          </w:rPrChange>
        </w:rPr>
        <w:t>=</w:t>
      </w:r>
      <w:r w:rsidRPr="00BE3340">
        <w:rPr>
          <w:rPrChange w:id="1604" w:author="Patrick Tang" w:date="2021-06-25T17:28:00Z">
            <w:rPr>
              <w:rFonts w:ascii="Garamond" w:hAnsi="Garamond"/>
            </w:rPr>
          </w:rPrChange>
        </w:rPr>
        <w:tab/>
      </w:r>
      <w:r w:rsidRPr="00BE3340">
        <w:rPr>
          <w:w w:val="132"/>
          <w:rPrChange w:id="1605" w:author="Patrick Tang" w:date="2021-06-25T17:28:00Z">
            <w:rPr>
              <w:rFonts w:ascii="Garamond" w:hAnsi="Garamond"/>
              <w:w w:val="132"/>
            </w:rPr>
          </w:rPrChange>
        </w:rPr>
        <w:t>(</w:t>
      </w:r>
      <w:r w:rsidRPr="00BE3340">
        <w:rPr>
          <w:i/>
          <w:w w:val="120"/>
        </w:rPr>
        <w:t>α</w:t>
      </w:r>
      <w:proofErr w:type="spellStart"/>
      <w:r w:rsidRPr="00BE3340">
        <w:rPr>
          <w:i/>
          <w:w w:val="146"/>
          <w:vertAlign w:val="subscript"/>
          <w:rPrChange w:id="1606" w:author="Patrick Tang" w:date="2021-06-25T17:28:00Z">
            <w:rPr>
              <w:rFonts w:ascii="Bookman Old Style" w:hAnsi="Bookman Old Style"/>
              <w:i/>
              <w:w w:val="146"/>
              <w:vertAlign w:val="subscript"/>
            </w:rPr>
          </w:rPrChange>
        </w:rPr>
        <w:t>i</w:t>
      </w:r>
      <w:proofErr w:type="spellEnd"/>
      <w:r w:rsidRPr="00BE3340">
        <w:rPr>
          <w:i/>
          <w:spacing w:val="-8"/>
          <w:rPrChange w:id="1607" w:author="Patrick Tang" w:date="2021-06-25T17:28:00Z">
            <w:rPr>
              <w:rFonts w:ascii="Bookman Old Style" w:hAnsi="Bookman Old Style"/>
              <w:i/>
              <w:spacing w:val="-8"/>
            </w:rPr>
          </w:rPrChange>
        </w:rPr>
        <w:t xml:space="preserve"> </w:t>
      </w:r>
      <w:r w:rsidRPr="00BE3340">
        <w:rPr>
          <w:w w:val="139"/>
          <w:rPrChange w:id="1608" w:author="Patrick Tang" w:date="2021-06-25T17:28:00Z">
            <w:rPr>
              <w:rFonts w:ascii="Cambria" w:hAnsi="Cambria"/>
              <w:w w:val="139"/>
            </w:rPr>
          </w:rPrChange>
        </w:rPr>
        <w:t>−</w:t>
      </w:r>
      <w:r w:rsidRPr="00BE3340">
        <w:rPr>
          <w:rPrChange w:id="1609" w:author="Patrick Tang" w:date="2021-06-25T17:28:00Z">
            <w:rPr>
              <w:rFonts w:ascii="Cambria" w:hAnsi="Cambria"/>
            </w:rPr>
          </w:rPrChange>
        </w:rPr>
        <w:t xml:space="preserve"> </w:t>
      </w:r>
      <w:r w:rsidRPr="00BE3340">
        <w:rPr>
          <w:i/>
          <w:w w:val="120"/>
        </w:rPr>
        <w:t>α</w:t>
      </w:r>
      <w:proofErr w:type="spellStart"/>
      <w:r w:rsidRPr="00BE3340">
        <w:rPr>
          <w:i/>
          <w:spacing w:val="-57"/>
          <w:w w:val="128"/>
          <w:position w:val="-4"/>
          <w:sz w:val="16"/>
          <w:rPrChange w:id="1610" w:author="Patrick Tang" w:date="2021-06-25T17:28:00Z">
            <w:rPr>
              <w:rFonts w:ascii="Bookman Old Style" w:hAnsi="Bookman Old Style"/>
              <w:i/>
              <w:spacing w:val="-57"/>
              <w:w w:val="128"/>
              <w:position w:val="-4"/>
              <w:sz w:val="16"/>
            </w:rPr>
          </w:rPrChange>
        </w:rPr>
        <w:t>i</w:t>
      </w:r>
      <w:proofErr w:type="spellEnd"/>
      <w:proofErr w:type="gramStart"/>
      <w:r w:rsidRPr="00BE3340">
        <w:rPr>
          <w:rFonts w:ascii="Cambria Math" w:hAnsi="Cambria Math" w:cs="Cambria Math"/>
          <w:spacing w:val="10"/>
          <w:w w:val="66"/>
          <w:position w:val="9"/>
          <w:sz w:val="16"/>
          <w:rPrChange w:id="1611" w:author="Patrick Tang" w:date="2021-06-25T17:28:00Z">
            <w:rPr>
              <w:rFonts w:ascii="Lucida Sans Unicode" w:hAnsi="Lucida Sans Unicode"/>
              <w:spacing w:val="10"/>
              <w:w w:val="66"/>
              <w:position w:val="9"/>
              <w:sz w:val="16"/>
            </w:rPr>
          </w:rPrChange>
        </w:rPr>
        <w:t>∗</w:t>
      </w:r>
      <w:r w:rsidRPr="00BE3340">
        <w:rPr>
          <w:w w:val="132"/>
          <w:rPrChange w:id="1612" w:author="Patrick Tang" w:date="2021-06-25T17:28:00Z">
            <w:rPr>
              <w:rFonts w:ascii="Garamond" w:hAnsi="Garamond"/>
              <w:w w:val="132"/>
            </w:rPr>
          </w:rPrChange>
        </w:rPr>
        <w:t>)</w:t>
      </w:r>
      <w:r w:rsidRPr="00BE3340">
        <w:rPr>
          <w:i/>
          <w:spacing w:val="7"/>
          <w:w w:val="116"/>
        </w:rPr>
        <w:t>k</w:t>
      </w:r>
      <w:proofErr w:type="gramEnd"/>
      <w:r w:rsidRPr="00BE3340">
        <w:rPr>
          <w:w w:val="132"/>
          <w:rPrChange w:id="1613" w:author="Patrick Tang" w:date="2021-06-25T17:28:00Z">
            <w:rPr>
              <w:rFonts w:ascii="Garamond" w:hAnsi="Garamond"/>
              <w:w w:val="132"/>
            </w:rPr>
          </w:rPrChange>
        </w:rPr>
        <w:t>(</w:t>
      </w:r>
      <w:r w:rsidRPr="00BE3340">
        <w:rPr>
          <w:i/>
          <w:w w:val="127"/>
        </w:rPr>
        <w:t>x</w:t>
      </w:r>
      <w:r w:rsidRPr="00BE3340">
        <w:rPr>
          <w:i/>
          <w:spacing w:val="10"/>
          <w:w w:val="146"/>
          <w:vertAlign w:val="subscript"/>
          <w:rPrChange w:id="1614" w:author="Patrick Tang" w:date="2021-06-25T17:28:00Z">
            <w:rPr>
              <w:rFonts w:ascii="Bookman Old Style" w:hAnsi="Bookman Old Style"/>
              <w:i/>
              <w:spacing w:val="10"/>
              <w:w w:val="146"/>
              <w:vertAlign w:val="subscript"/>
            </w:rPr>
          </w:rPrChange>
        </w:rPr>
        <w:t>i</w:t>
      </w:r>
      <w:r w:rsidRPr="00BE3340">
        <w:rPr>
          <w:i/>
          <w:w w:val="109"/>
        </w:rPr>
        <w:t>,</w:t>
      </w:r>
      <w:r w:rsidRPr="00BE3340">
        <w:rPr>
          <w:i/>
          <w:spacing w:val="-19"/>
        </w:rPr>
        <w:t xml:space="preserve"> </w:t>
      </w:r>
      <w:r w:rsidRPr="00A97774">
        <w:rPr>
          <w:i/>
          <w:w w:val="127"/>
        </w:rPr>
        <w:t>x</w:t>
      </w:r>
      <w:r w:rsidRPr="00BE3340">
        <w:rPr>
          <w:w w:val="132"/>
          <w:rPrChange w:id="1615" w:author="Patrick Tang" w:date="2021-06-25T17:28:00Z">
            <w:rPr>
              <w:rFonts w:ascii="Garamond" w:hAnsi="Garamond"/>
              <w:w w:val="132"/>
            </w:rPr>
          </w:rPrChange>
        </w:rPr>
        <w:t>)</w:t>
      </w:r>
      <w:r w:rsidRPr="00BE3340">
        <w:rPr>
          <w:spacing w:val="-7"/>
          <w:rPrChange w:id="1616" w:author="Patrick Tang" w:date="2021-06-25T17:28:00Z">
            <w:rPr>
              <w:rFonts w:ascii="Garamond" w:hAnsi="Garamond"/>
              <w:spacing w:val="-7"/>
            </w:rPr>
          </w:rPrChange>
        </w:rPr>
        <w:t xml:space="preserve"> </w:t>
      </w:r>
      <w:r w:rsidRPr="00BE3340">
        <w:rPr>
          <w:w w:val="115"/>
          <w:rPrChange w:id="1617" w:author="Patrick Tang" w:date="2021-06-25T17:28:00Z">
            <w:rPr>
              <w:rFonts w:ascii="Garamond" w:hAnsi="Garamond"/>
              <w:w w:val="115"/>
            </w:rPr>
          </w:rPrChange>
        </w:rPr>
        <w:t>+</w:t>
      </w:r>
      <w:r w:rsidRPr="00BE3340">
        <w:rPr>
          <w:spacing w:val="-7"/>
          <w:rPrChange w:id="1618" w:author="Patrick Tang" w:date="2021-06-25T17:28:00Z">
            <w:rPr>
              <w:rFonts w:ascii="Garamond" w:hAnsi="Garamond"/>
              <w:spacing w:val="-7"/>
            </w:rPr>
          </w:rPrChange>
        </w:rPr>
        <w:t xml:space="preserve"> </w:t>
      </w:r>
      <w:r w:rsidRPr="00BE3340">
        <w:rPr>
          <w:i/>
          <w:w w:val="85"/>
        </w:rPr>
        <w:t>b</w:t>
      </w:r>
      <w:r w:rsidRPr="00BE3340">
        <w:rPr>
          <w:i/>
        </w:rPr>
        <w:tab/>
      </w:r>
      <w:r w:rsidRPr="00A97774">
        <w:rPr>
          <w:w w:val="99"/>
        </w:rPr>
        <w:t>(8)</w:t>
      </w:r>
    </w:p>
    <w:p w14:paraId="78F65A90" w14:textId="77777777" w:rsidR="00B40315" w:rsidRPr="00BE3340" w:rsidRDefault="002B1B5E">
      <w:pPr>
        <w:spacing w:before="24"/>
        <w:ind w:right="2103"/>
        <w:jc w:val="center"/>
        <w:rPr>
          <w:sz w:val="16"/>
        </w:rPr>
      </w:pPr>
      <w:proofErr w:type="spellStart"/>
      <w:r w:rsidRPr="00BE3340">
        <w:rPr>
          <w:i/>
          <w:w w:val="130"/>
          <w:sz w:val="16"/>
          <w:rPrChange w:id="1619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>i</w:t>
      </w:r>
      <w:proofErr w:type="spellEnd"/>
      <w:r w:rsidRPr="00BE3340">
        <w:rPr>
          <w:w w:val="130"/>
          <w:sz w:val="16"/>
        </w:rPr>
        <w:t>=1</w:t>
      </w:r>
    </w:p>
    <w:p w14:paraId="1DFD2C71" w14:textId="3A0D0F8A" w:rsidR="00B40315" w:rsidRPr="00453F0F" w:rsidRDefault="002B1B5E" w:rsidP="002B568D">
      <w:pPr>
        <w:pStyle w:val="BodyText"/>
        <w:spacing w:before="81"/>
        <w:ind w:left="142" w:firstLine="314"/>
      </w:pPr>
      <w:del w:id="1620" w:author="Patrick Tang" w:date="2021-06-29T16:06:00Z">
        <w:r w:rsidRPr="00A97774" w:rsidDel="002B568D">
          <w:delText>There are</w:delText>
        </w:r>
      </w:del>
      <w:ins w:id="1621" w:author="Patrick Tang" w:date="2021-06-29T16:07:00Z">
        <w:r w:rsidR="002B568D" w:rsidRPr="002B568D">
          <w:t>Different SVM algorithms use diff</w:t>
        </w:r>
        <w:r w:rsidR="002B568D">
          <w:t>ering kinds of kernel functions</w:t>
        </w:r>
      </w:ins>
      <w:del w:id="1622" w:author="Patrick Tang" w:date="2021-06-29T16:07:00Z">
        <w:r w:rsidRPr="00A97774" w:rsidDel="002B568D">
          <w:delText xml:space="preserve"> various kernel functions,</w:delText>
        </w:r>
      </w:del>
      <w:r w:rsidRPr="00A97774">
        <w:t xml:space="preserve"> such as linear,</w:t>
      </w:r>
      <w:ins w:id="1623" w:author="Patrick Tang" w:date="2021-06-29T16:07:00Z">
        <w:r w:rsidR="002B568D">
          <w:t xml:space="preserve"> </w:t>
        </w:r>
      </w:ins>
      <w:del w:id="1624" w:author="Patrick Tang" w:date="2021-06-29T16:07:00Z">
        <w:r w:rsidRPr="00A97774" w:rsidDel="002B568D">
          <w:delText xml:space="preserve"> </w:delText>
        </w:r>
      </w:del>
      <w:r w:rsidRPr="00A97774">
        <w:t>polynomial, radial basis function and sigmoid kernel.</w:t>
      </w:r>
    </w:p>
    <w:p w14:paraId="149EB4B5" w14:textId="715D3783" w:rsidR="00B40315" w:rsidRPr="00453F0F" w:rsidRDefault="002B1B5E">
      <w:pPr>
        <w:pStyle w:val="BodyText"/>
        <w:spacing w:before="18"/>
        <w:ind w:right="2049"/>
        <w:jc w:val="center"/>
      </w:pPr>
      <w:r w:rsidRPr="00453F0F">
        <w:t xml:space="preserve">In this work, the Gaussian radial basis function (RBF) </w:t>
      </w:r>
      <w:del w:id="1625" w:author="Patrick Tang" w:date="2021-06-29T16:06:00Z">
        <w:r w:rsidRPr="00453F0F" w:rsidDel="002B568D">
          <w:delText xml:space="preserve">is </w:delText>
        </w:r>
      </w:del>
      <w:ins w:id="1626" w:author="Patrick Tang" w:date="2021-06-29T16:06:00Z">
        <w:r w:rsidR="002B568D">
          <w:t>wa</w:t>
        </w:r>
        <w:r w:rsidR="002B568D" w:rsidRPr="00453F0F">
          <w:t xml:space="preserve">s </w:t>
        </w:r>
      </w:ins>
      <w:r w:rsidRPr="00453F0F">
        <w:t>chosen, which is defined as [45]:</w:t>
      </w:r>
    </w:p>
    <w:p w14:paraId="27874C70" w14:textId="77777777" w:rsidR="00B40315" w:rsidRPr="00BE3340" w:rsidRDefault="002B1B5E">
      <w:pPr>
        <w:spacing w:before="95" w:line="177" w:lineRule="exact"/>
        <w:ind w:left="1294" w:right="595"/>
        <w:jc w:val="center"/>
        <w:rPr>
          <w:sz w:val="16"/>
        </w:rPr>
      </w:pPr>
      <w:r w:rsidRPr="00BE3340">
        <w:rPr>
          <w:w w:val="86"/>
          <w:rPrChange w:id="1627" w:author="Patrick Tang" w:date="2021-06-25T17:28:00Z">
            <w:rPr>
              <w:rFonts w:ascii="Cambria" w:hAnsi="Cambria"/>
              <w:w w:val="86"/>
            </w:rPr>
          </w:rPrChange>
        </w:rPr>
        <w:t>||</w:t>
      </w:r>
      <w:r w:rsidRPr="00BE3340">
        <w:rPr>
          <w:i/>
          <w:w w:val="127"/>
        </w:rPr>
        <w:t>x</w:t>
      </w:r>
      <w:r w:rsidRPr="00BE3340">
        <w:rPr>
          <w:i/>
          <w:w w:val="146"/>
          <w:vertAlign w:val="subscript"/>
          <w:rPrChange w:id="1628" w:author="Patrick Tang" w:date="2021-06-25T17:28:00Z">
            <w:rPr>
              <w:rFonts w:ascii="Bookman Old Style" w:hAnsi="Bookman Old Style"/>
              <w:i/>
              <w:w w:val="146"/>
              <w:vertAlign w:val="subscript"/>
            </w:rPr>
          </w:rPrChange>
        </w:rPr>
        <w:t>i</w:t>
      </w:r>
      <w:r w:rsidRPr="00BE3340">
        <w:rPr>
          <w:i/>
          <w:spacing w:val="-8"/>
          <w:rPrChange w:id="1629" w:author="Patrick Tang" w:date="2021-06-25T17:28:00Z">
            <w:rPr>
              <w:rFonts w:ascii="Bookman Old Style" w:hAnsi="Bookman Old Style"/>
              <w:i/>
              <w:spacing w:val="-8"/>
            </w:rPr>
          </w:rPrChange>
        </w:rPr>
        <w:t xml:space="preserve"> </w:t>
      </w:r>
      <w:r w:rsidRPr="00BE3340">
        <w:rPr>
          <w:w w:val="139"/>
          <w:rPrChange w:id="1630" w:author="Patrick Tang" w:date="2021-06-25T17:28:00Z">
            <w:rPr>
              <w:rFonts w:ascii="Cambria" w:hAnsi="Cambria"/>
              <w:w w:val="139"/>
            </w:rPr>
          </w:rPrChange>
        </w:rPr>
        <w:t>−</w:t>
      </w:r>
      <w:r w:rsidRPr="00BE3340">
        <w:rPr>
          <w:rPrChange w:id="1631" w:author="Patrick Tang" w:date="2021-06-25T17:28:00Z">
            <w:rPr>
              <w:rFonts w:ascii="Cambria" w:hAnsi="Cambria"/>
            </w:rPr>
          </w:rPrChange>
        </w:rPr>
        <w:t xml:space="preserve"> </w:t>
      </w:r>
      <w:proofErr w:type="spellStart"/>
      <w:r w:rsidRPr="00BE3340">
        <w:rPr>
          <w:i/>
          <w:w w:val="127"/>
        </w:rPr>
        <w:t>x</w:t>
      </w:r>
      <w:r w:rsidRPr="00BE3340">
        <w:rPr>
          <w:i/>
          <w:spacing w:val="19"/>
          <w:w w:val="173"/>
          <w:vertAlign w:val="subscript"/>
          <w:rPrChange w:id="1632" w:author="Patrick Tang" w:date="2021-06-25T17:28:00Z">
            <w:rPr>
              <w:rFonts w:ascii="Bookman Old Style" w:hAnsi="Bookman Old Style"/>
              <w:i/>
              <w:spacing w:val="19"/>
              <w:w w:val="173"/>
              <w:vertAlign w:val="subscript"/>
            </w:rPr>
          </w:rPrChange>
        </w:rPr>
        <w:t>j</w:t>
      </w:r>
      <w:proofErr w:type="spellEnd"/>
      <w:r w:rsidRPr="00BE3340">
        <w:rPr>
          <w:w w:val="86"/>
          <w:rPrChange w:id="1633" w:author="Patrick Tang" w:date="2021-06-25T17:28:00Z">
            <w:rPr>
              <w:rFonts w:ascii="Cambria" w:hAnsi="Cambria"/>
              <w:w w:val="86"/>
            </w:rPr>
          </w:rPrChange>
        </w:rPr>
        <w:t>||</w:t>
      </w:r>
      <w:r w:rsidRPr="00BE3340">
        <w:rPr>
          <w:w w:val="105"/>
          <w:position w:val="8"/>
          <w:sz w:val="16"/>
        </w:rPr>
        <w:t>2</w:t>
      </w:r>
    </w:p>
    <w:p w14:paraId="0C8C1F82" w14:textId="77777777" w:rsidR="00B40315" w:rsidRPr="00BE3340" w:rsidRDefault="008E6C9D">
      <w:pPr>
        <w:pStyle w:val="BodyText"/>
        <w:rPr>
          <w:sz w:val="9"/>
        </w:rPr>
      </w:pPr>
      <w:r>
        <w:pict w14:anchorId="11722DA8">
          <v:shape id="_x0000_s1314" style="position:absolute;margin-left:310.55pt;margin-top:7.4pt;width:50.45pt;height:.1pt;z-index:-251600384;mso-wrap-distance-left:0;mso-wrap-distance-right:0;mso-position-horizontal-relative:page" coordorigin="6211,148" coordsize="1009,0" path="m6211,148r1008,e" filled="f" strokeweight=".15381mm">
            <v:path arrowok="t"/>
            <w10:wrap type="topAndBottom" anchorx="page"/>
          </v:shape>
        </w:pict>
      </w:r>
    </w:p>
    <w:p w14:paraId="76A18841" w14:textId="77777777" w:rsidR="00B40315" w:rsidRPr="00BE3340" w:rsidRDefault="002B1B5E">
      <w:pPr>
        <w:tabs>
          <w:tab w:val="left" w:pos="5246"/>
          <w:tab w:val="left" w:pos="5942"/>
          <w:tab w:val="left" w:pos="9268"/>
        </w:tabs>
        <w:spacing w:line="21" w:lineRule="auto"/>
        <w:ind w:left="3213"/>
      </w:pPr>
      <w:proofErr w:type="gramStart"/>
      <w:r w:rsidRPr="00BE3340">
        <w:rPr>
          <w:i/>
          <w:spacing w:val="3"/>
          <w:w w:val="120"/>
        </w:rPr>
        <w:t>k</w:t>
      </w:r>
      <w:r w:rsidRPr="00BE3340">
        <w:rPr>
          <w:spacing w:val="3"/>
          <w:w w:val="120"/>
          <w:rPrChange w:id="1634" w:author="Patrick Tang" w:date="2021-06-25T17:28:00Z">
            <w:rPr>
              <w:rFonts w:ascii="Garamond" w:hAnsi="Garamond"/>
              <w:spacing w:val="3"/>
              <w:w w:val="120"/>
            </w:rPr>
          </w:rPrChange>
        </w:rPr>
        <w:t>(</w:t>
      </w:r>
      <w:proofErr w:type="gramEnd"/>
      <w:r w:rsidRPr="00BE3340">
        <w:rPr>
          <w:i/>
          <w:spacing w:val="3"/>
          <w:w w:val="120"/>
        </w:rPr>
        <w:t>x</w:t>
      </w:r>
      <w:r w:rsidRPr="00BE3340">
        <w:rPr>
          <w:i/>
          <w:spacing w:val="3"/>
          <w:w w:val="120"/>
          <w:vertAlign w:val="subscript"/>
          <w:rPrChange w:id="1635" w:author="Patrick Tang" w:date="2021-06-25T17:28:00Z">
            <w:rPr>
              <w:rFonts w:ascii="Bookman Old Style" w:hAnsi="Bookman Old Style"/>
              <w:i/>
              <w:spacing w:val="3"/>
              <w:w w:val="120"/>
              <w:vertAlign w:val="subscript"/>
            </w:rPr>
          </w:rPrChange>
        </w:rPr>
        <w:t>i</w:t>
      </w:r>
      <w:r w:rsidRPr="00BE3340">
        <w:rPr>
          <w:i/>
          <w:spacing w:val="3"/>
          <w:w w:val="120"/>
        </w:rPr>
        <w:t xml:space="preserve">, </w:t>
      </w:r>
      <w:proofErr w:type="spellStart"/>
      <w:r w:rsidRPr="00BE3340">
        <w:rPr>
          <w:i/>
          <w:spacing w:val="6"/>
          <w:w w:val="125"/>
        </w:rPr>
        <w:t>x</w:t>
      </w:r>
      <w:r w:rsidRPr="00BE3340">
        <w:rPr>
          <w:i/>
          <w:spacing w:val="6"/>
          <w:w w:val="125"/>
          <w:vertAlign w:val="subscript"/>
          <w:rPrChange w:id="1636" w:author="Patrick Tang" w:date="2021-06-25T17:28:00Z">
            <w:rPr>
              <w:rFonts w:ascii="Bookman Old Style" w:hAnsi="Bookman Old Style"/>
              <w:i/>
              <w:spacing w:val="6"/>
              <w:w w:val="125"/>
              <w:vertAlign w:val="subscript"/>
            </w:rPr>
          </w:rPrChange>
        </w:rPr>
        <w:t>j</w:t>
      </w:r>
      <w:proofErr w:type="spellEnd"/>
      <w:r w:rsidRPr="00BE3340">
        <w:rPr>
          <w:spacing w:val="6"/>
          <w:w w:val="125"/>
          <w:rPrChange w:id="1637" w:author="Patrick Tang" w:date="2021-06-25T17:28:00Z">
            <w:rPr>
              <w:rFonts w:ascii="Garamond" w:hAnsi="Garamond"/>
              <w:spacing w:val="6"/>
              <w:w w:val="125"/>
            </w:rPr>
          </w:rPrChange>
        </w:rPr>
        <w:t>)</w:t>
      </w:r>
      <w:r w:rsidRPr="00BE3340">
        <w:rPr>
          <w:spacing w:val="-32"/>
          <w:w w:val="125"/>
          <w:rPrChange w:id="1638" w:author="Patrick Tang" w:date="2021-06-25T17:28:00Z">
            <w:rPr>
              <w:rFonts w:ascii="Garamond" w:hAnsi="Garamond"/>
              <w:spacing w:val="-32"/>
              <w:w w:val="125"/>
            </w:rPr>
          </w:rPrChange>
        </w:rPr>
        <w:t xml:space="preserve"> </w:t>
      </w:r>
      <w:r w:rsidRPr="00BE3340">
        <w:rPr>
          <w:w w:val="120"/>
          <w:rPrChange w:id="1639" w:author="Patrick Tang" w:date="2021-06-25T17:28:00Z">
            <w:rPr>
              <w:rFonts w:ascii="Garamond" w:hAnsi="Garamond"/>
              <w:w w:val="120"/>
            </w:rPr>
          </w:rPrChange>
        </w:rPr>
        <w:t>=</w:t>
      </w:r>
      <w:r w:rsidRPr="00BE3340">
        <w:rPr>
          <w:spacing w:val="1"/>
          <w:w w:val="120"/>
          <w:rPrChange w:id="1640" w:author="Patrick Tang" w:date="2021-06-25T17:28:00Z">
            <w:rPr>
              <w:rFonts w:ascii="Garamond" w:hAnsi="Garamond"/>
              <w:spacing w:val="1"/>
              <w:w w:val="120"/>
            </w:rPr>
          </w:rPrChange>
        </w:rPr>
        <w:t xml:space="preserve"> </w:t>
      </w:r>
      <w:r w:rsidRPr="00BE3340">
        <w:rPr>
          <w:i/>
          <w:w w:val="120"/>
        </w:rPr>
        <w:t>exp</w:t>
      </w:r>
      <w:r w:rsidRPr="00BE3340">
        <w:rPr>
          <w:w w:val="120"/>
          <w:rPrChange w:id="1641" w:author="Patrick Tang" w:date="2021-06-25T17:28:00Z">
            <w:rPr>
              <w:rFonts w:ascii="Garamond" w:hAnsi="Garamond"/>
              <w:w w:val="120"/>
            </w:rPr>
          </w:rPrChange>
        </w:rPr>
        <w:t>(</w:t>
      </w:r>
      <w:r w:rsidRPr="00BE3340">
        <w:rPr>
          <w:w w:val="120"/>
          <w:rPrChange w:id="1642" w:author="Patrick Tang" w:date="2021-06-25T17:28:00Z">
            <w:rPr>
              <w:rFonts w:ascii="Cambria" w:hAnsi="Cambria"/>
              <w:w w:val="120"/>
            </w:rPr>
          </w:rPrChange>
        </w:rPr>
        <w:t>−</w:t>
      </w:r>
      <w:r w:rsidRPr="00BE3340">
        <w:rPr>
          <w:w w:val="120"/>
          <w:rPrChange w:id="1643" w:author="Patrick Tang" w:date="2021-06-25T17:28:00Z">
            <w:rPr>
              <w:rFonts w:ascii="Cambria" w:hAnsi="Cambria"/>
              <w:w w:val="120"/>
            </w:rPr>
          </w:rPrChange>
        </w:rPr>
        <w:tab/>
      </w:r>
      <w:r w:rsidRPr="00BE3340">
        <w:rPr>
          <w:w w:val="120"/>
          <w:position w:val="-14"/>
          <w:rPrChange w:id="1644" w:author="Patrick Tang" w:date="2021-06-25T17:28:00Z">
            <w:rPr>
              <w:rFonts w:ascii="Garamond" w:hAnsi="Garamond"/>
              <w:w w:val="120"/>
              <w:position w:val="-14"/>
            </w:rPr>
          </w:rPrChange>
        </w:rPr>
        <w:t>2</w:t>
      </w:r>
      <w:r w:rsidRPr="00BE3340">
        <w:rPr>
          <w:i/>
          <w:w w:val="120"/>
          <w:position w:val="-14"/>
        </w:rPr>
        <w:t>σ</w:t>
      </w:r>
      <w:r w:rsidRPr="00BE3340">
        <w:rPr>
          <w:w w:val="120"/>
          <w:position w:val="-8"/>
          <w:sz w:val="16"/>
        </w:rPr>
        <w:t>2</w:t>
      </w:r>
      <w:r w:rsidRPr="00BE3340">
        <w:rPr>
          <w:w w:val="120"/>
          <w:position w:val="-8"/>
          <w:sz w:val="16"/>
        </w:rPr>
        <w:tab/>
      </w:r>
      <w:r w:rsidRPr="00BE3340">
        <w:rPr>
          <w:w w:val="120"/>
          <w:rPrChange w:id="1645" w:author="Patrick Tang" w:date="2021-06-25T17:28:00Z">
            <w:rPr>
              <w:rFonts w:ascii="Garamond" w:hAnsi="Garamond"/>
              <w:w w:val="120"/>
            </w:rPr>
          </w:rPrChange>
        </w:rPr>
        <w:t>)</w:t>
      </w:r>
      <w:r w:rsidRPr="00BE3340">
        <w:rPr>
          <w:w w:val="120"/>
          <w:rPrChange w:id="1646" w:author="Patrick Tang" w:date="2021-06-25T17:28:00Z">
            <w:rPr>
              <w:rFonts w:ascii="Garamond" w:hAnsi="Garamond"/>
              <w:w w:val="120"/>
            </w:rPr>
          </w:rPrChange>
        </w:rPr>
        <w:tab/>
      </w:r>
      <w:r w:rsidRPr="00BE3340">
        <w:rPr>
          <w:w w:val="120"/>
        </w:rPr>
        <w:t>(9)</w:t>
      </w:r>
    </w:p>
    <w:p w14:paraId="2DF51123" w14:textId="77777777" w:rsidR="00B40315" w:rsidRPr="00453F0F" w:rsidRDefault="002B1B5E">
      <w:pPr>
        <w:pStyle w:val="Heading2"/>
        <w:numPr>
          <w:ilvl w:val="1"/>
          <w:numId w:val="5"/>
        </w:numPr>
        <w:tabs>
          <w:tab w:val="left" w:pos="655"/>
          <w:tab w:val="left" w:pos="656"/>
        </w:tabs>
        <w:spacing w:before="251"/>
        <w:ind w:hanging="539"/>
      </w:pPr>
      <w:r w:rsidRPr="00A97774">
        <w:t>Artificial Neural</w:t>
      </w:r>
      <w:r w:rsidRPr="00A97774">
        <w:rPr>
          <w:spacing w:val="-3"/>
        </w:rPr>
        <w:t xml:space="preserve"> </w:t>
      </w:r>
      <w:r w:rsidRPr="00453F0F">
        <w:t>Network</w:t>
      </w:r>
    </w:p>
    <w:p w14:paraId="2D9F385E" w14:textId="39AA7185" w:rsidR="00B40315" w:rsidRPr="00BE3340" w:rsidRDefault="002B1B5E">
      <w:pPr>
        <w:pStyle w:val="BodyText"/>
        <w:spacing w:before="161" w:line="256" w:lineRule="auto"/>
        <w:ind w:left="117" w:right="595"/>
        <w:jc w:val="both"/>
      </w:pPr>
      <w:r w:rsidRPr="00453F0F">
        <w:t>Artificial neural network (ANN), also called neural network</w:t>
      </w:r>
      <w:ins w:id="1647" w:author="Patrick Tang" w:date="2021-06-29T16:08:00Z">
        <w:r w:rsidR="002B568D">
          <w:t>,</w:t>
        </w:r>
      </w:ins>
      <w:r w:rsidRPr="00453F0F">
        <w:t xml:space="preserve"> </w:t>
      </w:r>
      <w:del w:id="1648" w:author="Patrick Tang" w:date="2021-06-29T16:08:00Z">
        <w:r w:rsidRPr="00453F0F" w:rsidDel="002B568D">
          <w:delText xml:space="preserve">which </w:delText>
        </w:r>
      </w:del>
      <w:r w:rsidRPr="00453F0F">
        <w:t>is originated from simulating</w:t>
      </w:r>
      <w:r w:rsidRPr="00453F0F">
        <w:rPr>
          <w:spacing w:val="-36"/>
        </w:rPr>
        <w:t xml:space="preserve"> </w:t>
      </w:r>
      <w:r w:rsidRPr="007F427F">
        <w:t>biological neural networks. Generally, it consists of many neurons in layers including one input layer, one or several hidden</w:t>
      </w:r>
      <w:r w:rsidRPr="002B568D">
        <w:rPr>
          <w:spacing w:val="-8"/>
        </w:rPr>
        <w:t xml:space="preserve"> </w:t>
      </w:r>
      <w:r w:rsidRPr="002B568D">
        <w:t>layers</w:t>
      </w:r>
      <w:r w:rsidRPr="00FA1A45">
        <w:rPr>
          <w:spacing w:val="-9"/>
        </w:rPr>
        <w:t xml:space="preserve"> </w:t>
      </w:r>
      <w:r w:rsidRPr="00AF7ECF">
        <w:t>and</w:t>
      </w:r>
      <w:r w:rsidRPr="00BE3340">
        <w:rPr>
          <w:spacing w:val="-7"/>
        </w:rPr>
        <w:t xml:space="preserve"> </w:t>
      </w:r>
      <w:r w:rsidRPr="00BE3340">
        <w:t>an</w:t>
      </w:r>
      <w:r w:rsidRPr="00BE3340">
        <w:rPr>
          <w:spacing w:val="-9"/>
        </w:rPr>
        <w:t xml:space="preserve"> </w:t>
      </w:r>
      <w:r w:rsidRPr="00BE3340">
        <w:t>output</w:t>
      </w:r>
      <w:r w:rsidRPr="00BE3340">
        <w:rPr>
          <w:spacing w:val="-7"/>
        </w:rPr>
        <w:t xml:space="preserve"> </w:t>
      </w:r>
      <w:r w:rsidRPr="00BE3340">
        <w:t>layer</w:t>
      </w:r>
      <w:r w:rsidRPr="00BE3340">
        <w:rPr>
          <w:spacing w:val="-9"/>
        </w:rPr>
        <w:t xml:space="preserve"> </w:t>
      </w:r>
      <w:r w:rsidRPr="00BE3340">
        <w:t>[46].</w:t>
      </w:r>
      <w:r w:rsidRPr="00BE3340">
        <w:rPr>
          <w:spacing w:val="5"/>
        </w:rPr>
        <w:t xml:space="preserve"> </w:t>
      </w:r>
      <w:r w:rsidRPr="00BE3340">
        <w:t>The</w:t>
      </w:r>
      <w:r w:rsidRPr="00BE3340">
        <w:rPr>
          <w:spacing w:val="-8"/>
        </w:rPr>
        <w:t xml:space="preserve"> </w:t>
      </w:r>
      <w:r w:rsidRPr="00BE3340">
        <w:t>neurons</w:t>
      </w:r>
      <w:r w:rsidRPr="00BE3340">
        <w:rPr>
          <w:spacing w:val="-8"/>
        </w:rPr>
        <w:t xml:space="preserve"> </w:t>
      </w:r>
      <w:r w:rsidRPr="00BE3340">
        <w:t>are</w:t>
      </w:r>
      <w:r w:rsidRPr="00BE3340">
        <w:rPr>
          <w:spacing w:val="-8"/>
        </w:rPr>
        <w:t xml:space="preserve"> </w:t>
      </w:r>
      <w:r w:rsidRPr="00BE3340">
        <w:t>fully</w:t>
      </w:r>
      <w:r w:rsidRPr="00BE3340">
        <w:rPr>
          <w:spacing w:val="-8"/>
        </w:rPr>
        <w:t xml:space="preserve"> </w:t>
      </w:r>
      <w:r w:rsidRPr="00BE3340">
        <w:t>interconnected</w:t>
      </w:r>
      <w:r w:rsidRPr="00BE3340">
        <w:rPr>
          <w:spacing w:val="-8"/>
        </w:rPr>
        <w:t xml:space="preserve"> </w:t>
      </w:r>
      <w:r w:rsidRPr="00BE3340">
        <w:t>between</w:t>
      </w:r>
      <w:r w:rsidRPr="00BE3340">
        <w:rPr>
          <w:spacing w:val="-8"/>
        </w:rPr>
        <w:t xml:space="preserve"> </w:t>
      </w:r>
      <w:r w:rsidRPr="00BE3340">
        <w:t>the</w:t>
      </w:r>
      <w:r w:rsidRPr="00BE3340">
        <w:rPr>
          <w:spacing w:val="-8"/>
        </w:rPr>
        <w:t xml:space="preserve"> </w:t>
      </w:r>
      <w:r w:rsidRPr="00BE3340">
        <w:t>neighboring</w:t>
      </w:r>
      <w:r w:rsidRPr="00BE3340">
        <w:rPr>
          <w:spacing w:val="-8"/>
        </w:rPr>
        <w:t xml:space="preserve"> </w:t>
      </w:r>
      <w:r w:rsidRPr="00BE3340">
        <w:t>layers by weight, and typically no inter-connections between neurons within the same layer</w:t>
      </w:r>
      <w:r w:rsidRPr="00BE3340">
        <w:rPr>
          <w:spacing w:val="-31"/>
        </w:rPr>
        <w:t xml:space="preserve"> </w:t>
      </w:r>
      <w:r w:rsidRPr="00BE3340">
        <w:t>[47].</w:t>
      </w:r>
    </w:p>
    <w:p w14:paraId="50424105" w14:textId="3AB20DA6" w:rsidR="00B40315" w:rsidRPr="00BE3340" w:rsidRDefault="002B1B5E">
      <w:pPr>
        <w:pStyle w:val="BodyText"/>
        <w:spacing w:before="1" w:line="254" w:lineRule="auto"/>
        <w:ind w:left="117" w:right="595" w:firstLine="338"/>
        <w:jc w:val="both"/>
      </w:pPr>
      <w:r w:rsidRPr="00BE3340">
        <w:t>There are many possible network structures</w:t>
      </w:r>
      <w:ins w:id="1649" w:author="Patrick Tang" w:date="2021-06-29T16:09:00Z">
        <w:r w:rsidR="002B568D">
          <w:t xml:space="preserve"> available</w:t>
        </w:r>
      </w:ins>
      <w:r w:rsidRPr="00FA1A45">
        <w:t xml:space="preserve">, </w:t>
      </w:r>
      <w:commentRangeStart w:id="1650"/>
      <w:ins w:id="1651" w:author="Patrick Tang" w:date="2021-06-29T16:25:00Z">
        <w:r w:rsidR="00DF51F4" w:rsidRPr="006367B4">
          <w:t>BPNN</w:t>
        </w:r>
      </w:ins>
      <w:ins w:id="1652" w:author="Patrick Tang" w:date="2021-06-29T16:26:00Z">
        <w:r w:rsidR="00DF51F4">
          <w:t xml:space="preserve"> was</w:t>
        </w:r>
      </w:ins>
      <w:ins w:id="1653" w:author="Patrick Tang" w:date="2021-06-29T16:25:00Z">
        <w:r w:rsidR="00DF51F4" w:rsidRPr="00FA1A45">
          <w:t xml:space="preserve"> </w:t>
        </w:r>
      </w:ins>
      <w:ins w:id="1654" w:author="Patrick Tang" w:date="2021-06-29T16:26:00Z">
        <w:r w:rsidR="00DF51F4" w:rsidRPr="006755F0">
          <w:t>utilized</w:t>
        </w:r>
        <w:r w:rsidR="00DF51F4" w:rsidRPr="00FA1A45">
          <w:t xml:space="preserve"> </w:t>
        </w:r>
      </w:ins>
      <w:r w:rsidRPr="00AF7ECF">
        <w:t>in this study</w:t>
      </w:r>
      <w:ins w:id="1655" w:author="Patrick Tang" w:date="2021-06-29T16:26:00Z">
        <w:r w:rsidR="00DF51F4">
          <w:t xml:space="preserve"> because of</w:t>
        </w:r>
      </w:ins>
      <w:del w:id="1656" w:author="Patrick Tang" w:date="2021-06-29T16:26:00Z">
        <w:r w:rsidRPr="00FA1A45" w:rsidDel="00DF51F4">
          <w:delText xml:space="preserve"> </w:delText>
        </w:r>
        <w:r w:rsidRPr="00AF7ECF" w:rsidDel="00DF51F4">
          <w:delText>the type utilized</w:delText>
        </w:r>
      </w:del>
      <w:del w:id="1657" w:author="Patrick Tang" w:date="2021-06-29T16:25:00Z">
        <w:r w:rsidRPr="00BE3340" w:rsidDel="00DF51F4">
          <w:delText xml:space="preserve"> </w:delText>
        </w:r>
      </w:del>
      <w:del w:id="1658" w:author="Patrick Tang" w:date="2021-06-29T16:09:00Z">
        <w:r w:rsidRPr="00BE3340" w:rsidDel="002B568D">
          <w:delText>i</w:delText>
        </w:r>
      </w:del>
      <w:del w:id="1659" w:author="Patrick Tang" w:date="2021-06-29T16:25:00Z">
        <w:r w:rsidRPr="00BE3340" w:rsidDel="00DF51F4">
          <w:delText>s the BPNN</w:delText>
        </w:r>
      </w:del>
      <w:r w:rsidRPr="00BE3340">
        <w:t xml:space="preserve">. </w:t>
      </w:r>
      <w:commentRangeEnd w:id="1650"/>
      <w:r w:rsidR="00DF51F4">
        <w:rPr>
          <w:rStyle w:val="CommentReference"/>
        </w:rPr>
        <w:commentReference w:id="1650"/>
      </w:r>
      <w:r w:rsidRPr="00FA1A45">
        <w:t xml:space="preserve">A preliminary architecture of the BPNN </w:t>
      </w:r>
      <w:ins w:id="1660" w:author="Patrick Tang" w:date="2021-06-29T16:09:00Z">
        <w:r w:rsidR="002B568D">
          <w:t>wa</w:t>
        </w:r>
      </w:ins>
      <w:del w:id="1661" w:author="Patrick Tang" w:date="2021-06-29T16:09:00Z">
        <w:r w:rsidRPr="00FA1A45" w:rsidDel="002B568D">
          <w:delText>i</w:delText>
        </w:r>
      </w:del>
      <w:r w:rsidRPr="00AF7ECF">
        <w:t xml:space="preserve">s determined to be 4 - </w:t>
      </w:r>
      <w:r w:rsidRPr="00BE3340">
        <w:rPr>
          <w:i/>
        </w:rPr>
        <w:t xml:space="preserve">n </w:t>
      </w:r>
      <w:r w:rsidRPr="00BE3340">
        <w:t>- 1, where 4 input neurons represent</w:t>
      </w:r>
      <w:ins w:id="1662" w:author="Patrick Tang" w:date="2021-06-29T16:10:00Z">
        <w:r w:rsidR="002B568D">
          <w:t>ed</w:t>
        </w:r>
      </w:ins>
      <w:r w:rsidRPr="00FA1A45">
        <w:t xml:space="preserve"> the input features standing for </w:t>
      </w:r>
      <w:r w:rsidRPr="00AF7ECF">
        <w:rPr>
          <w:spacing w:val="-6"/>
        </w:rPr>
        <w:t xml:space="preserve">FA, </w:t>
      </w:r>
      <w:r w:rsidRPr="00BE3340">
        <w:rPr>
          <w:spacing w:val="-9"/>
        </w:rPr>
        <w:t xml:space="preserve">LP, </w:t>
      </w:r>
      <w:r w:rsidRPr="00BE3340">
        <w:t xml:space="preserve">SF and crack width before self-healing, </w:t>
      </w:r>
      <w:r w:rsidRPr="00BE3340">
        <w:rPr>
          <w:i/>
        </w:rPr>
        <w:t xml:space="preserve">n </w:t>
      </w:r>
      <w:r w:rsidRPr="00BE3340">
        <w:rPr>
          <w:rPrChange w:id="1663" w:author="Patrick Tang" w:date="2021-06-25T17:28:00Z">
            <w:rPr>
              <w:rFonts w:ascii="Garamond"/>
            </w:rPr>
          </w:rPrChange>
        </w:rPr>
        <w:t xml:space="preserve">= 5 </w:t>
      </w:r>
      <w:r w:rsidRPr="00BE3340">
        <w:t>indicate</w:t>
      </w:r>
      <w:ins w:id="1664" w:author="Patrick Tang" w:date="2021-06-29T16:10:00Z">
        <w:r w:rsidR="002B568D">
          <w:t>d</w:t>
        </w:r>
      </w:ins>
      <w:del w:id="1665" w:author="Patrick Tang" w:date="2021-06-29T16:10:00Z">
        <w:r w:rsidRPr="00BE3340" w:rsidDel="002B568D">
          <w:delText>s</w:delText>
        </w:r>
      </w:del>
      <w:r w:rsidRPr="00BE3340">
        <w:t xml:space="preserve"> the number of neurons in the hidden layer, and 1 target neuron in the output layer for the predicted crack width after self-healing. This</w:t>
      </w:r>
      <w:r w:rsidRPr="00BE3340">
        <w:rPr>
          <w:spacing w:val="-25"/>
        </w:rPr>
        <w:t xml:space="preserve"> </w:t>
      </w:r>
      <w:r w:rsidRPr="00A97774">
        <w:t>is a</w:t>
      </w:r>
      <w:r w:rsidRPr="00A97774">
        <w:rPr>
          <w:spacing w:val="-7"/>
        </w:rPr>
        <w:t xml:space="preserve"> </w:t>
      </w:r>
      <w:r w:rsidRPr="00453F0F">
        <w:t>three-layer</w:t>
      </w:r>
      <w:r w:rsidRPr="00453F0F">
        <w:rPr>
          <w:spacing w:val="-6"/>
        </w:rPr>
        <w:t xml:space="preserve"> </w:t>
      </w:r>
      <w:r w:rsidRPr="00453F0F">
        <w:t>network</w:t>
      </w:r>
      <w:r w:rsidRPr="00453F0F">
        <w:rPr>
          <w:spacing w:val="-7"/>
        </w:rPr>
        <w:t xml:space="preserve"> </w:t>
      </w:r>
      <w:r w:rsidRPr="00453F0F">
        <w:t>with</w:t>
      </w:r>
      <w:r w:rsidRPr="00453F0F">
        <w:rPr>
          <w:spacing w:val="-7"/>
        </w:rPr>
        <w:t xml:space="preserve"> </w:t>
      </w:r>
      <w:r w:rsidRPr="007F427F">
        <w:t>one</w:t>
      </w:r>
      <w:r w:rsidRPr="007F427F">
        <w:rPr>
          <w:spacing w:val="-7"/>
        </w:rPr>
        <w:t xml:space="preserve"> </w:t>
      </w:r>
      <w:r w:rsidRPr="002B568D">
        <w:t>hidden</w:t>
      </w:r>
      <w:r w:rsidRPr="002B568D">
        <w:rPr>
          <w:spacing w:val="-5"/>
        </w:rPr>
        <w:t xml:space="preserve"> </w:t>
      </w:r>
      <w:r w:rsidRPr="00FA1A45">
        <w:t>layer</w:t>
      </w:r>
      <w:r w:rsidRPr="00AF7ECF">
        <w:rPr>
          <w:spacing w:val="-7"/>
        </w:rPr>
        <w:t xml:space="preserve"> </w:t>
      </w:r>
      <w:del w:id="1666" w:author="Patrick Tang" w:date="2021-06-29T16:11:00Z">
        <w:r w:rsidRPr="00BE3340" w:rsidDel="002B568D">
          <w:delText>which</w:delText>
        </w:r>
        <w:r w:rsidRPr="00BE3340" w:rsidDel="002B568D">
          <w:rPr>
            <w:spacing w:val="-7"/>
          </w:rPr>
          <w:delText xml:space="preserve"> </w:delText>
        </w:r>
      </w:del>
      <w:ins w:id="1667" w:author="Patrick Tang" w:date="2021-06-29T16:11:00Z">
        <w:r w:rsidR="002B568D">
          <w:t>capable</w:t>
        </w:r>
      </w:ins>
      <w:del w:id="1668" w:author="Patrick Tang" w:date="2021-06-29T16:11:00Z">
        <w:r w:rsidRPr="00FA1A45" w:rsidDel="002B568D">
          <w:delText>is</w:delText>
        </w:r>
        <w:r w:rsidRPr="00AF7ECF" w:rsidDel="002B568D">
          <w:rPr>
            <w:spacing w:val="-7"/>
          </w:rPr>
          <w:delText xml:space="preserve"> </w:delText>
        </w:r>
        <w:r w:rsidRPr="00BE3340" w:rsidDel="002B568D">
          <w:delText>already</w:delText>
        </w:r>
        <w:r w:rsidRPr="00BE3340" w:rsidDel="002B568D">
          <w:rPr>
            <w:spacing w:val="-6"/>
          </w:rPr>
          <w:delText xml:space="preserve"> </w:delText>
        </w:r>
        <w:r w:rsidRPr="00BE3340" w:rsidDel="002B568D">
          <w:delText>able</w:delText>
        </w:r>
      </w:del>
      <w:r w:rsidRPr="00BE3340">
        <w:rPr>
          <w:spacing w:val="-6"/>
        </w:rPr>
        <w:t xml:space="preserve"> </w:t>
      </w:r>
      <w:r w:rsidRPr="00BE3340">
        <w:t>to</w:t>
      </w:r>
      <w:r w:rsidRPr="00BE3340">
        <w:rPr>
          <w:spacing w:val="-7"/>
        </w:rPr>
        <w:t xml:space="preserve"> </w:t>
      </w:r>
      <w:r w:rsidRPr="00BE3340">
        <w:t>approximate</w:t>
      </w:r>
      <w:r w:rsidRPr="00BE3340">
        <w:rPr>
          <w:spacing w:val="-7"/>
        </w:rPr>
        <w:t xml:space="preserve"> </w:t>
      </w:r>
      <w:r w:rsidRPr="00BE3340">
        <w:t>most</w:t>
      </w:r>
      <w:r w:rsidRPr="00BE3340">
        <w:rPr>
          <w:spacing w:val="-6"/>
        </w:rPr>
        <w:t xml:space="preserve"> </w:t>
      </w:r>
      <w:r w:rsidRPr="00BE3340">
        <w:t>continuous</w:t>
      </w:r>
      <w:r w:rsidRPr="00BE3340">
        <w:rPr>
          <w:spacing w:val="-7"/>
        </w:rPr>
        <w:t xml:space="preserve"> </w:t>
      </w:r>
      <w:r w:rsidRPr="00BE3340">
        <w:t>function</w:t>
      </w:r>
      <w:ins w:id="1669" w:author="Patrick Tang" w:date="2021-06-29T16:10:00Z">
        <w:r w:rsidR="002B568D">
          <w:t>s</w:t>
        </w:r>
      </w:ins>
      <w:r w:rsidRPr="00FA1A45">
        <w:t>, of</w:t>
      </w:r>
      <w:r w:rsidRPr="00AF7ECF">
        <w:rPr>
          <w:spacing w:val="-11"/>
        </w:rPr>
        <w:t xml:space="preserve"> </w:t>
      </w:r>
      <w:r w:rsidRPr="00BE3340">
        <w:t>which</w:t>
      </w:r>
      <w:r w:rsidRPr="00BE3340">
        <w:rPr>
          <w:spacing w:val="-11"/>
        </w:rPr>
        <w:t xml:space="preserve"> </w:t>
      </w:r>
      <w:r w:rsidRPr="00BE3340">
        <w:t>the</w:t>
      </w:r>
      <w:r w:rsidRPr="00BE3340">
        <w:rPr>
          <w:spacing w:val="-11"/>
        </w:rPr>
        <w:t xml:space="preserve"> </w:t>
      </w:r>
      <w:r w:rsidRPr="00BE3340">
        <w:t>complex</w:t>
      </w:r>
      <w:r w:rsidRPr="00BE3340">
        <w:rPr>
          <w:spacing w:val="-11"/>
        </w:rPr>
        <w:t xml:space="preserve"> </w:t>
      </w:r>
      <w:r w:rsidRPr="00BE3340">
        <w:t>nonlinear</w:t>
      </w:r>
      <w:r w:rsidRPr="00BE3340">
        <w:rPr>
          <w:spacing w:val="-11"/>
        </w:rPr>
        <w:t xml:space="preserve"> </w:t>
      </w:r>
      <w:r w:rsidRPr="00BE3340">
        <w:t>relationship</w:t>
      </w:r>
      <w:r w:rsidRPr="00BE3340">
        <w:rPr>
          <w:spacing w:val="-11"/>
        </w:rPr>
        <w:t xml:space="preserve"> </w:t>
      </w:r>
      <w:r w:rsidRPr="00BE3340">
        <w:t>could</w:t>
      </w:r>
      <w:r w:rsidRPr="00BE3340">
        <w:rPr>
          <w:spacing w:val="-11"/>
        </w:rPr>
        <w:t xml:space="preserve"> </w:t>
      </w:r>
      <w:r w:rsidRPr="00BE3340">
        <w:t>be</w:t>
      </w:r>
      <w:r w:rsidRPr="00BE3340">
        <w:rPr>
          <w:spacing w:val="-11"/>
        </w:rPr>
        <w:t xml:space="preserve"> </w:t>
      </w:r>
      <w:r w:rsidRPr="00BE3340">
        <w:t>approximated</w:t>
      </w:r>
      <w:r w:rsidRPr="00BE3340">
        <w:rPr>
          <w:spacing w:val="-11"/>
        </w:rPr>
        <w:t xml:space="preserve"> </w:t>
      </w:r>
      <w:r w:rsidRPr="00BE3340">
        <w:t>in</w:t>
      </w:r>
      <w:r w:rsidRPr="00BE3340">
        <w:rPr>
          <w:spacing w:val="-10"/>
        </w:rPr>
        <w:t xml:space="preserve"> </w:t>
      </w:r>
      <w:r w:rsidRPr="00BE3340">
        <w:t>accuracy</w:t>
      </w:r>
      <w:r w:rsidRPr="00BE3340">
        <w:rPr>
          <w:spacing w:val="-11"/>
        </w:rPr>
        <w:t xml:space="preserve"> </w:t>
      </w:r>
      <w:r w:rsidRPr="00BE3340">
        <w:t>[26].</w:t>
      </w:r>
      <w:r w:rsidRPr="00BE3340">
        <w:rPr>
          <w:spacing w:val="3"/>
        </w:rPr>
        <w:t xml:space="preserve"> </w:t>
      </w:r>
      <w:r w:rsidRPr="00BE3340">
        <w:t>The</w:t>
      </w:r>
      <w:r w:rsidRPr="00BE3340">
        <w:rPr>
          <w:spacing w:val="-11"/>
        </w:rPr>
        <w:t xml:space="preserve"> </w:t>
      </w:r>
      <w:r w:rsidRPr="00BE3340">
        <w:t>architecture</w:t>
      </w:r>
      <w:r w:rsidRPr="00BE3340">
        <w:rPr>
          <w:spacing w:val="-11"/>
        </w:rPr>
        <w:t xml:space="preserve"> </w:t>
      </w:r>
      <w:r w:rsidRPr="00BE3340">
        <w:t>of</w:t>
      </w:r>
      <w:r w:rsidRPr="00BE3340">
        <w:rPr>
          <w:spacing w:val="-10"/>
        </w:rPr>
        <w:t xml:space="preserve"> </w:t>
      </w:r>
      <w:r w:rsidRPr="00BE3340">
        <w:rPr>
          <w:spacing w:val="-5"/>
        </w:rPr>
        <w:t xml:space="preserve">the </w:t>
      </w:r>
      <w:r w:rsidRPr="00BE3340">
        <w:t>BPNN model for predicting self-healing is demonstrated in Figure</w:t>
      </w:r>
      <w:r w:rsidRPr="00BE3340">
        <w:rPr>
          <w:spacing w:val="-15"/>
        </w:rPr>
        <w:t xml:space="preserve"> </w:t>
      </w:r>
      <w:r w:rsidRPr="00BE3340">
        <w:t>5.</w:t>
      </w:r>
    </w:p>
    <w:p w14:paraId="18C5329D" w14:textId="5C5A7F69" w:rsidR="00B40315" w:rsidRPr="00453F0F" w:rsidRDefault="008E6C9D">
      <w:pPr>
        <w:pStyle w:val="BodyText"/>
        <w:spacing w:before="8" w:line="256" w:lineRule="auto"/>
        <w:ind w:left="117" w:right="595" w:firstLine="338"/>
        <w:jc w:val="both"/>
      </w:pPr>
      <w:r>
        <w:pict w14:anchorId="644E4844">
          <v:shape id="_x0000_s1313" type="#_x0000_t202" style="position:absolute;left:0;text-align:left;margin-left:187.3pt;margin-top:2.3pt;width:84.2pt;height:18.95pt;z-index:-251680256;mso-position-horizontal-relative:page" filled="f" stroked="f">
            <v:textbox inset="0,0,0,0">
              <w:txbxContent>
                <w:p w14:paraId="3A9C0AC2" w14:textId="77777777" w:rsidR="002E35F5" w:rsidRDefault="002E35F5">
                  <w:pPr>
                    <w:pStyle w:val="BodyText"/>
                    <w:tabs>
                      <w:tab w:val="left" w:pos="1574"/>
                    </w:tabs>
                    <w:spacing w:line="218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30"/>
                    </w:rPr>
                    <w:t>{</w:t>
                  </w:r>
                  <w:r>
                    <w:rPr>
                      <w:rFonts w:ascii="Cambria"/>
                      <w:w w:val="130"/>
                    </w:rPr>
                    <w:tab/>
                  </w:r>
                  <w:r>
                    <w:rPr>
                      <w:rFonts w:ascii="Cambria"/>
                      <w:spacing w:val="-20"/>
                      <w:w w:val="130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2B1B5E" w:rsidRPr="00BE3340">
        <w:t xml:space="preserve">Given a set of inputs </w:t>
      </w:r>
      <w:r w:rsidR="002B1B5E" w:rsidRPr="00A97774">
        <w:rPr>
          <w:i/>
          <w:spacing w:val="3"/>
        </w:rPr>
        <w:t>x</w:t>
      </w:r>
      <w:r w:rsidR="002B1B5E" w:rsidRPr="00A97774">
        <w:rPr>
          <w:spacing w:val="3"/>
          <w:vertAlign w:val="subscript"/>
        </w:rPr>
        <w:t>1</w:t>
      </w:r>
      <w:r w:rsidR="002B1B5E" w:rsidRPr="00453F0F">
        <w:rPr>
          <w:i/>
          <w:spacing w:val="3"/>
        </w:rPr>
        <w:t>, x</w:t>
      </w:r>
      <w:r w:rsidR="002B1B5E" w:rsidRPr="00453F0F">
        <w:rPr>
          <w:spacing w:val="3"/>
          <w:vertAlign w:val="subscript"/>
        </w:rPr>
        <w:t>2</w:t>
      </w:r>
      <w:r w:rsidR="002B1B5E" w:rsidRPr="00453F0F">
        <w:rPr>
          <w:i/>
          <w:spacing w:val="3"/>
        </w:rPr>
        <w:t>, x</w:t>
      </w:r>
      <w:r w:rsidR="002B1B5E" w:rsidRPr="00453F0F">
        <w:rPr>
          <w:spacing w:val="3"/>
          <w:vertAlign w:val="subscript"/>
        </w:rPr>
        <w:t>3</w:t>
      </w:r>
      <w:r w:rsidR="002B1B5E" w:rsidRPr="00453F0F">
        <w:rPr>
          <w:i/>
          <w:spacing w:val="3"/>
        </w:rPr>
        <w:t xml:space="preserve">, </w:t>
      </w:r>
      <w:r w:rsidR="002B1B5E" w:rsidRPr="00453F0F">
        <w:rPr>
          <w:i/>
        </w:rPr>
        <w:t xml:space="preserve">..., </w:t>
      </w:r>
      <w:proofErr w:type="spellStart"/>
      <w:proofErr w:type="gramStart"/>
      <w:r w:rsidR="002B1B5E" w:rsidRPr="00453F0F">
        <w:rPr>
          <w:i/>
        </w:rPr>
        <w:t>x</w:t>
      </w:r>
      <w:r w:rsidR="002B1B5E" w:rsidRPr="00BE3340">
        <w:rPr>
          <w:i/>
          <w:vertAlign w:val="subscript"/>
          <w:rPrChange w:id="1670" w:author="Patrick Tang" w:date="2021-06-25T17:28:00Z">
            <w:rPr>
              <w:rFonts w:ascii="Bookman Old Style"/>
              <w:i/>
              <w:vertAlign w:val="subscript"/>
            </w:rPr>
          </w:rPrChange>
        </w:rPr>
        <w:t>n</w:t>
      </w:r>
      <w:proofErr w:type="spellEnd"/>
      <w:r w:rsidR="002B1B5E" w:rsidRPr="00BE3340">
        <w:rPr>
          <w:i/>
          <w:rPrChange w:id="1671" w:author="Patrick Tang" w:date="2021-06-25T17:28:00Z">
            <w:rPr>
              <w:rFonts w:ascii="Bookman Old Style"/>
              <w:i/>
            </w:rPr>
          </w:rPrChange>
        </w:rPr>
        <w:t xml:space="preserve"> </w:t>
      </w:r>
      <w:r w:rsidR="002B1B5E" w:rsidRPr="00BE3340">
        <w:t>,</w:t>
      </w:r>
      <w:proofErr w:type="gramEnd"/>
      <w:r w:rsidR="002B1B5E" w:rsidRPr="00BE3340">
        <w:t xml:space="preserve"> while information </w:t>
      </w:r>
      <w:ins w:id="1672" w:author="Patrick Tang" w:date="2021-06-29T16:12:00Z">
        <w:r w:rsidR="002B568D">
          <w:t>wa</w:t>
        </w:r>
      </w:ins>
      <w:del w:id="1673" w:author="Patrick Tang" w:date="2021-06-29T16:12:00Z">
        <w:r w:rsidR="002B1B5E" w:rsidRPr="00BE3340" w:rsidDel="002B568D">
          <w:delText>i</w:delText>
        </w:r>
      </w:del>
      <w:r w:rsidR="002B1B5E" w:rsidRPr="00BE3340">
        <w:t xml:space="preserve">s passed through the input layer to the  hidden layer, each neuron in the input layer </w:t>
      </w:r>
      <w:ins w:id="1674" w:author="Patrick Tang" w:date="2021-06-29T16:12:00Z">
        <w:r w:rsidR="002B568D">
          <w:t>was</w:t>
        </w:r>
      </w:ins>
      <w:del w:id="1675" w:author="Patrick Tang" w:date="2021-06-29T16:12:00Z">
        <w:r w:rsidR="002B1B5E" w:rsidRPr="00BE3340" w:rsidDel="002B568D">
          <w:delText>are</w:delText>
        </w:r>
      </w:del>
      <w:r w:rsidR="002B1B5E" w:rsidRPr="00BE3340">
        <w:t xml:space="preserve"> multiplied by re</w:t>
      </w:r>
      <w:commentRangeStart w:id="1676"/>
      <w:r w:rsidR="002B1B5E" w:rsidRPr="00BE3340">
        <w:t>spective weights added by a bias and are summed together.</w:t>
      </w:r>
      <w:commentRangeEnd w:id="1676"/>
      <w:r w:rsidR="00B65F2F">
        <w:rPr>
          <w:rStyle w:val="CommentReference"/>
        </w:rPr>
        <w:commentReference w:id="1676"/>
      </w:r>
      <w:r w:rsidR="002B1B5E" w:rsidRPr="00BE3340">
        <w:t xml:space="preserve"> After that, a</w:t>
      </w:r>
      <w:ins w:id="1677" w:author="Patrick Tang" w:date="2021-06-29T16:13:00Z">
        <w:r w:rsidR="00B65F2F">
          <w:t>n</w:t>
        </w:r>
      </w:ins>
      <w:r w:rsidR="002B1B5E" w:rsidRPr="00BE3340">
        <w:t xml:space="preserve"> activation function </w:t>
      </w:r>
      <w:r w:rsidR="002B1B5E" w:rsidRPr="00BE3340">
        <w:rPr>
          <w:i/>
          <w:w w:val="145"/>
        </w:rPr>
        <w:t xml:space="preserve">f </w:t>
      </w:r>
      <w:ins w:id="1678" w:author="Patrick Tang" w:date="2021-06-29T16:13:00Z">
        <w:r w:rsidR="00B65F2F">
          <w:t>wa</w:t>
        </w:r>
      </w:ins>
      <w:del w:id="1679" w:author="Patrick Tang" w:date="2021-06-29T16:13:00Z">
        <w:r w:rsidR="002B1B5E" w:rsidRPr="00A97774" w:rsidDel="00B65F2F">
          <w:delText>i</w:delText>
        </w:r>
      </w:del>
      <w:r w:rsidR="002B1B5E" w:rsidRPr="00A97774">
        <w:t xml:space="preserve">s applied to form the output </w:t>
      </w:r>
      <w:r w:rsidR="002B1B5E" w:rsidRPr="00A97774">
        <w:rPr>
          <w:i/>
          <w:spacing w:val="4"/>
        </w:rPr>
        <w:t>z</w:t>
      </w:r>
      <w:r w:rsidR="002B1B5E" w:rsidRPr="00453F0F">
        <w:rPr>
          <w:spacing w:val="4"/>
        </w:rPr>
        <w:t xml:space="preserve">. </w:t>
      </w:r>
      <w:r w:rsidR="002B1B5E" w:rsidRPr="00453F0F">
        <w:t>This can be expressed in the following equation</w:t>
      </w:r>
      <w:r w:rsidR="002B1B5E" w:rsidRPr="00453F0F">
        <w:rPr>
          <w:spacing w:val="-5"/>
        </w:rPr>
        <w:t xml:space="preserve"> </w:t>
      </w:r>
      <w:r w:rsidR="002B1B5E" w:rsidRPr="00453F0F">
        <w:t>[24]:</w:t>
      </w:r>
    </w:p>
    <w:p w14:paraId="603363AF" w14:textId="77777777" w:rsidR="00B40315" w:rsidRPr="002B568D" w:rsidRDefault="00B40315">
      <w:pPr>
        <w:pStyle w:val="BodyText"/>
        <w:spacing w:before="1"/>
        <w:rPr>
          <w:sz w:val="14"/>
        </w:rPr>
      </w:pPr>
    </w:p>
    <w:p w14:paraId="2E8428B0" w14:textId="77777777" w:rsidR="00B40315" w:rsidRPr="00BE3340" w:rsidRDefault="008E6C9D">
      <w:pPr>
        <w:ind w:right="923"/>
        <w:jc w:val="center"/>
        <w:rPr>
          <w:i/>
          <w:sz w:val="16"/>
          <w:rPrChange w:id="1680" w:author="Patrick Tang" w:date="2021-06-25T17:28:00Z">
            <w:rPr>
              <w:rFonts w:ascii="Bookman Old Style"/>
              <w:i/>
              <w:sz w:val="16"/>
            </w:rPr>
          </w:rPrChange>
        </w:rPr>
      </w:pPr>
      <w:r>
        <w:pict w14:anchorId="2A37486C">
          <v:shape id="_x0000_s1312" type="#_x0000_t202" style="position:absolute;left:0;text-align:left;margin-left:287pt;margin-top:2.4pt;width:15.8pt;height:40.75pt;z-index:-251679232;mso-position-horizontal-relative:page" filled="f" stroked="f">
            <v:textbox inset="0,0,0,0">
              <w:txbxContent>
                <w:p w14:paraId="5CB533F7" w14:textId="77777777" w:rsidR="002E35F5" w:rsidRDefault="002E35F5">
                  <w:pPr>
                    <w:pStyle w:val="BodyText"/>
                    <w:spacing w:line="215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231"/>
                    </w:rPr>
                    <w:t>Σ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i/>
          <w:w w:val="103"/>
          <w:sz w:val="16"/>
          <w:rPrChange w:id="1681" w:author="Patrick Tang" w:date="2021-06-25T17:28:00Z">
            <w:rPr>
              <w:rFonts w:ascii="Bookman Old Style"/>
              <w:i/>
              <w:w w:val="103"/>
              <w:sz w:val="16"/>
            </w:rPr>
          </w:rPrChange>
        </w:rPr>
        <w:t>n</w:t>
      </w:r>
    </w:p>
    <w:p w14:paraId="1F19A1EF" w14:textId="77777777" w:rsidR="00B40315" w:rsidRPr="00BE3340" w:rsidRDefault="002B1B5E">
      <w:pPr>
        <w:tabs>
          <w:tab w:val="left" w:pos="4790"/>
          <w:tab w:val="left" w:pos="9159"/>
        </w:tabs>
        <w:spacing w:before="28"/>
        <w:ind w:left="3822"/>
      </w:pPr>
      <w:r w:rsidRPr="00BE3340">
        <w:rPr>
          <w:i/>
          <w:w w:val="118"/>
        </w:rPr>
        <w:t>z</w:t>
      </w:r>
      <w:r w:rsidRPr="00BE3340">
        <w:rPr>
          <w:i/>
          <w:spacing w:val="15"/>
        </w:rPr>
        <w:t xml:space="preserve"> </w:t>
      </w:r>
      <w:r w:rsidRPr="00BE3340">
        <w:rPr>
          <w:w w:val="115"/>
          <w:rPrChange w:id="1682" w:author="Patrick Tang" w:date="2021-06-25T17:28:00Z">
            <w:rPr>
              <w:rFonts w:ascii="Garamond"/>
              <w:w w:val="115"/>
            </w:rPr>
          </w:rPrChange>
        </w:rPr>
        <w:t>=</w:t>
      </w:r>
      <w:r w:rsidRPr="00BE3340">
        <w:rPr>
          <w:spacing w:val="5"/>
          <w:rPrChange w:id="1683" w:author="Patrick Tang" w:date="2021-06-25T17:28:00Z">
            <w:rPr>
              <w:rFonts w:ascii="Garamond"/>
              <w:spacing w:val="5"/>
            </w:rPr>
          </w:rPrChange>
        </w:rPr>
        <w:t xml:space="preserve"> </w:t>
      </w:r>
      <w:r w:rsidRPr="00BE3340">
        <w:rPr>
          <w:i/>
          <w:w w:val="174"/>
        </w:rPr>
        <w:t>f</w:t>
      </w:r>
      <w:r w:rsidRPr="00BE3340">
        <w:rPr>
          <w:i/>
          <w:spacing w:val="-32"/>
        </w:rPr>
        <w:t xml:space="preserve"> </w:t>
      </w:r>
      <w:r w:rsidRPr="00BE3340">
        <w:rPr>
          <w:w w:val="132"/>
          <w:rPrChange w:id="1684" w:author="Patrick Tang" w:date="2021-06-25T17:28:00Z">
            <w:rPr>
              <w:rFonts w:ascii="Garamond"/>
              <w:w w:val="132"/>
            </w:rPr>
          </w:rPrChange>
        </w:rPr>
        <w:t>(</w:t>
      </w:r>
      <w:r w:rsidRPr="00BE3340">
        <w:rPr>
          <w:rPrChange w:id="1685" w:author="Patrick Tang" w:date="2021-06-25T17:28:00Z">
            <w:rPr>
              <w:rFonts w:ascii="Garamond"/>
            </w:rPr>
          </w:rPrChange>
        </w:rPr>
        <w:tab/>
      </w:r>
      <w:proofErr w:type="spellStart"/>
      <w:r w:rsidRPr="00BE3340">
        <w:rPr>
          <w:i/>
          <w:w w:val="106"/>
        </w:rPr>
        <w:t>w</w:t>
      </w:r>
      <w:r w:rsidRPr="00BE3340">
        <w:rPr>
          <w:i/>
          <w:w w:val="160"/>
          <w:vertAlign w:val="subscript"/>
          <w:rPrChange w:id="1686" w:author="Patrick Tang" w:date="2021-06-25T17:28:00Z">
            <w:rPr>
              <w:rFonts w:ascii="Bookman Old Style"/>
              <w:i/>
              <w:w w:val="160"/>
              <w:vertAlign w:val="subscript"/>
            </w:rPr>
          </w:rPrChange>
        </w:rPr>
        <w:t>i</w:t>
      </w:r>
      <w:r w:rsidRPr="00BE3340">
        <w:rPr>
          <w:i/>
          <w:spacing w:val="19"/>
          <w:w w:val="160"/>
          <w:vertAlign w:val="subscript"/>
          <w:rPrChange w:id="1687" w:author="Patrick Tang" w:date="2021-06-25T17:28:00Z">
            <w:rPr>
              <w:rFonts w:ascii="Bookman Old Style"/>
              <w:i/>
              <w:spacing w:val="19"/>
              <w:w w:val="160"/>
              <w:vertAlign w:val="subscript"/>
            </w:rPr>
          </w:rPrChange>
        </w:rPr>
        <w:t>j</w:t>
      </w:r>
      <w:r w:rsidRPr="00BE3340">
        <w:rPr>
          <w:i/>
          <w:w w:val="127"/>
        </w:rPr>
        <w:t>x</w:t>
      </w:r>
      <w:r w:rsidRPr="00BE3340">
        <w:rPr>
          <w:i/>
          <w:w w:val="146"/>
          <w:vertAlign w:val="subscript"/>
          <w:rPrChange w:id="1688" w:author="Patrick Tang" w:date="2021-06-25T17:28:00Z">
            <w:rPr>
              <w:rFonts w:ascii="Bookman Old Style"/>
              <w:i/>
              <w:w w:val="146"/>
              <w:vertAlign w:val="subscript"/>
            </w:rPr>
          </w:rPrChange>
        </w:rPr>
        <w:t>i</w:t>
      </w:r>
      <w:proofErr w:type="spellEnd"/>
      <w:r w:rsidRPr="00BE3340">
        <w:rPr>
          <w:i/>
          <w:spacing w:val="-8"/>
          <w:rPrChange w:id="1689" w:author="Patrick Tang" w:date="2021-06-25T17:28:00Z">
            <w:rPr>
              <w:rFonts w:ascii="Bookman Old Style"/>
              <w:i/>
              <w:spacing w:val="-8"/>
            </w:rPr>
          </w:rPrChange>
        </w:rPr>
        <w:t xml:space="preserve"> </w:t>
      </w:r>
      <w:r w:rsidRPr="00BE3340">
        <w:rPr>
          <w:w w:val="115"/>
          <w:rPrChange w:id="1690" w:author="Patrick Tang" w:date="2021-06-25T17:28:00Z">
            <w:rPr>
              <w:rFonts w:ascii="Garamond"/>
              <w:w w:val="115"/>
            </w:rPr>
          </w:rPrChange>
        </w:rPr>
        <w:t>+</w:t>
      </w:r>
      <w:r w:rsidRPr="00BE3340">
        <w:rPr>
          <w:spacing w:val="-7"/>
          <w:rPrChange w:id="1691" w:author="Patrick Tang" w:date="2021-06-25T17:28:00Z">
            <w:rPr>
              <w:rFonts w:ascii="Garamond"/>
              <w:spacing w:val="-7"/>
            </w:rPr>
          </w:rPrChange>
        </w:rPr>
        <w:t xml:space="preserve"> </w:t>
      </w:r>
      <w:proofErr w:type="spellStart"/>
      <w:r w:rsidRPr="00BE3340">
        <w:rPr>
          <w:i/>
          <w:w w:val="85"/>
        </w:rPr>
        <w:t>b</w:t>
      </w:r>
      <w:r w:rsidRPr="00BE3340">
        <w:rPr>
          <w:i/>
          <w:spacing w:val="19"/>
          <w:w w:val="173"/>
          <w:vertAlign w:val="subscript"/>
          <w:rPrChange w:id="1692" w:author="Patrick Tang" w:date="2021-06-25T17:28:00Z">
            <w:rPr>
              <w:rFonts w:ascii="Bookman Old Style"/>
              <w:i/>
              <w:spacing w:val="19"/>
              <w:w w:val="173"/>
              <w:vertAlign w:val="subscript"/>
            </w:rPr>
          </w:rPrChange>
        </w:rPr>
        <w:t>j</w:t>
      </w:r>
      <w:proofErr w:type="spellEnd"/>
      <w:r w:rsidRPr="00BE3340">
        <w:rPr>
          <w:w w:val="132"/>
          <w:rPrChange w:id="1693" w:author="Patrick Tang" w:date="2021-06-25T17:28:00Z">
            <w:rPr>
              <w:rFonts w:ascii="Garamond"/>
              <w:w w:val="132"/>
            </w:rPr>
          </w:rPrChange>
        </w:rPr>
        <w:t>)</w:t>
      </w:r>
      <w:r w:rsidRPr="00BE3340">
        <w:rPr>
          <w:rPrChange w:id="1694" w:author="Patrick Tang" w:date="2021-06-25T17:28:00Z">
            <w:rPr>
              <w:rFonts w:ascii="Garamond"/>
            </w:rPr>
          </w:rPrChange>
        </w:rPr>
        <w:tab/>
      </w:r>
      <w:r w:rsidRPr="00BE3340">
        <w:rPr>
          <w:w w:val="99"/>
        </w:rPr>
        <w:t>(10)</w:t>
      </w:r>
    </w:p>
    <w:p w14:paraId="356617EE" w14:textId="77777777" w:rsidR="00B40315" w:rsidRPr="00BE3340" w:rsidRDefault="002B1B5E">
      <w:pPr>
        <w:spacing w:before="54"/>
        <w:ind w:right="923"/>
        <w:jc w:val="center"/>
        <w:rPr>
          <w:sz w:val="16"/>
        </w:rPr>
      </w:pPr>
      <w:proofErr w:type="spellStart"/>
      <w:r w:rsidRPr="00BE3340">
        <w:rPr>
          <w:i/>
          <w:w w:val="130"/>
          <w:sz w:val="16"/>
          <w:rPrChange w:id="1695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>i</w:t>
      </w:r>
      <w:proofErr w:type="spellEnd"/>
      <w:r w:rsidRPr="00BE3340">
        <w:rPr>
          <w:w w:val="130"/>
          <w:sz w:val="16"/>
        </w:rPr>
        <w:t>=1</w:t>
      </w:r>
    </w:p>
    <w:p w14:paraId="28B0D197" w14:textId="79FC980A" w:rsidR="00B40315" w:rsidRPr="00BE3340" w:rsidRDefault="002B1B5E">
      <w:pPr>
        <w:pStyle w:val="BodyText"/>
        <w:spacing w:before="32" w:line="252" w:lineRule="auto"/>
        <w:ind w:left="117" w:right="595" w:firstLine="338"/>
        <w:jc w:val="both"/>
      </w:pPr>
      <w:r w:rsidRPr="00A97774">
        <w:t xml:space="preserve">where </w:t>
      </w:r>
      <w:proofErr w:type="spellStart"/>
      <w:r w:rsidRPr="00A97774">
        <w:rPr>
          <w:i/>
          <w:w w:val="115"/>
        </w:rPr>
        <w:t>w</w:t>
      </w:r>
      <w:r w:rsidRPr="00BE3340">
        <w:rPr>
          <w:i/>
          <w:w w:val="115"/>
          <w:vertAlign w:val="subscript"/>
          <w:rPrChange w:id="1696" w:author="Patrick Tang" w:date="2021-06-25T17:28:00Z">
            <w:rPr>
              <w:rFonts w:ascii="Bookman Old Style"/>
              <w:i/>
              <w:w w:val="115"/>
              <w:vertAlign w:val="subscript"/>
            </w:rPr>
          </w:rPrChange>
        </w:rPr>
        <w:t>ij</w:t>
      </w:r>
      <w:proofErr w:type="spellEnd"/>
      <w:r w:rsidRPr="00BE3340">
        <w:rPr>
          <w:i/>
          <w:w w:val="115"/>
          <w:rPrChange w:id="1697" w:author="Patrick Tang" w:date="2021-06-25T17:28:00Z">
            <w:rPr>
              <w:rFonts w:ascii="Bookman Old Style"/>
              <w:i/>
              <w:w w:val="115"/>
            </w:rPr>
          </w:rPrChange>
        </w:rPr>
        <w:t xml:space="preserve"> </w:t>
      </w:r>
      <w:del w:id="1698" w:author="Patrick Tang" w:date="2021-06-29T16:13:00Z">
        <w:r w:rsidRPr="00BE3340" w:rsidDel="00B65F2F">
          <w:delText xml:space="preserve">is </w:delText>
        </w:r>
      </w:del>
      <w:ins w:id="1699" w:author="Patrick Tang" w:date="2021-06-29T16:13:00Z">
        <w:r w:rsidR="00B65F2F">
          <w:t>wa</w:t>
        </w:r>
        <w:r w:rsidR="00B65F2F" w:rsidRPr="00BE3340">
          <w:t xml:space="preserve">s </w:t>
        </w:r>
      </w:ins>
      <w:r w:rsidRPr="00BE3340">
        <w:t xml:space="preserve">the connection weights between the </w:t>
      </w:r>
      <w:proofErr w:type="spellStart"/>
      <w:r w:rsidRPr="00BE3340">
        <w:rPr>
          <w:i/>
        </w:rPr>
        <w:t>i</w:t>
      </w:r>
      <w:r w:rsidRPr="00A97774">
        <w:t>th</w:t>
      </w:r>
      <w:proofErr w:type="spellEnd"/>
      <w:r w:rsidRPr="00A97774">
        <w:t xml:space="preserve"> neuron of input and the </w:t>
      </w:r>
      <w:proofErr w:type="spellStart"/>
      <w:r w:rsidRPr="00453F0F">
        <w:rPr>
          <w:i/>
          <w:spacing w:val="4"/>
        </w:rPr>
        <w:t>j</w:t>
      </w:r>
      <w:r w:rsidRPr="00453F0F">
        <w:rPr>
          <w:spacing w:val="4"/>
        </w:rPr>
        <w:t>th</w:t>
      </w:r>
      <w:proofErr w:type="spellEnd"/>
      <w:r w:rsidRPr="00453F0F">
        <w:rPr>
          <w:spacing w:val="4"/>
        </w:rPr>
        <w:t xml:space="preserve"> </w:t>
      </w:r>
      <w:r w:rsidRPr="00453F0F">
        <w:t xml:space="preserve">neuron in the hidden </w:t>
      </w:r>
      <w:r w:rsidRPr="00453F0F">
        <w:rPr>
          <w:w w:val="99"/>
        </w:rPr>
        <w:t>laye</w:t>
      </w:r>
      <w:r w:rsidRPr="00453F0F">
        <w:rPr>
          <w:spacing w:val="-9"/>
          <w:w w:val="99"/>
        </w:rPr>
        <w:t>r</w:t>
      </w:r>
      <w:r w:rsidRPr="00453F0F">
        <w:rPr>
          <w:w w:val="99"/>
        </w:rPr>
        <w:t>,</w:t>
      </w:r>
      <w:r w:rsidRPr="007F427F">
        <w:rPr>
          <w:spacing w:val="-4"/>
        </w:rPr>
        <w:t xml:space="preserve"> </w:t>
      </w:r>
      <w:r w:rsidRPr="007F427F">
        <w:rPr>
          <w:w w:val="99"/>
        </w:rPr>
        <w:t>and</w:t>
      </w:r>
      <w:r w:rsidRPr="002B568D">
        <w:rPr>
          <w:spacing w:val="-5"/>
        </w:rPr>
        <w:t xml:space="preserve"> </w:t>
      </w:r>
      <w:proofErr w:type="spellStart"/>
      <w:r w:rsidRPr="002B568D">
        <w:rPr>
          <w:i/>
          <w:w w:val="85"/>
        </w:rPr>
        <w:t>b</w:t>
      </w:r>
      <w:r w:rsidRPr="00BE3340">
        <w:rPr>
          <w:i/>
          <w:w w:val="173"/>
          <w:vertAlign w:val="subscript"/>
          <w:rPrChange w:id="1700" w:author="Patrick Tang" w:date="2021-06-25T17:28:00Z">
            <w:rPr>
              <w:rFonts w:ascii="Bookman Old Style"/>
              <w:i/>
              <w:w w:val="173"/>
              <w:vertAlign w:val="subscript"/>
            </w:rPr>
          </w:rPrChange>
        </w:rPr>
        <w:t>j</w:t>
      </w:r>
      <w:proofErr w:type="spellEnd"/>
      <w:r w:rsidRPr="00BE3340">
        <w:rPr>
          <w:i/>
          <w:spacing w:val="3"/>
          <w:rPrChange w:id="1701" w:author="Patrick Tang" w:date="2021-06-25T17:28:00Z">
            <w:rPr>
              <w:rFonts w:ascii="Bookman Old Style"/>
              <w:i/>
              <w:spacing w:val="3"/>
            </w:rPr>
          </w:rPrChange>
        </w:rPr>
        <w:t xml:space="preserve"> </w:t>
      </w:r>
      <w:del w:id="1702" w:author="Patrick Tang" w:date="2021-06-29T16:13:00Z">
        <w:r w:rsidRPr="00BE3340" w:rsidDel="00B65F2F">
          <w:rPr>
            <w:w w:val="99"/>
          </w:rPr>
          <w:delText>is</w:delText>
        </w:r>
        <w:r w:rsidRPr="00BE3340" w:rsidDel="00B65F2F">
          <w:rPr>
            <w:spacing w:val="-5"/>
          </w:rPr>
          <w:delText xml:space="preserve"> </w:delText>
        </w:r>
      </w:del>
      <w:ins w:id="1703" w:author="Patrick Tang" w:date="2021-06-29T16:13:00Z">
        <w:r w:rsidR="00B65F2F">
          <w:rPr>
            <w:w w:val="99"/>
          </w:rPr>
          <w:t>wa</w:t>
        </w:r>
        <w:r w:rsidR="00B65F2F" w:rsidRPr="00BE3340">
          <w:rPr>
            <w:w w:val="99"/>
          </w:rPr>
          <w:t>s</w:t>
        </w:r>
        <w:r w:rsidR="00B65F2F" w:rsidRPr="00BE3340">
          <w:rPr>
            <w:spacing w:val="-5"/>
          </w:rPr>
          <w:t xml:space="preserve"> </w:t>
        </w:r>
      </w:ins>
      <w:r w:rsidRPr="00A97774">
        <w:rPr>
          <w:w w:val="99"/>
        </w:rPr>
        <w:t>the</w:t>
      </w:r>
      <w:r w:rsidRPr="00A97774">
        <w:rPr>
          <w:spacing w:val="-5"/>
        </w:rPr>
        <w:t xml:space="preserve"> </w:t>
      </w:r>
      <w:r w:rsidRPr="00453F0F">
        <w:rPr>
          <w:w w:val="99"/>
        </w:rPr>
        <w:t>bias</w:t>
      </w:r>
      <w:r w:rsidRPr="00453F0F">
        <w:rPr>
          <w:spacing w:val="-5"/>
        </w:rPr>
        <w:t xml:space="preserve"> </w:t>
      </w:r>
      <w:r w:rsidRPr="00453F0F">
        <w:rPr>
          <w:w w:val="99"/>
        </w:rPr>
        <w:t>of</w:t>
      </w:r>
      <w:r w:rsidRPr="00453F0F">
        <w:rPr>
          <w:spacing w:val="-5"/>
        </w:rPr>
        <w:t xml:space="preserve"> </w:t>
      </w:r>
      <w:r w:rsidRPr="00453F0F">
        <w:rPr>
          <w:w w:val="99"/>
        </w:rPr>
        <w:t>the</w:t>
      </w:r>
      <w:r w:rsidRPr="00453F0F">
        <w:rPr>
          <w:spacing w:val="-5"/>
        </w:rPr>
        <w:t xml:space="preserve"> </w:t>
      </w:r>
      <w:proofErr w:type="spellStart"/>
      <w:r w:rsidRPr="007F427F">
        <w:rPr>
          <w:i/>
          <w:spacing w:val="12"/>
          <w:w w:val="146"/>
        </w:rPr>
        <w:t>j</w:t>
      </w:r>
      <w:r w:rsidRPr="007F427F">
        <w:rPr>
          <w:w w:val="99"/>
        </w:rPr>
        <w:t>th</w:t>
      </w:r>
      <w:proofErr w:type="spellEnd"/>
      <w:r w:rsidRPr="002B568D">
        <w:rPr>
          <w:spacing w:val="-5"/>
        </w:rPr>
        <w:t xml:space="preserve"> </w:t>
      </w:r>
      <w:r w:rsidRPr="002B568D">
        <w:rPr>
          <w:w w:val="99"/>
        </w:rPr>
        <w:t>neuron.</w:t>
      </w:r>
      <w:r w:rsidRPr="00FA1A45">
        <w:rPr>
          <w:spacing w:val="11"/>
        </w:rPr>
        <w:t xml:space="preserve"> </w:t>
      </w:r>
      <w:r w:rsidRPr="00AF7ECF">
        <w:rPr>
          <w:w w:val="99"/>
        </w:rPr>
        <w:t>The</w:t>
      </w:r>
      <w:r w:rsidRPr="00BE3340">
        <w:rPr>
          <w:spacing w:val="-5"/>
        </w:rPr>
        <w:t xml:space="preserve"> </w:t>
      </w:r>
      <w:r w:rsidRPr="00BE3340">
        <w:rPr>
          <w:w w:val="99"/>
        </w:rPr>
        <w:t>sigmoid</w:t>
      </w:r>
      <w:r w:rsidRPr="00BE3340">
        <w:rPr>
          <w:spacing w:val="-5"/>
        </w:rPr>
        <w:t xml:space="preserve"> </w:t>
      </w:r>
      <w:r w:rsidRPr="00BE3340">
        <w:rPr>
          <w:w w:val="99"/>
        </w:rPr>
        <w:t>function</w:t>
      </w:r>
      <w:r w:rsidRPr="00BE3340">
        <w:rPr>
          <w:spacing w:val="-5"/>
        </w:rPr>
        <w:t xml:space="preserve"> </w:t>
      </w:r>
      <w:del w:id="1704" w:author="Patrick Tang" w:date="2021-06-29T16:13:00Z">
        <w:r w:rsidRPr="00BE3340" w:rsidDel="00B65F2F">
          <w:rPr>
            <w:w w:val="99"/>
          </w:rPr>
          <w:delText>is</w:delText>
        </w:r>
        <w:r w:rsidRPr="00BE3340" w:rsidDel="00B65F2F">
          <w:rPr>
            <w:spacing w:val="-5"/>
          </w:rPr>
          <w:delText xml:space="preserve"> </w:delText>
        </w:r>
      </w:del>
      <w:ins w:id="1705" w:author="Patrick Tang" w:date="2021-06-29T16:13:00Z">
        <w:r w:rsidR="00B65F2F">
          <w:rPr>
            <w:w w:val="99"/>
          </w:rPr>
          <w:t>wa</w:t>
        </w:r>
        <w:r w:rsidR="00B65F2F" w:rsidRPr="00FA1A45">
          <w:rPr>
            <w:w w:val="99"/>
          </w:rPr>
          <w:t>s</w:t>
        </w:r>
        <w:r w:rsidR="00B65F2F" w:rsidRPr="00AF7ECF">
          <w:rPr>
            <w:spacing w:val="-5"/>
          </w:rPr>
          <w:t xml:space="preserve"> </w:t>
        </w:r>
      </w:ins>
      <w:r w:rsidRPr="00BE3340">
        <w:rPr>
          <w:w w:val="99"/>
        </w:rPr>
        <w:t>applied</w:t>
      </w:r>
      <w:r w:rsidRPr="00BE3340">
        <w:rPr>
          <w:spacing w:val="-5"/>
        </w:rPr>
        <w:t xml:space="preserve"> </w:t>
      </w:r>
      <w:r w:rsidRPr="00BE3340">
        <w:rPr>
          <w:w w:val="99"/>
        </w:rPr>
        <w:t>as</w:t>
      </w:r>
      <w:r w:rsidRPr="00BE3340">
        <w:rPr>
          <w:spacing w:val="-5"/>
        </w:rPr>
        <w:t xml:space="preserve"> </w:t>
      </w:r>
      <w:ins w:id="1706" w:author="Patrick Tang" w:date="2021-06-29T16:13:00Z">
        <w:r w:rsidR="00B65F2F">
          <w:rPr>
            <w:spacing w:val="-5"/>
          </w:rPr>
          <w:t xml:space="preserve">the </w:t>
        </w:r>
      </w:ins>
      <w:r w:rsidRPr="00FA1A45">
        <w:rPr>
          <w:w w:val="99"/>
        </w:rPr>
        <w:t>act</w:t>
      </w:r>
      <w:r w:rsidRPr="00AF7ECF">
        <w:rPr>
          <w:spacing w:val="-6"/>
          <w:w w:val="99"/>
        </w:rPr>
        <w:t>iv</w:t>
      </w:r>
      <w:r w:rsidRPr="00BE3340">
        <w:rPr>
          <w:w w:val="99"/>
        </w:rPr>
        <w:t>ation</w:t>
      </w:r>
      <w:r w:rsidRPr="00BE3340">
        <w:rPr>
          <w:spacing w:val="-5"/>
        </w:rPr>
        <w:t xml:space="preserve"> </w:t>
      </w:r>
      <w:r w:rsidRPr="00BE3340">
        <w:rPr>
          <w:w w:val="99"/>
        </w:rPr>
        <w:t>function</w:t>
      </w:r>
      <w:r w:rsidRPr="00BE3340">
        <w:rPr>
          <w:spacing w:val="-5"/>
        </w:rPr>
        <w:t xml:space="preserve"> </w:t>
      </w:r>
      <w:r w:rsidRPr="00BE3340">
        <w:rPr>
          <w:w w:val="99"/>
        </w:rPr>
        <w:t>between</w:t>
      </w:r>
      <w:r w:rsidRPr="00BE3340">
        <w:rPr>
          <w:spacing w:val="-5"/>
        </w:rPr>
        <w:t xml:space="preserve"> </w:t>
      </w:r>
      <w:r w:rsidRPr="00BE3340">
        <w:rPr>
          <w:w w:val="99"/>
        </w:rPr>
        <w:t xml:space="preserve">the </w:t>
      </w:r>
      <w:r w:rsidRPr="00BE3340">
        <w:t>input, hidden, and output neurons to form the</w:t>
      </w:r>
      <w:r w:rsidRPr="00BE3340">
        <w:rPr>
          <w:spacing w:val="-11"/>
        </w:rPr>
        <w:t xml:space="preserve"> </w:t>
      </w:r>
      <w:r w:rsidRPr="00BE3340">
        <w:t>output.</w:t>
      </w:r>
    </w:p>
    <w:p w14:paraId="22655650" w14:textId="77777777" w:rsidR="00B40315" w:rsidRPr="00BE3340" w:rsidRDefault="00B40315">
      <w:pPr>
        <w:pStyle w:val="BodyText"/>
        <w:spacing w:before="5"/>
        <w:rPr>
          <w:sz w:val="9"/>
        </w:rPr>
      </w:pPr>
    </w:p>
    <w:p w14:paraId="24AD0757" w14:textId="77777777" w:rsidR="00B40315" w:rsidRPr="00BE3340" w:rsidRDefault="002B1B5E">
      <w:pPr>
        <w:pStyle w:val="BodyText"/>
        <w:spacing w:before="75" w:line="190" w:lineRule="exact"/>
        <w:ind w:left="235"/>
        <w:jc w:val="center"/>
        <w:rPr>
          <w:rPrChange w:id="1707" w:author="Patrick Tang" w:date="2021-06-25T17:28:00Z">
            <w:rPr>
              <w:rFonts w:ascii="Garamond"/>
            </w:rPr>
          </w:rPrChange>
        </w:rPr>
      </w:pPr>
      <w:r w:rsidRPr="00BE3340">
        <w:rPr>
          <w:w w:val="105"/>
          <w:rPrChange w:id="1708" w:author="Patrick Tang" w:date="2021-06-25T17:28:00Z">
            <w:rPr>
              <w:rFonts w:ascii="Garamond"/>
              <w:w w:val="105"/>
            </w:rPr>
          </w:rPrChange>
        </w:rPr>
        <w:t>1</w:t>
      </w:r>
    </w:p>
    <w:p w14:paraId="1CFF6B00" w14:textId="77777777" w:rsidR="00B40315" w:rsidRPr="00BE3340" w:rsidRDefault="008E6C9D">
      <w:pPr>
        <w:tabs>
          <w:tab w:val="left" w:pos="9159"/>
        </w:tabs>
        <w:spacing w:line="170" w:lineRule="auto"/>
        <w:ind w:left="4081"/>
      </w:pPr>
      <w:r>
        <w:pict w14:anchorId="25E22A68">
          <v:line id="_x0000_s1311" style="position:absolute;left:0;text-align:left;z-index:-251683328;mso-position-horizontal-relative:page" from="306.05pt,6.9pt" to="341.75pt,6.9pt" strokeweight=".15381mm">
            <w10:wrap anchorx="page"/>
          </v:line>
        </w:pict>
      </w:r>
      <w:r w:rsidR="002B1B5E" w:rsidRPr="00BE3340">
        <w:rPr>
          <w:i/>
          <w:w w:val="145"/>
        </w:rPr>
        <w:t xml:space="preserve">f </w:t>
      </w:r>
      <w:r w:rsidR="002B1B5E" w:rsidRPr="00BE3340">
        <w:rPr>
          <w:w w:val="120"/>
          <w:rPrChange w:id="1709" w:author="Patrick Tang" w:date="2021-06-25T17:28:00Z">
            <w:rPr>
              <w:rFonts w:ascii="Garamond" w:hAnsi="Garamond"/>
              <w:w w:val="120"/>
            </w:rPr>
          </w:rPrChange>
        </w:rPr>
        <w:t>(</w:t>
      </w:r>
      <w:r w:rsidR="002B1B5E" w:rsidRPr="00BE3340">
        <w:rPr>
          <w:i/>
          <w:w w:val="120"/>
        </w:rPr>
        <w:t>x</w:t>
      </w:r>
      <w:r w:rsidR="002B1B5E" w:rsidRPr="00BE3340">
        <w:rPr>
          <w:w w:val="120"/>
          <w:rPrChange w:id="1710" w:author="Patrick Tang" w:date="2021-06-25T17:28:00Z">
            <w:rPr>
              <w:rFonts w:ascii="Garamond" w:hAnsi="Garamond"/>
              <w:w w:val="120"/>
            </w:rPr>
          </w:rPrChange>
        </w:rPr>
        <w:t xml:space="preserve">) </w:t>
      </w:r>
      <w:r w:rsidR="002B1B5E" w:rsidRPr="00BE3340">
        <w:rPr>
          <w:w w:val="110"/>
          <w:rPrChange w:id="1711" w:author="Patrick Tang" w:date="2021-06-25T17:28:00Z">
            <w:rPr>
              <w:rFonts w:ascii="Garamond" w:hAnsi="Garamond"/>
              <w:w w:val="110"/>
            </w:rPr>
          </w:rPrChange>
        </w:rPr>
        <w:t xml:space="preserve">= </w:t>
      </w:r>
      <w:r w:rsidR="002B1B5E" w:rsidRPr="00BE3340">
        <w:rPr>
          <w:w w:val="110"/>
          <w:position w:val="-14"/>
          <w:rPrChange w:id="1712" w:author="Patrick Tang" w:date="2021-06-25T17:28:00Z">
            <w:rPr>
              <w:rFonts w:ascii="Garamond" w:hAnsi="Garamond"/>
              <w:w w:val="110"/>
              <w:position w:val="-14"/>
            </w:rPr>
          </w:rPrChange>
        </w:rPr>
        <w:t>1</w:t>
      </w:r>
      <w:r w:rsidR="002B1B5E" w:rsidRPr="00BE3340">
        <w:rPr>
          <w:spacing w:val="-34"/>
          <w:w w:val="110"/>
          <w:position w:val="-14"/>
          <w:rPrChange w:id="1713" w:author="Patrick Tang" w:date="2021-06-25T17:28:00Z">
            <w:rPr>
              <w:rFonts w:ascii="Garamond" w:hAnsi="Garamond"/>
              <w:spacing w:val="-34"/>
              <w:w w:val="110"/>
              <w:position w:val="-14"/>
            </w:rPr>
          </w:rPrChange>
        </w:rPr>
        <w:t xml:space="preserve"> </w:t>
      </w:r>
      <w:r w:rsidR="002B1B5E" w:rsidRPr="00BE3340">
        <w:rPr>
          <w:w w:val="110"/>
          <w:position w:val="-14"/>
          <w:rPrChange w:id="1714" w:author="Patrick Tang" w:date="2021-06-25T17:28:00Z">
            <w:rPr>
              <w:rFonts w:ascii="Garamond" w:hAnsi="Garamond"/>
              <w:w w:val="110"/>
              <w:position w:val="-14"/>
            </w:rPr>
          </w:rPrChange>
        </w:rPr>
        <w:t>+</w:t>
      </w:r>
      <w:r w:rsidR="002B1B5E" w:rsidRPr="00BE3340">
        <w:rPr>
          <w:spacing w:val="-9"/>
          <w:w w:val="110"/>
          <w:position w:val="-14"/>
          <w:rPrChange w:id="1715" w:author="Patrick Tang" w:date="2021-06-25T17:28:00Z">
            <w:rPr>
              <w:rFonts w:ascii="Garamond" w:hAnsi="Garamond"/>
              <w:spacing w:val="-9"/>
              <w:w w:val="110"/>
              <w:position w:val="-14"/>
            </w:rPr>
          </w:rPrChange>
        </w:rPr>
        <w:t xml:space="preserve"> </w:t>
      </w:r>
      <w:r w:rsidR="002B1B5E" w:rsidRPr="00BE3340">
        <w:rPr>
          <w:i/>
          <w:w w:val="110"/>
          <w:position w:val="-14"/>
        </w:rPr>
        <w:t>e</w:t>
      </w:r>
      <w:r w:rsidR="002B1B5E" w:rsidRPr="00BE3340">
        <w:rPr>
          <w:w w:val="110"/>
          <w:position w:val="-8"/>
          <w:sz w:val="16"/>
          <w:rPrChange w:id="1716" w:author="Patrick Tang" w:date="2021-06-25T17:28:00Z">
            <w:rPr>
              <w:rFonts w:ascii="Lucida Sans Unicode" w:hAnsi="Lucida Sans Unicode"/>
              <w:w w:val="110"/>
              <w:position w:val="-8"/>
              <w:sz w:val="16"/>
            </w:rPr>
          </w:rPrChange>
        </w:rPr>
        <w:t>−</w:t>
      </w:r>
      <w:r w:rsidR="002B1B5E" w:rsidRPr="00BE3340">
        <w:rPr>
          <w:i/>
          <w:w w:val="110"/>
          <w:position w:val="-8"/>
          <w:sz w:val="16"/>
          <w:rPrChange w:id="1717" w:author="Patrick Tang" w:date="2021-06-25T17:28:00Z">
            <w:rPr>
              <w:rFonts w:ascii="Bookman Old Style" w:hAnsi="Bookman Old Style"/>
              <w:i/>
              <w:w w:val="110"/>
              <w:position w:val="-8"/>
              <w:sz w:val="16"/>
            </w:rPr>
          </w:rPrChange>
        </w:rPr>
        <w:t>x</w:t>
      </w:r>
      <w:r w:rsidR="002B1B5E" w:rsidRPr="00BE3340">
        <w:rPr>
          <w:i/>
          <w:w w:val="110"/>
          <w:position w:val="-8"/>
          <w:sz w:val="16"/>
          <w:rPrChange w:id="1718" w:author="Patrick Tang" w:date="2021-06-25T17:28:00Z">
            <w:rPr>
              <w:rFonts w:ascii="Bookman Old Style" w:hAnsi="Bookman Old Style"/>
              <w:i/>
              <w:w w:val="110"/>
              <w:position w:val="-8"/>
              <w:sz w:val="16"/>
            </w:rPr>
          </w:rPrChange>
        </w:rPr>
        <w:tab/>
      </w:r>
      <w:r w:rsidR="002B1B5E" w:rsidRPr="00BE3340">
        <w:rPr>
          <w:w w:val="110"/>
        </w:rPr>
        <w:t>(11)</w:t>
      </w:r>
    </w:p>
    <w:p w14:paraId="0DB8A30A" w14:textId="3F18F7FB" w:rsidR="00B40315" w:rsidRPr="00BE3340" w:rsidRDefault="002B1B5E">
      <w:pPr>
        <w:pStyle w:val="BodyText"/>
        <w:spacing w:before="22" w:line="256" w:lineRule="auto"/>
        <w:ind w:left="117" w:right="595" w:firstLine="338"/>
        <w:jc w:val="both"/>
      </w:pPr>
      <w:r w:rsidRPr="00A97774">
        <w:t>The</w:t>
      </w:r>
      <w:r w:rsidRPr="00A97774">
        <w:rPr>
          <w:spacing w:val="-9"/>
        </w:rPr>
        <w:t xml:space="preserve"> </w:t>
      </w:r>
      <w:r w:rsidRPr="00453F0F">
        <w:t>goal</w:t>
      </w:r>
      <w:r w:rsidRPr="00453F0F">
        <w:rPr>
          <w:spacing w:val="-8"/>
        </w:rPr>
        <w:t xml:space="preserve"> </w:t>
      </w:r>
      <w:r w:rsidRPr="00453F0F">
        <w:t>of</w:t>
      </w:r>
      <w:r w:rsidRPr="00453F0F">
        <w:rPr>
          <w:spacing w:val="-8"/>
        </w:rPr>
        <w:t xml:space="preserve"> </w:t>
      </w:r>
      <w:r w:rsidRPr="00453F0F">
        <w:t>training</w:t>
      </w:r>
      <w:r w:rsidRPr="007F427F">
        <w:rPr>
          <w:spacing w:val="-8"/>
        </w:rPr>
        <w:t xml:space="preserve"> </w:t>
      </w:r>
      <w:r w:rsidRPr="007F427F">
        <w:t>a</w:t>
      </w:r>
      <w:r w:rsidRPr="002B568D">
        <w:rPr>
          <w:spacing w:val="-8"/>
        </w:rPr>
        <w:t xml:space="preserve"> </w:t>
      </w:r>
      <w:r w:rsidRPr="002B568D">
        <w:t>neural</w:t>
      </w:r>
      <w:r w:rsidRPr="00FA1A45">
        <w:rPr>
          <w:spacing w:val="-8"/>
        </w:rPr>
        <w:t xml:space="preserve"> </w:t>
      </w:r>
      <w:r w:rsidRPr="00AF7ECF">
        <w:t>network</w:t>
      </w:r>
      <w:r w:rsidRPr="00BE3340">
        <w:rPr>
          <w:spacing w:val="-8"/>
        </w:rPr>
        <w:t xml:space="preserve"> </w:t>
      </w:r>
      <w:r w:rsidRPr="00BE3340">
        <w:t>is</w:t>
      </w:r>
      <w:r w:rsidRPr="00BE3340">
        <w:rPr>
          <w:spacing w:val="-8"/>
        </w:rPr>
        <w:t xml:space="preserve"> </w:t>
      </w:r>
      <w:r w:rsidRPr="00BE3340">
        <w:t>to</w:t>
      </w:r>
      <w:r w:rsidRPr="00BE3340">
        <w:rPr>
          <w:spacing w:val="-9"/>
        </w:rPr>
        <w:t xml:space="preserve"> </w:t>
      </w:r>
      <w:r w:rsidRPr="00BE3340">
        <w:t>determine</w:t>
      </w:r>
      <w:r w:rsidRPr="00BE3340">
        <w:rPr>
          <w:spacing w:val="-8"/>
        </w:rPr>
        <w:t xml:space="preserve"> </w:t>
      </w:r>
      <w:r w:rsidRPr="00BE3340">
        <w:t>the</w:t>
      </w:r>
      <w:r w:rsidRPr="00BE3340">
        <w:rPr>
          <w:spacing w:val="-8"/>
        </w:rPr>
        <w:t xml:space="preserve"> </w:t>
      </w:r>
      <w:r w:rsidRPr="00BE3340">
        <w:t>values</w:t>
      </w:r>
      <w:r w:rsidRPr="00BE3340">
        <w:rPr>
          <w:spacing w:val="-8"/>
        </w:rPr>
        <w:t xml:space="preserve"> </w:t>
      </w:r>
      <w:r w:rsidRPr="00BE3340">
        <w:t>of</w:t>
      </w:r>
      <w:r w:rsidRPr="00BE3340">
        <w:rPr>
          <w:spacing w:val="-8"/>
        </w:rPr>
        <w:t xml:space="preserve"> </w:t>
      </w:r>
      <w:r w:rsidRPr="00BE3340">
        <w:t>the</w:t>
      </w:r>
      <w:r w:rsidRPr="00BE3340">
        <w:rPr>
          <w:spacing w:val="-8"/>
        </w:rPr>
        <w:t xml:space="preserve"> </w:t>
      </w:r>
      <w:r w:rsidRPr="00BE3340">
        <w:t>connection</w:t>
      </w:r>
      <w:r w:rsidRPr="00BE3340">
        <w:rPr>
          <w:spacing w:val="-8"/>
        </w:rPr>
        <w:t xml:space="preserve"> </w:t>
      </w:r>
      <w:r w:rsidRPr="00BE3340">
        <w:t>weights</w:t>
      </w:r>
      <w:r w:rsidRPr="00BE3340">
        <w:rPr>
          <w:spacing w:val="-8"/>
        </w:rPr>
        <w:t xml:space="preserve"> </w:t>
      </w:r>
      <w:r w:rsidRPr="00BE3340">
        <w:t>and</w:t>
      </w:r>
      <w:r w:rsidRPr="00BE3340">
        <w:rPr>
          <w:spacing w:val="-9"/>
        </w:rPr>
        <w:t xml:space="preserve"> </w:t>
      </w:r>
      <w:r w:rsidRPr="00BE3340">
        <w:t>the</w:t>
      </w:r>
      <w:r w:rsidRPr="00BE3340">
        <w:rPr>
          <w:spacing w:val="-8"/>
        </w:rPr>
        <w:t xml:space="preserve"> </w:t>
      </w:r>
      <w:r w:rsidRPr="00BE3340">
        <w:t>biases of the neurons. The back propagation indicates a</w:t>
      </w:r>
      <w:ins w:id="1719" w:author="Patrick Tang" w:date="2021-06-29T16:14:00Z">
        <w:r w:rsidR="00B65F2F">
          <w:t>n</w:t>
        </w:r>
      </w:ins>
      <w:r w:rsidRPr="00FA1A45">
        <w:t xml:space="preserve"> iterated method </w:t>
      </w:r>
      <w:ins w:id="1720" w:author="Patrick Tang" w:date="2021-06-29T16:14:00Z">
        <w:r w:rsidR="00B65F2F">
          <w:t xml:space="preserve">to </w:t>
        </w:r>
      </w:ins>
      <w:del w:id="1721" w:author="Patrick Tang" w:date="2021-06-29T16:14:00Z">
        <w:r w:rsidRPr="00FA1A45" w:rsidDel="00B65F2F">
          <w:delText xml:space="preserve">which </w:delText>
        </w:r>
      </w:del>
      <w:r w:rsidRPr="00AF7ECF">
        <w:t>adjust</w:t>
      </w:r>
      <w:del w:id="1722" w:author="Patrick Tang" w:date="2021-06-29T16:14:00Z">
        <w:r w:rsidRPr="00BE3340" w:rsidDel="00B65F2F">
          <w:delText>s</w:delText>
        </w:r>
      </w:del>
      <w:r w:rsidRPr="00BE3340">
        <w:t xml:space="preserve"> the weights from output layer to input layer. At first, </w:t>
      </w:r>
      <w:del w:id="1723" w:author="Patrick Tang" w:date="2021-06-29T16:14:00Z">
        <w:r w:rsidRPr="00BE3340" w:rsidDel="00B65F2F">
          <w:delText xml:space="preserve">a </w:delText>
        </w:r>
      </w:del>
      <w:ins w:id="1724" w:author="Patrick Tang" w:date="2021-06-29T16:14:00Z">
        <w:r w:rsidR="00B65F2F">
          <w:t>the</w:t>
        </w:r>
        <w:r w:rsidR="00B65F2F" w:rsidRPr="00FA1A45">
          <w:t xml:space="preserve"> </w:t>
        </w:r>
      </w:ins>
      <w:r w:rsidRPr="00AF7ECF">
        <w:t>output</w:t>
      </w:r>
      <w:ins w:id="1725" w:author="Patrick Tang" w:date="2021-06-29T16:14:00Z">
        <w:r w:rsidR="00B65F2F">
          <w:t>s</w:t>
        </w:r>
      </w:ins>
      <w:r w:rsidRPr="00FA1A45">
        <w:t xml:space="preserve"> </w:t>
      </w:r>
      <w:del w:id="1726" w:author="Patrick Tang" w:date="2021-06-29T16:15:00Z">
        <w:r w:rsidRPr="00AF7ECF" w:rsidDel="00B65F2F">
          <w:delText xml:space="preserve">are </w:delText>
        </w:r>
      </w:del>
      <w:ins w:id="1727" w:author="Patrick Tang" w:date="2021-06-29T16:15:00Z">
        <w:r w:rsidR="00B65F2F">
          <w:t>we</w:t>
        </w:r>
        <w:r w:rsidR="00B65F2F" w:rsidRPr="00FA1A45">
          <w:t xml:space="preserve">re </w:t>
        </w:r>
      </w:ins>
      <w:r w:rsidRPr="00AF7ECF">
        <w:t>calculated feed-forward from the input layer via the hidden layer to the output layer. Then a</w:t>
      </w:r>
      <w:ins w:id="1728" w:author="Patrick Tang" w:date="2021-06-29T16:15:00Z">
        <w:r w:rsidR="00B65F2F">
          <w:t>n</w:t>
        </w:r>
      </w:ins>
      <w:r w:rsidRPr="00FA1A45">
        <w:t xml:space="preserve"> error </w:t>
      </w:r>
      <w:del w:id="1729" w:author="Patrick Tang" w:date="2021-06-29T16:15:00Z">
        <w:r w:rsidRPr="00AF7ECF" w:rsidDel="00B65F2F">
          <w:delText xml:space="preserve">is </w:delText>
        </w:r>
      </w:del>
      <w:ins w:id="1730" w:author="Patrick Tang" w:date="2021-06-29T16:15:00Z">
        <w:r w:rsidR="00B65F2F">
          <w:t>wa</w:t>
        </w:r>
        <w:r w:rsidR="00B65F2F" w:rsidRPr="00FA1A45">
          <w:t xml:space="preserve">s </w:t>
        </w:r>
      </w:ins>
      <w:r w:rsidRPr="00AF7ECF">
        <w:t xml:space="preserve">generated by comparing the output with the target output. After that, </w:t>
      </w:r>
      <w:r w:rsidRPr="00BE3340">
        <w:rPr>
          <w:spacing w:val="-4"/>
        </w:rPr>
        <w:t xml:space="preserve">the </w:t>
      </w:r>
      <w:r w:rsidRPr="00BE3340">
        <w:t>error</w:t>
      </w:r>
      <w:r w:rsidRPr="00BE3340">
        <w:rPr>
          <w:spacing w:val="-11"/>
        </w:rPr>
        <w:t xml:space="preserve"> </w:t>
      </w:r>
      <w:del w:id="1731" w:author="Patrick Tang" w:date="2021-06-29T16:15:00Z">
        <w:r w:rsidRPr="00BE3340" w:rsidDel="00B65F2F">
          <w:delText>is</w:delText>
        </w:r>
        <w:r w:rsidRPr="00BE3340" w:rsidDel="00B65F2F">
          <w:rPr>
            <w:spacing w:val="-9"/>
          </w:rPr>
          <w:delText xml:space="preserve"> </w:delText>
        </w:r>
      </w:del>
      <w:ins w:id="1732" w:author="Patrick Tang" w:date="2021-06-29T16:15:00Z">
        <w:r w:rsidR="00B65F2F">
          <w:t>wa</w:t>
        </w:r>
        <w:r w:rsidR="00B65F2F" w:rsidRPr="00FA1A45">
          <w:t>s</w:t>
        </w:r>
        <w:r w:rsidR="00B65F2F" w:rsidRPr="00AF7ECF">
          <w:rPr>
            <w:spacing w:val="-9"/>
          </w:rPr>
          <w:t xml:space="preserve"> </w:t>
        </w:r>
      </w:ins>
      <w:r w:rsidRPr="00BE3340">
        <w:t>back</w:t>
      </w:r>
      <w:r w:rsidRPr="00BE3340">
        <w:rPr>
          <w:spacing w:val="-10"/>
        </w:rPr>
        <w:t xml:space="preserve"> </w:t>
      </w:r>
      <w:r w:rsidRPr="00BE3340">
        <w:t>propagated</w:t>
      </w:r>
      <w:r w:rsidRPr="00BE3340">
        <w:rPr>
          <w:spacing w:val="-10"/>
        </w:rPr>
        <w:t xml:space="preserve"> </w:t>
      </w:r>
      <w:r w:rsidRPr="00BE3340">
        <w:t>to</w:t>
      </w:r>
      <w:r w:rsidRPr="00BE3340">
        <w:rPr>
          <w:spacing w:val="-10"/>
        </w:rPr>
        <w:t xml:space="preserve"> </w:t>
      </w:r>
      <w:r w:rsidRPr="00BE3340">
        <w:t>the</w:t>
      </w:r>
      <w:r w:rsidRPr="00BE3340">
        <w:rPr>
          <w:spacing w:val="-9"/>
        </w:rPr>
        <w:t xml:space="preserve"> </w:t>
      </w:r>
      <w:r w:rsidRPr="00BE3340">
        <w:t>hidden</w:t>
      </w:r>
      <w:r w:rsidRPr="00BE3340">
        <w:rPr>
          <w:spacing w:val="-10"/>
        </w:rPr>
        <w:t xml:space="preserve"> </w:t>
      </w:r>
      <w:r w:rsidRPr="00BE3340">
        <w:t>layer</w:t>
      </w:r>
      <w:r w:rsidRPr="00BE3340">
        <w:rPr>
          <w:spacing w:val="-10"/>
        </w:rPr>
        <w:t xml:space="preserve"> </w:t>
      </w:r>
      <w:r w:rsidRPr="00BE3340">
        <w:t>and</w:t>
      </w:r>
      <w:r w:rsidRPr="00BE3340">
        <w:rPr>
          <w:spacing w:val="-10"/>
        </w:rPr>
        <w:t xml:space="preserve"> </w:t>
      </w:r>
      <w:r w:rsidRPr="00BE3340">
        <w:t>input</w:t>
      </w:r>
      <w:r w:rsidRPr="00BE3340">
        <w:rPr>
          <w:spacing w:val="-10"/>
        </w:rPr>
        <w:t xml:space="preserve"> </w:t>
      </w:r>
      <w:r w:rsidRPr="00BE3340">
        <w:t>layer</w:t>
      </w:r>
      <w:commentRangeStart w:id="1733"/>
      <w:ins w:id="1734" w:author="Patrick Tang" w:date="2021-06-29T16:16:00Z">
        <w:r w:rsidR="00B65F2F">
          <w:t>. By</w:t>
        </w:r>
      </w:ins>
      <w:r w:rsidRPr="00FA1A45">
        <w:rPr>
          <w:spacing w:val="-10"/>
        </w:rPr>
        <w:t xml:space="preserve"> </w:t>
      </w:r>
      <w:del w:id="1735" w:author="Patrick Tang" w:date="2021-06-29T16:16:00Z">
        <w:r w:rsidRPr="00AF7ECF" w:rsidDel="00B65F2F">
          <w:delText>with</w:delText>
        </w:r>
        <w:r w:rsidRPr="00BE3340" w:rsidDel="00B65F2F">
          <w:rPr>
            <w:spacing w:val="-9"/>
          </w:rPr>
          <w:delText xml:space="preserve"> </w:delText>
        </w:r>
      </w:del>
      <w:r w:rsidRPr="00BE3340">
        <w:lastRenderedPageBreak/>
        <w:t>adjusting</w:t>
      </w:r>
      <w:r w:rsidRPr="00BE3340">
        <w:rPr>
          <w:spacing w:val="-10"/>
        </w:rPr>
        <w:t xml:space="preserve"> </w:t>
      </w:r>
      <w:r w:rsidRPr="00BE3340">
        <w:t>the</w:t>
      </w:r>
      <w:r w:rsidRPr="00BE3340">
        <w:rPr>
          <w:spacing w:val="-11"/>
        </w:rPr>
        <w:t xml:space="preserve"> </w:t>
      </w:r>
      <w:r w:rsidRPr="00BE3340">
        <w:t>connection</w:t>
      </w:r>
      <w:r w:rsidRPr="00BE3340">
        <w:rPr>
          <w:spacing w:val="-10"/>
        </w:rPr>
        <w:t xml:space="preserve"> </w:t>
      </w:r>
      <w:r w:rsidRPr="00BE3340">
        <w:t>weights</w:t>
      </w:r>
      <w:r w:rsidRPr="00BE3340">
        <w:rPr>
          <w:spacing w:val="-9"/>
        </w:rPr>
        <w:t xml:space="preserve"> </w:t>
      </w:r>
      <w:r w:rsidRPr="00BE3340">
        <w:t>and</w:t>
      </w:r>
      <w:r w:rsidRPr="00BE3340">
        <w:rPr>
          <w:spacing w:val="-10"/>
        </w:rPr>
        <w:t xml:space="preserve"> </w:t>
      </w:r>
      <w:r w:rsidRPr="00BE3340">
        <w:t>biases</w:t>
      </w:r>
      <w:ins w:id="1736" w:author="Patrick Tang" w:date="2021-06-29T16:16:00Z">
        <w:r w:rsidR="00B65F2F">
          <w:t xml:space="preserve">, </w:t>
        </w:r>
      </w:ins>
      <w:del w:id="1737" w:author="Patrick Tang" w:date="2021-06-29T16:16:00Z">
        <w:r w:rsidRPr="00FA1A45" w:rsidDel="00B65F2F">
          <w:delText xml:space="preserve"> </w:delText>
        </w:r>
        <w:r w:rsidRPr="00AF7ECF" w:rsidDel="00B65F2F">
          <w:delText>to</w:delText>
        </w:r>
        <w:r w:rsidRPr="00BE3340" w:rsidDel="00B65F2F">
          <w:rPr>
            <w:spacing w:val="-9"/>
          </w:rPr>
          <w:delText xml:space="preserve"> </w:delText>
        </w:r>
        <w:r w:rsidRPr="00BE3340" w:rsidDel="00B65F2F">
          <w:delText>reduce</w:delText>
        </w:r>
        <w:r w:rsidRPr="00BE3340" w:rsidDel="00B65F2F">
          <w:rPr>
            <w:spacing w:val="-8"/>
          </w:rPr>
          <w:delText xml:space="preserve"> </w:delText>
        </w:r>
      </w:del>
      <w:r w:rsidRPr="00BE3340">
        <w:t>the</w:t>
      </w:r>
      <w:r w:rsidRPr="00BE3340">
        <w:rPr>
          <w:spacing w:val="-8"/>
        </w:rPr>
        <w:t xml:space="preserve"> </w:t>
      </w:r>
      <w:r w:rsidRPr="00BE3340">
        <w:t>error</w:t>
      </w:r>
      <w:ins w:id="1738" w:author="Patrick Tang" w:date="2021-06-29T16:16:00Z">
        <w:r w:rsidR="00B65F2F">
          <w:t xml:space="preserve"> was further reduced</w:t>
        </w:r>
      </w:ins>
      <w:r w:rsidRPr="00FA1A45">
        <w:t>.</w:t>
      </w:r>
      <w:commentRangeEnd w:id="1733"/>
      <w:r w:rsidR="00B65F2F">
        <w:rPr>
          <w:rStyle w:val="CommentReference"/>
        </w:rPr>
        <w:commentReference w:id="1733"/>
      </w:r>
      <w:r w:rsidRPr="00FA1A45">
        <w:rPr>
          <w:spacing w:val="6"/>
        </w:rPr>
        <w:t xml:space="preserve"> </w:t>
      </w:r>
      <w:del w:id="1739" w:author="Patrick Tang" w:date="2021-06-29T16:17:00Z">
        <w:r w:rsidRPr="00AF7ECF" w:rsidDel="00B65F2F">
          <w:delText>Such</w:delText>
        </w:r>
        <w:r w:rsidRPr="00BE3340" w:rsidDel="00B65F2F">
          <w:rPr>
            <w:spacing w:val="-8"/>
          </w:rPr>
          <w:delText xml:space="preserve"> </w:delText>
        </w:r>
        <w:r w:rsidRPr="00BE3340" w:rsidDel="00B65F2F">
          <w:delText>a</w:delText>
        </w:r>
      </w:del>
      <w:ins w:id="1740" w:author="Patrick Tang" w:date="2021-06-29T16:17:00Z">
        <w:r w:rsidR="00B65F2F">
          <w:t>The</w:t>
        </w:r>
      </w:ins>
      <w:r w:rsidRPr="00FA1A45">
        <w:rPr>
          <w:spacing w:val="-8"/>
        </w:rPr>
        <w:t xml:space="preserve"> </w:t>
      </w:r>
      <w:r w:rsidRPr="00AF7ECF">
        <w:t>process</w:t>
      </w:r>
      <w:r w:rsidRPr="00BE3340">
        <w:rPr>
          <w:spacing w:val="-8"/>
        </w:rPr>
        <w:t xml:space="preserve"> </w:t>
      </w:r>
      <w:del w:id="1741" w:author="Patrick Tang" w:date="2021-06-29T16:16:00Z">
        <w:r w:rsidRPr="00BE3340" w:rsidDel="00B65F2F">
          <w:delText>will</w:delText>
        </w:r>
        <w:r w:rsidRPr="00BE3340" w:rsidDel="00B65F2F">
          <w:rPr>
            <w:spacing w:val="-8"/>
          </w:rPr>
          <w:delText xml:space="preserve"> </w:delText>
        </w:r>
        <w:r w:rsidRPr="00BE3340" w:rsidDel="00B65F2F">
          <w:delText>be</w:delText>
        </w:r>
      </w:del>
      <w:ins w:id="1742" w:author="Patrick Tang" w:date="2021-06-29T16:16:00Z">
        <w:r w:rsidR="00B65F2F">
          <w:t>was</w:t>
        </w:r>
      </w:ins>
      <w:r w:rsidRPr="00FA1A45">
        <w:rPr>
          <w:spacing w:val="-9"/>
        </w:rPr>
        <w:t xml:space="preserve"> </w:t>
      </w:r>
      <w:r w:rsidRPr="00AF7ECF">
        <w:t>repeated</w:t>
      </w:r>
      <w:r w:rsidRPr="00BE3340">
        <w:rPr>
          <w:spacing w:val="-8"/>
        </w:rPr>
        <w:t xml:space="preserve"> </w:t>
      </w:r>
      <w:r w:rsidRPr="00BE3340">
        <w:t>until</w:t>
      </w:r>
      <w:r w:rsidRPr="00BE3340">
        <w:rPr>
          <w:spacing w:val="-8"/>
        </w:rPr>
        <w:t xml:space="preserve"> </w:t>
      </w:r>
      <w:r w:rsidRPr="00BE3340">
        <w:t>the</w:t>
      </w:r>
      <w:r w:rsidRPr="00BE3340">
        <w:rPr>
          <w:spacing w:val="-8"/>
        </w:rPr>
        <w:t xml:space="preserve"> </w:t>
      </w:r>
      <w:r w:rsidRPr="00BE3340">
        <w:t>error</w:t>
      </w:r>
      <w:r w:rsidRPr="00BE3340">
        <w:rPr>
          <w:spacing w:val="-8"/>
        </w:rPr>
        <w:t xml:space="preserve"> </w:t>
      </w:r>
      <w:del w:id="1743" w:author="Patrick Tang" w:date="2021-06-29T16:16:00Z">
        <w:r w:rsidRPr="00BE3340" w:rsidDel="00B65F2F">
          <w:delText>is</w:delText>
        </w:r>
        <w:r w:rsidRPr="00BE3340" w:rsidDel="00B65F2F">
          <w:rPr>
            <w:spacing w:val="-8"/>
          </w:rPr>
          <w:delText xml:space="preserve"> </w:delText>
        </w:r>
      </w:del>
      <w:ins w:id="1744" w:author="Patrick Tang" w:date="2021-06-29T16:16:00Z">
        <w:r w:rsidR="00B65F2F">
          <w:t>wa</w:t>
        </w:r>
        <w:r w:rsidR="00B65F2F" w:rsidRPr="00FA1A45">
          <w:t>s</w:t>
        </w:r>
        <w:r w:rsidR="00B65F2F" w:rsidRPr="00AF7ECF">
          <w:rPr>
            <w:spacing w:val="-8"/>
          </w:rPr>
          <w:t xml:space="preserve"> </w:t>
        </w:r>
      </w:ins>
      <w:r w:rsidRPr="00BE3340">
        <w:t>minimized</w:t>
      </w:r>
      <w:r w:rsidRPr="00BE3340">
        <w:rPr>
          <w:spacing w:val="-8"/>
        </w:rPr>
        <w:t xml:space="preserve"> </w:t>
      </w:r>
      <w:r w:rsidRPr="00BE3340">
        <w:t>or</w:t>
      </w:r>
      <w:r w:rsidRPr="00BE3340">
        <w:rPr>
          <w:spacing w:val="-8"/>
        </w:rPr>
        <w:t xml:space="preserve"> </w:t>
      </w:r>
      <w:ins w:id="1745" w:author="Patrick Tang" w:date="2021-06-29T16:17:00Z">
        <w:r w:rsidR="00B65F2F">
          <w:rPr>
            <w:spacing w:val="-8"/>
          </w:rPr>
          <w:t xml:space="preserve">reaching </w:t>
        </w:r>
      </w:ins>
      <w:r w:rsidRPr="00FA1A45">
        <w:t>the</w:t>
      </w:r>
      <w:r w:rsidRPr="00AF7ECF">
        <w:rPr>
          <w:spacing w:val="-8"/>
        </w:rPr>
        <w:t xml:space="preserve"> </w:t>
      </w:r>
      <w:r w:rsidRPr="00BE3340">
        <w:t>termination</w:t>
      </w:r>
      <w:r w:rsidRPr="00BE3340">
        <w:rPr>
          <w:spacing w:val="-8"/>
        </w:rPr>
        <w:t xml:space="preserve"> </w:t>
      </w:r>
      <w:del w:id="1746" w:author="Patrick Tang" w:date="2021-06-29T16:17:00Z">
        <w:r w:rsidRPr="00BE3340" w:rsidDel="00B65F2F">
          <w:delText>is</w:delText>
        </w:r>
        <w:r w:rsidRPr="00BE3340" w:rsidDel="00B65F2F">
          <w:rPr>
            <w:spacing w:val="-9"/>
          </w:rPr>
          <w:delText xml:space="preserve"> </w:delText>
        </w:r>
        <w:r w:rsidRPr="00BE3340" w:rsidDel="00B65F2F">
          <w:delText xml:space="preserve">reached </w:delText>
        </w:r>
      </w:del>
      <w:r w:rsidRPr="00BE3340">
        <w:t>to avoid</w:t>
      </w:r>
      <w:r w:rsidRPr="00BE3340">
        <w:rPr>
          <w:spacing w:val="-3"/>
        </w:rPr>
        <w:t xml:space="preserve"> </w:t>
      </w:r>
      <w:r w:rsidRPr="00BE3340">
        <w:t>over-fitting.</w:t>
      </w:r>
    </w:p>
    <w:p w14:paraId="7F536768" w14:textId="77777777" w:rsidR="00B40315" w:rsidRPr="00BE3340" w:rsidRDefault="00B40315">
      <w:pPr>
        <w:spacing w:line="256" w:lineRule="auto"/>
        <w:jc w:val="both"/>
        <w:sectPr w:rsidR="00B40315" w:rsidRPr="00BE3340">
          <w:pgSz w:w="12240" w:h="15840"/>
          <w:pgMar w:top="1360" w:right="820" w:bottom="720" w:left="1300" w:header="0" w:footer="538" w:gutter="0"/>
          <w:cols w:space="720"/>
        </w:sectPr>
      </w:pPr>
    </w:p>
    <w:p w14:paraId="3DB30A80" w14:textId="77777777" w:rsidR="00B40315" w:rsidRPr="00BE3340" w:rsidRDefault="002B1B5E">
      <w:pPr>
        <w:spacing w:before="103"/>
        <w:ind w:left="1142" w:right="595"/>
        <w:jc w:val="center"/>
        <w:rPr>
          <w:b/>
          <w:sz w:val="18"/>
          <w:rPrChange w:id="1747" w:author="Patrick Tang" w:date="2021-06-25T17:28:00Z">
            <w:rPr>
              <w:rFonts w:ascii="Calibri"/>
              <w:b/>
              <w:sz w:val="18"/>
            </w:rPr>
          </w:rPrChange>
        </w:rPr>
      </w:pPr>
      <w:r w:rsidRPr="00BE3340">
        <w:rPr>
          <w:b/>
          <w:sz w:val="18"/>
          <w:rPrChange w:id="1748" w:author="Patrick Tang" w:date="2021-06-25T17:28:00Z">
            <w:rPr>
              <w:rFonts w:ascii="Calibri"/>
              <w:b/>
              <w:sz w:val="18"/>
            </w:rPr>
          </w:rPrChange>
        </w:rPr>
        <w:lastRenderedPageBreak/>
        <w:t>Feed-forward</w:t>
      </w:r>
    </w:p>
    <w:p w14:paraId="18A6A4F2" w14:textId="77777777" w:rsidR="00B40315" w:rsidRPr="00BE3340" w:rsidRDefault="008E6C9D">
      <w:pPr>
        <w:pStyle w:val="BodyText"/>
        <w:spacing w:line="141" w:lineRule="exact"/>
        <w:ind w:left="4828"/>
        <w:rPr>
          <w:sz w:val="14"/>
          <w:rPrChange w:id="1749" w:author="Patrick Tang" w:date="2021-06-25T17:28:00Z">
            <w:rPr>
              <w:rFonts w:ascii="Calibri"/>
              <w:sz w:val="14"/>
            </w:rPr>
          </w:rPrChange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 w14:anchorId="385A4B86">
          <v:group id="_x0000_s1308" style="width:42.15pt;height:7.1pt;mso-position-horizontal-relative:char;mso-position-vertical-relative:line" coordsize="843,142">
            <v:line id="_x0000_s1310" style="position:absolute" from="0,71" to="736,71" strokeweight=".59008mm"/>
            <v:shape id="_x0000_s1309" type="#_x0000_t75" style="position:absolute;left:701;width:142;height:142">
              <v:imagedata r:id="rId48" o:title=""/>
            </v:shape>
            <w10:anchorlock/>
          </v:group>
        </w:pict>
      </w:r>
    </w:p>
    <w:p w14:paraId="4C12A697" w14:textId="77777777" w:rsidR="00B40315" w:rsidRPr="00BE3340" w:rsidRDefault="00B40315">
      <w:pPr>
        <w:pStyle w:val="BodyText"/>
        <w:rPr>
          <w:b/>
          <w:sz w:val="20"/>
          <w:rPrChange w:id="1750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028DBE0F" w14:textId="77777777" w:rsidR="00B40315" w:rsidRPr="00BE3340" w:rsidRDefault="00B40315">
      <w:pPr>
        <w:pStyle w:val="BodyText"/>
        <w:spacing w:before="11"/>
        <w:rPr>
          <w:b/>
          <w:sz w:val="15"/>
          <w:rPrChange w:id="1751" w:author="Patrick Tang" w:date="2021-06-25T17:28:00Z">
            <w:rPr>
              <w:rFonts w:ascii="Calibri"/>
              <w:b/>
              <w:sz w:val="15"/>
            </w:rPr>
          </w:rPrChange>
        </w:rPr>
      </w:pPr>
    </w:p>
    <w:p w14:paraId="12C0F8B4" w14:textId="77777777" w:rsidR="00B40315" w:rsidRPr="00BE3340" w:rsidRDefault="008E6C9D">
      <w:pPr>
        <w:spacing w:before="99"/>
        <w:ind w:left="1249"/>
        <w:rPr>
          <w:b/>
          <w:sz w:val="18"/>
          <w:rPrChange w:id="1752" w:author="Patrick Tang" w:date="2021-06-25T17:28:00Z">
            <w:rPr>
              <w:rFonts w:ascii="Calibri"/>
              <w:b/>
              <w:sz w:val="18"/>
            </w:rPr>
          </w:rPrChange>
        </w:rPr>
      </w:pPr>
      <w:r>
        <w:pict w14:anchorId="7B1026EC">
          <v:group id="_x0000_s1275" style="position:absolute;left:0;text-align:left;margin-left:155.9pt;margin-top:-17.75pt;width:302pt;height:144.2pt;z-index:-251678208;mso-position-horizontal-relative:page" coordorigin="3118,-355" coordsize="6040,2884">
            <v:shape id="_x0000_s1307" style="position:absolute;left:3581;top:29;width:380;height:380" coordorigin="3582,30" coordsize="380,380" path="m3582,219r15,-73l3637,85r61,-40l3772,30r73,15l3906,85r40,61l3961,219r-15,74l3906,353r-61,41l3772,409r-74,-15l3637,353r-40,-60l3582,219xe" filled="f" strokeweight=".06294mm">
              <v:path arrowok="t"/>
            </v:shape>
            <v:line id="_x0000_s1306" style="position:absolute" from="3118,219" to="3475,219" strokeweight=".59008mm"/>
            <v:shape id="_x0000_s1305" style="position:absolute;left:3440;top:148;width:142;height:142" coordorigin="3440,148" coordsize="142,142" path="m3440,148r13,35l3457,219r-4,37l3440,290r142,-71l3440,148xe" fillcolor="black" stroked="f">
              <v:path arrowok="t"/>
            </v:shape>
            <v:shape id="_x0000_s1304" type="#_x0000_t75" style="position:absolute;left:6351;top:-355;width:383;height:383">
              <v:imagedata r:id="rId49" o:title=""/>
            </v:shape>
            <v:shape id="_x0000_s1303" type="#_x0000_t75" style="position:absolute;left:6351;top:270;width:383;height:383">
              <v:imagedata r:id="rId49" o:title=""/>
            </v:shape>
            <v:line id="_x0000_s1302" style="position:absolute" from="6353,-163" to="3961,219" strokeweight=".19669mm"/>
            <v:line id="_x0000_s1301" style="position:absolute" from="6353,462" to="3961,219" strokeweight=".19669mm"/>
            <v:shape id="_x0000_s1300" style="position:absolute;left:3581;top:654;width:380;height:380" coordorigin="3582,655" coordsize="380,380" path="m3582,844r15,-73l3637,710r61,-40l3772,655r73,15l3906,710r40,61l3961,844r-15,74l3906,979r-61,40l3772,1034r-74,-15l3637,979r-40,-61l3582,844xe" filled="f" strokeweight=".06294mm">
              <v:path arrowok="t"/>
            </v:shape>
            <v:line id="_x0000_s1299" style="position:absolute" from="3118,844" to="3475,844" strokeweight=".59008mm"/>
            <v:shape id="_x0000_s1298" style="position:absolute;left:3440;top:773;width:142;height:142" coordorigin="3440,774" coordsize="142,142" path="m3440,774r13,34l3457,845r-4,36l3440,915r142,-71l3440,774xe" fillcolor="black" stroked="f">
              <v:path arrowok="t"/>
            </v:shape>
            <v:shape id="_x0000_s1297" type="#_x0000_t75" style="position:absolute;left:6351;top:895;width:383;height:383">
              <v:imagedata r:id="rId50" o:title=""/>
            </v:shape>
            <v:line id="_x0000_s1296" style="position:absolute" from="6353,1087" to="3961,219" strokeweight=".19669mm"/>
            <v:shape id="_x0000_s1295" style="position:absolute;left:3581;top:1280;width:380;height:380" coordorigin="3582,1280" coordsize="380,380" path="m3582,1470r15,-74l3637,1336r61,-41l3772,1280r73,15l3906,1336r40,60l3961,1470r-15,74l3906,1604r-61,40l3772,1659r-74,-15l3637,1604r-40,-60l3582,1470xe" filled="f" strokeweight=".06294mm">
              <v:path arrowok="t"/>
            </v:shape>
            <v:line id="_x0000_s1294" style="position:absolute" from="3118,1470" to="3475,1470" strokeweight=".59008mm"/>
            <v:shape id="_x0000_s1293" style="position:absolute;left:3440;top:1398;width:142;height:142" coordorigin="3440,1399" coordsize="142,142" path="m3440,1399r13,34l3457,1470r-4,36l3440,1541r142,-71l3440,1399xe" fillcolor="black" stroked="f">
              <v:path arrowok="t"/>
            </v:shape>
            <v:shape id="_x0000_s1292" type="#_x0000_t75" style="position:absolute;left:6351;top:1520;width:383;height:383">
              <v:imagedata r:id="rId51" o:title=""/>
            </v:shape>
            <v:line id="_x0000_s1291" style="position:absolute" from="6353,1712" to="3961,219" strokeweight=".19669mm"/>
            <v:shape id="_x0000_s1290" style="position:absolute;left:3581;top:1905;width:380;height:380" coordorigin="3582,1905" coordsize="380,380" path="m3582,2095r15,-74l3637,1961r61,-41l3772,1905r73,15l3906,1961r40,60l3961,2095r-15,74l3906,2229r-61,41l3772,2284r-74,-14l3637,2229r-40,-60l3582,2095xe" filled="f" strokeweight=".06294mm">
              <v:path arrowok="t"/>
            </v:shape>
            <v:line id="_x0000_s1289" style="position:absolute" from="3118,2074" to="3475,2074" strokeweight=".59008mm"/>
            <v:shape id="_x0000_s1288" style="position:absolute;left:3440;top:2002;width:142;height:142" coordorigin="3440,2003" coordsize="142,142" path="m3440,2003r13,35l3457,2074r-4,36l3440,2145r142,-71l3440,2003xe" fillcolor="black" stroked="f">
              <v:path arrowok="t"/>
            </v:shape>
            <v:shape id="_x0000_s1287" type="#_x0000_t75" style="position:absolute;left:6351;top:2145;width:383;height:383">
              <v:imagedata r:id="rId52" o:title=""/>
            </v:shape>
            <v:line id="_x0000_s1286" style="position:absolute" from="6353,2337" to="3961,219" strokeweight=".19669mm"/>
            <v:line id="_x0000_s1285" style="position:absolute" from="6353,-163" to="3961,844" strokeweight=".19669mm"/>
            <v:shape id="_x0000_s1284" style="position:absolute;left:3961;top:461;width:2392;height:1876" coordorigin="3961,462" coordsize="2392,1876" o:spt="100" adj="0,,0" path="m6353,462l3961,844t2392,243l3961,844t2392,868l3961,844m6353,2337l3961,844e" filled="f" strokeweight=".19669mm">
              <v:stroke joinstyle="round"/>
              <v:formulas/>
              <v:path arrowok="t" o:connecttype="segments"/>
            </v:shape>
            <v:line id="_x0000_s1283" style="position:absolute" from="6353,-163" to="3961,1470" strokeweight=".19669mm"/>
            <v:shape id="_x0000_s1282" style="position:absolute;left:3961;top:-164;width:2392;height:2501" coordorigin="3961,-163" coordsize="2392,2501" o:spt="100" adj="0,,0" path="m6353,462l3961,1470m6353,1087l3961,1470t2392,242l3961,1470t2392,867l3961,1470m6353,-163l3961,2095m6353,462l3961,2095e" filled="f" strokeweight=".19669mm">
              <v:stroke joinstyle="round"/>
              <v:formulas/>
              <v:path arrowok="t" o:connecttype="segments"/>
            </v:shape>
            <v:line id="_x0000_s1281" style="position:absolute" from="6353,1087" to="3961,2095" strokeweight=".19669mm"/>
            <v:shape id="_x0000_s1280" style="position:absolute;left:3961;top:1712;width:2392;height:626" coordorigin="3961,1712" coordsize="2392,626" o:spt="100" adj="0,,0" path="m6353,1712l3961,2095t2392,242l3961,2095e" filled="f" strokeweight=".19669mm">
              <v:stroke joinstyle="round"/>
              <v:formulas/>
              <v:path arrowok="t" o:connecttype="segments"/>
            </v:shape>
            <v:shape id="_x0000_s1279" type="#_x0000_t75" style="position:absolute;left:8774;top:565;width:383;height:383">
              <v:imagedata r:id="rId53" o:title=""/>
            </v:shape>
            <v:shape id="_x0000_s1278" style="position:absolute;left:6732;top:756;width:2045;height:1581" coordorigin="6732,757" coordsize="2045,1581" o:spt="100" adj="0,,0" path="m8776,757l6732,1712m8776,757l6732,2337e" filled="f" strokeweight=".19669mm">
              <v:stroke joinstyle="round"/>
              <v:formulas/>
              <v:path arrowok="t" o:connecttype="segments"/>
            </v:shape>
            <v:line id="_x0000_s1277" style="position:absolute" from="8776,757" to="6732,-163" strokeweight=".19669mm"/>
            <v:shape id="_x0000_s1276" style="position:absolute;left:6732;top:461;width:2045;height:626" coordorigin="6732,462" coordsize="2045,626" o:spt="100" adj="0,,0" path="m8776,757l6732,462m8776,757l6732,1087e" filled="f" strokeweight=".19669mm">
              <v:stroke joinstyle="round"/>
              <v:formulas/>
              <v:path arrowok="t" o:connecttype="segments"/>
            </v:shape>
            <w10:wrap anchorx="page"/>
          </v:group>
        </w:pict>
      </w:r>
      <w:r w:rsidR="002B1B5E" w:rsidRPr="00BE3340">
        <w:rPr>
          <w:b/>
          <w:sz w:val="18"/>
          <w:rPrChange w:id="1753" w:author="Patrick Tang" w:date="2021-06-25T17:28:00Z">
            <w:rPr>
              <w:rFonts w:ascii="Calibri"/>
              <w:b/>
              <w:sz w:val="18"/>
            </w:rPr>
          </w:rPrChange>
        </w:rPr>
        <w:t>Fly ash</w:t>
      </w:r>
    </w:p>
    <w:p w14:paraId="1011CE2A" w14:textId="77777777" w:rsidR="00B40315" w:rsidRPr="00BE3340" w:rsidRDefault="00B40315">
      <w:pPr>
        <w:pStyle w:val="BodyText"/>
        <w:rPr>
          <w:b/>
          <w:sz w:val="18"/>
          <w:rPrChange w:id="1754" w:author="Patrick Tang" w:date="2021-06-25T17:28:00Z">
            <w:rPr>
              <w:rFonts w:ascii="Calibri"/>
              <w:b/>
              <w:sz w:val="18"/>
            </w:rPr>
          </w:rPrChange>
        </w:rPr>
      </w:pPr>
    </w:p>
    <w:p w14:paraId="161ED14A" w14:textId="77777777" w:rsidR="00B40315" w:rsidRPr="00BE3340" w:rsidRDefault="00B40315">
      <w:pPr>
        <w:rPr>
          <w:sz w:val="18"/>
          <w:rPrChange w:id="1755" w:author="Patrick Tang" w:date="2021-06-25T17:28:00Z">
            <w:rPr>
              <w:rFonts w:ascii="Calibri"/>
              <w:sz w:val="18"/>
            </w:rPr>
          </w:rPrChange>
        </w:rPr>
        <w:sectPr w:rsidR="00B40315" w:rsidRPr="00BE3340">
          <w:pgSz w:w="12240" w:h="15840"/>
          <w:pgMar w:top="1500" w:right="820" w:bottom="720" w:left="1300" w:header="0" w:footer="538" w:gutter="0"/>
          <w:cols w:space="720"/>
        </w:sectPr>
      </w:pPr>
    </w:p>
    <w:p w14:paraId="374FC7EB" w14:textId="77777777" w:rsidR="00B40315" w:rsidRPr="00BE3340" w:rsidRDefault="002B1B5E">
      <w:pPr>
        <w:spacing w:before="194" w:line="669" w:lineRule="auto"/>
        <w:ind w:left="380" w:right="38" w:firstLine="527"/>
        <w:jc w:val="right"/>
        <w:rPr>
          <w:b/>
          <w:sz w:val="18"/>
          <w:rPrChange w:id="1756" w:author="Patrick Tang" w:date="2021-06-25T17:28:00Z">
            <w:rPr>
              <w:rFonts w:ascii="Calibri"/>
              <w:b/>
              <w:sz w:val="18"/>
            </w:rPr>
          </w:rPrChange>
        </w:rPr>
      </w:pPr>
      <w:r w:rsidRPr="00BE3340">
        <w:rPr>
          <w:b/>
          <w:sz w:val="18"/>
          <w:rPrChange w:id="1757" w:author="Patrick Tang" w:date="2021-06-25T17:28:00Z">
            <w:rPr>
              <w:rFonts w:ascii="Calibri"/>
              <w:b/>
              <w:sz w:val="18"/>
            </w:rPr>
          </w:rPrChange>
        </w:rPr>
        <w:t xml:space="preserve">Silica fume Hydrated lime Initial crack </w:t>
      </w:r>
      <w:proofErr w:type="gramStart"/>
      <w:r w:rsidRPr="00BE3340">
        <w:rPr>
          <w:b/>
          <w:sz w:val="18"/>
          <w:rPrChange w:id="1758" w:author="Patrick Tang" w:date="2021-06-25T17:28:00Z">
            <w:rPr>
              <w:rFonts w:ascii="Calibri"/>
              <w:b/>
              <w:sz w:val="18"/>
            </w:rPr>
          </w:rPrChange>
        </w:rPr>
        <w:t>width</w:t>
      </w:r>
      <w:proofErr w:type="gramEnd"/>
    </w:p>
    <w:p w14:paraId="0AB55984" w14:textId="77777777" w:rsidR="00B40315" w:rsidRPr="00BE3340" w:rsidRDefault="002B1B5E">
      <w:pPr>
        <w:spacing w:before="99"/>
        <w:ind w:left="957"/>
        <w:rPr>
          <w:b/>
          <w:sz w:val="18"/>
          <w:rPrChange w:id="1759" w:author="Patrick Tang" w:date="2021-06-25T17:28:00Z">
            <w:rPr>
              <w:rFonts w:ascii="Calibri"/>
              <w:b/>
              <w:sz w:val="18"/>
            </w:rPr>
          </w:rPrChange>
        </w:rPr>
      </w:pPr>
      <w:r w:rsidRPr="00BE3340">
        <w:br w:type="column"/>
      </w:r>
      <w:r w:rsidRPr="00BE3340">
        <w:rPr>
          <w:b/>
          <w:sz w:val="18"/>
          <w:rPrChange w:id="1760" w:author="Patrick Tang" w:date="2021-06-25T17:28:00Z">
            <w:rPr>
              <w:rFonts w:ascii="Calibri"/>
              <w:b/>
              <w:sz w:val="18"/>
            </w:rPr>
          </w:rPrChange>
        </w:rPr>
        <w:t>Final Crack width</w:t>
      </w:r>
    </w:p>
    <w:p w14:paraId="6A37D9F1" w14:textId="77777777" w:rsidR="00B40315" w:rsidRPr="00BE3340" w:rsidRDefault="002B1B5E">
      <w:pPr>
        <w:spacing w:before="97"/>
        <w:ind w:left="421"/>
        <w:rPr>
          <w:b/>
          <w:sz w:val="18"/>
          <w:rPrChange w:id="1761" w:author="Patrick Tang" w:date="2021-06-25T17:28:00Z">
            <w:rPr>
              <w:rFonts w:ascii="Calibri"/>
              <w:b/>
              <w:sz w:val="18"/>
            </w:rPr>
          </w:rPrChange>
        </w:rPr>
      </w:pPr>
      <w:r w:rsidRPr="00BE3340">
        <w:rPr>
          <w:b/>
          <w:sz w:val="18"/>
          <w:rPrChange w:id="1762" w:author="Patrick Tang" w:date="2021-06-25T17:28:00Z">
            <w:rPr>
              <w:rFonts w:ascii="Calibri"/>
              <w:b/>
              <w:sz w:val="18"/>
            </w:rPr>
          </w:rPrChange>
        </w:rPr>
        <w:t>Output Layer</w:t>
      </w:r>
    </w:p>
    <w:p w14:paraId="7BB0ED34" w14:textId="77777777" w:rsidR="00B40315" w:rsidRPr="00BE3340" w:rsidRDefault="00B40315">
      <w:pPr>
        <w:rPr>
          <w:sz w:val="18"/>
          <w:rPrChange w:id="1763" w:author="Patrick Tang" w:date="2021-06-25T17:28:00Z">
            <w:rPr>
              <w:rFonts w:ascii="Calibri"/>
              <w:sz w:val="18"/>
            </w:rPr>
          </w:rPrChange>
        </w:rPr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2" w:space="720" w:equalWidth="0">
            <w:col w:w="1799" w:space="5207"/>
            <w:col w:w="3114"/>
          </w:cols>
        </w:sectPr>
      </w:pPr>
    </w:p>
    <w:p w14:paraId="4D88F15B" w14:textId="77777777" w:rsidR="00B40315" w:rsidRPr="00BE3340" w:rsidRDefault="008E6C9D">
      <w:pPr>
        <w:tabs>
          <w:tab w:val="left" w:pos="4722"/>
        </w:tabs>
        <w:spacing w:before="95" w:line="391" w:lineRule="auto"/>
        <w:ind w:left="4651" w:right="4153" w:hanging="2536"/>
        <w:rPr>
          <w:b/>
          <w:sz w:val="18"/>
          <w:rPrChange w:id="1764" w:author="Patrick Tang" w:date="2021-06-25T17:28:00Z">
            <w:rPr>
              <w:rFonts w:ascii="Calibri"/>
              <w:b/>
              <w:sz w:val="18"/>
            </w:rPr>
          </w:rPrChange>
        </w:rPr>
      </w:pPr>
      <w:r>
        <w:pict w14:anchorId="35B2245F">
          <v:group id="_x0000_s1272" style="position:absolute;left:0;text-align:left;margin-left:302.4pt;margin-top:15.3pt;width:42.7pt;height:7.1pt;z-index:-251677184;mso-position-horizontal-relative:page" coordorigin="6048,306" coordsize="854,142">
            <v:line id="_x0000_s1274" style="position:absolute" from="6901,377" to="6155,377" strokeweight=".59008mm"/>
            <v:shape id="_x0000_s1273" type="#_x0000_t75" style="position:absolute;left:6047;top:305;width:142;height:142">
              <v:imagedata r:id="rId54" o:title=""/>
            </v:shape>
            <w10:wrap anchorx="page"/>
          </v:group>
        </w:pict>
      </w:r>
      <w:r w:rsidR="002B1B5E" w:rsidRPr="00BE3340">
        <w:rPr>
          <w:b/>
          <w:sz w:val="18"/>
          <w:rPrChange w:id="1765" w:author="Patrick Tang" w:date="2021-06-25T17:28:00Z">
            <w:rPr>
              <w:rFonts w:ascii="Calibri"/>
              <w:b/>
              <w:sz w:val="18"/>
            </w:rPr>
          </w:rPrChange>
        </w:rPr>
        <w:t>Input</w:t>
      </w:r>
      <w:r w:rsidR="002B1B5E" w:rsidRPr="00BE3340">
        <w:rPr>
          <w:b/>
          <w:spacing w:val="-6"/>
          <w:sz w:val="18"/>
          <w:rPrChange w:id="1766" w:author="Patrick Tang" w:date="2021-06-25T17:28:00Z">
            <w:rPr>
              <w:rFonts w:ascii="Calibri"/>
              <w:b/>
              <w:spacing w:val="-6"/>
              <w:sz w:val="18"/>
            </w:rPr>
          </w:rPrChange>
        </w:rPr>
        <w:t xml:space="preserve"> </w:t>
      </w:r>
      <w:r w:rsidR="002B1B5E" w:rsidRPr="00BE3340">
        <w:rPr>
          <w:b/>
          <w:sz w:val="18"/>
          <w:rPrChange w:id="1767" w:author="Patrick Tang" w:date="2021-06-25T17:28:00Z">
            <w:rPr>
              <w:rFonts w:ascii="Calibri"/>
              <w:b/>
              <w:sz w:val="18"/>
            </w:rPr>
          </w:rPrChange>
        </w:rPr>
        <w:t>Layer</w:t>
      </w:r>
      <w:r w:rsidR="002B1B5E" w:rsidRPr="00BE3340">
        <w:rPr>
          <w:b/>
          <w:sz w:val="18"/>
          <w:rPrChange w:id="1768" w:author="Patrick Tang" w:date="2021-06-25T17:28:00Z">
            <w:rPr>
              <w:rFonts w:ascii="Calibri"/>
              <w:b/>
              <w:sz w:val="18"/>
            </w:rPr>
          </w:rPrChange>
        </w:rPr>
        <w:tab/>
      </w:r>
      <w:r w:rsidR="002B1B5E" w:rsidRPr="00BE3340">
        <w:rPr>
          <w:b/>
          <w:sz w:val="18"/>
          <w:rPrChange w:id="1769" w:author="Patrick Tang" w:date="2021-06-25T17:28:00Z">
            <w:rPr>
              <w:rFonts w:ascii="Calibri"/>
              <w:b/>
              <w:sz w:val="18"/>
            </w:rPr>
          </w:rPrChange>
        </w:rPr>
        <w:tab/>
        <w:t xml:space="preserve">Hidden </w:t>
      </w:r>
      <w:proofErr w:type="gramStart"/>
      <w:r w:rsidR="002B1B5E" w:rsidRPr="00BE3340">
        <w:rPr>
          <w:b/>
          <w:sz w:val="18"/>
          <w:rPrChange w:id="1770" w:author="Patrick Tang" w:date="2021-06-25T17:28:00Z">
            <w:rPr>
              <w:rFonts w:ascii="Calibri"/>
              <w:b/>
              <w:sz w:val="18"/>
            </w:rPr>
          </w:rPrChange>
        </w:rPr>
        <w:t>layer</w:t>
      </w:r>
      <w:proofErr w:type="gramEnd"/>
      <w:r w:rsidR="002B1B5E" w:rsidRPr="00BE3340">
        <w:rPr>
          <w:b/>
          <w:sz w:val="18"/>
          <w:rPrChange w:id="1771" w:author="Patrick Tang" w:date="2021-06-25T17:28:00Z">
            <w:rPr>
              <w:rFonts w:ascii="Calibri"/>
              <w:b/>
              <w:sz w:val="18"/>
            </w:rPr>
          </w:rPrChange>
        </w:rPr>
        <w:t xml:space="preserve"> </w:t>
      </w:r>
      <w:r w:rsidR="002B1B5E" w:rsidRPr="00BE3340">
        <w:rPr>
          <w:b/>
          <w:spacing w:val="-1"/>
          <w:sz w:val="18"/>
          <w:rPrChange w:id="1772" w:author="Patrick Tang" w:date="2021-06-25T17:28:00Z">
            <w:rPr>
              <w:rFonts w:ascii="Calibri"/>
              <w:b/>
              <w:spacing w:val="-1"/>
              <w:sz w:val="18"/>
            </w:rPr>
          </w:rPrChange>
        </w:rPr>
        <w:t>Back-propagation</w:t>
      </w:r>
    </w:p>
    <w:p w14:paraId="19A00781" w14:textId="77777777" w:rsidR="00B40315" w:rsidRPr="00BE3340" w:rsidRDefault="00B40315">
      <w:pPr>
        <w:pStyle w:val="BodyText"/>
        <w:rPr>
          <w:b/>
          <w:sz w:val="20"/>
          <w:rPrChange w:id="1773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2B4C925E" w14:textId="77777777" w:rsidR="00B40315" w:rsidRPr="00BE3340" w:rsidRDefault="00B40315">
      <w:pPr>
        <w:pStyle w:val="BodyText"/>
        <w:spacing w:before="5"/>
        <w:rPr>
          <w:b/>
          <w:sz w:val="19"/>
          <w:rPrChange w:id="1774" w:author="Patrick Tang" w:date="2021-06-25T17:28:00Z">
            <w:rPr>
              <w:rFonts w:ascii="Calibri"/>
              <w:b/>
              <w:sz w:val="19"/>
            </w:rPr>
          </w:rPrChange>
        </w:rPr>
      </w:pPr>
    </w:p>
    <w:p w14:paraId="3397E3F6" w14:textId="77777777" w:rsidR="00B40315" w:rsidRPr="00A97774" w:rsidRDefault="002B1B5E">
      <w:pPr>
        <w:pStyle w:val="BodyText"/>
        <w:spacing w:before="96"/>
        <w:ind w:left="832"/>
      </w:pPr>
      <w:r w:rsidRPr="00BE3340">
        <w:t xml:space="preserve">Figure 5: Schematic diagram of BPNN model for predicting self-healing capability of </w:t>
      </w:r>
      <w:proofErr w:type="gramStart"/>
      <w:r w:rsidRPr="00BE3340">
        <w:t>ECC</w:t>
      </w:r>
      <w:proofErr w:type="gramEnd"/>
    </w:p>
    <w:p w14:paraId="6511169A" w14:textId="77777777" w:rsidR="00B40315" w:rsidRPr="00453F0F" w:rsidRDefault="00B40315">
      <w:pPr>
        <w:pStyle w:val="BodyText"/>
        <w:spacing w:before="3"/>
        <w:rPr>
          <w:sz w:val="34"/>
        </w:rPr>
      </w:pPr>
    </w:p>
    <w:p w14:paraId="5B9D01A9" w14:textId="77777777" w:rsidR="00B40315" w:rsidRPr="00FA1A45" w:rsidRDefault="002B1B5E">
      <w:pPr>
        <w:pStyle w:val="Heading2"/>
        <w:numPr>
          <w:ilvl w:val="1"/>
          <w:numId w:val="5"/>
        </w:numPr>
        <w:tabs>
          <w:tab w:val="left" w:pos="655"/>
          <w:tab w:val="left" w:pos="656"/>
        </w:tabs>
        <w:ind w:hanging="539"/>
      </w:pPr>
      <w:r w:rsidRPr="007F427F">
        <w:t>Classification and Regression</w:t>
      </w:r>
      <w:r w:rsidRPr="007F427F">
        <w:rPr>
          <w:spacing w:val="-4"/>
        </w:rPr>
        <w:t xml:space="preserve"> </w:t>
      </w:r>
      <w:r w:rsidRPr="002B568D">
        <w:rPr>
          <w:spacing w:val="-6"/>
        </w:rPr>
        <w:t>Tree</w:t>
      </w:r>
    </w:p>
    <w:p w14:paraId="3155A9EE" w14:textId="64F5C0F0" w:rsidR="00B40315" w:rsidRPr="00BE3340" w:rsidRDefault="002B1B5E">
      <w:pPr>
        <w:pStyle w:val="BodyText"/>
        <w:spacing w:before="161" w:line="256" w:lineRule="auto"/>
        <w:ind w:left="117" w:right="595"/>
        <w:jc w:val="both"/>
      </w:pPr>
      <w:r w:rsidRPr="00AF7ECF">
        <w:t xml:space="preserve">The </w:t>
      </w:r>
      <w:r w:rsidRPr="00BE3340">
        <w:rPr>
          <w:spacing w:val="-4"/>
        </w:rPr>
        <w:t xml:space="preserve">CART </w:t>
      </w:r>
      <w:r w:rsidRPr="00BE3340">
        <w:t xml:space="preserve">[48] is a tree decision algorithm that split data into mutually exclusive subgroups based on </w:t>
      </w:r>
      <w:ins w:id="1775" w:author="Patrick Tang" w:date="2021-06-29T16:18:00Z">
        <w:r w:rsidR="00B65F2F">
          <w:t xml:space="preserve">a </w:t>
        </w:r>
      </w:ins>
      <w:r w:rsidRPr="00FA1A45">
        <w:t>recursive binary partitioning procedure. It develops the relationship between the target variables (the crack width after self-hea</w:t>
      </w:r>
      <w:r w:rsidRPr="00AF7ECF">
        <w:t xml:space="preserve">ling of ECC) and the independent variables (the input features of </w:t>
      </w:r>
      <w:r w:rsidRPr="00BE3340">
        <w:rPr>
          <w:spacing w:val="-6"/>
        </w:rPr>
        <w:t xml:space="preserve">FA, SF, </w:t>
      </w:r>
      <w:proofErr w:type="gramStart"/>
      <w:r w:rsidRPr="00BE3340">
        <w:t>LP</w:t>
      </w:r>
      <w:proofErr w:type="gramEnd"/>
      <w:r w:rsidRPr="00BE3340">
        <w:t xml:space="preserve"> and crack width before self-healing of ECC)</w:t>
      </w:r>
      <w:ins w:id="1776" w:author="Patrick Tang" w:date="2021-06-29T16:18:00Z">
        <w:r w:rsidR="00B65F2F">
          <w:t>. Thus</w:t>
        </w:r>
      </w:ins>
      <w:ins w:id="1777" w:author="Patrick Tang" w:date="2021-06-29T16:19:00Z">
        <w:r w:rsidR="00B65F2F">
          <w:t>,</w:t>
        </w:r>
      </w:ins>
      <w:r w:rsidRPr="00FA1A45">
        <w:t xml:space="preserve"> </w:t>
      </w:r>
      <w:del w:id="1778" w:author="Patrick Tang" w:date="2021-06-29T16:18:00Z">
        <w:r w:rsidRPr="00AF7ECF" w:rsidDel="00B65F2F">
          <w:delText xml:space="preserve">to create </w:delText>
        </w:r>
      </w:del>
      <w:r w:rsidRPr="00BE3340">
        <w:t xml:space="preserve">decision rules </w:t>
      </w:r>
      <w:ins w:id="1779" w:author="Patrick Tang" w:date="2021-06-29T16:19:00Z">
        <w:r w:rsidR="00B65F2F">
          <w:t xml:space="preserve">are created </w:t>
        </w:r>
      </w:ins>
      <w:r w:rsidRPr="00FA1A45">
        <w:t>to form subgroups as branches and leaves</w:t>
      </w:r>
      <w:ins w:id="1780" w:author="Patrick Tang" w:date="2021-06-29T16:19:00Z">
        <w:r w:rsidR="00B65F2F">
          <w:t>.</w:t>
        </w:r>
      </w:ins>
      <w:r w:rsidRPr="00FA1A45">
        <w:t xml:space="preserve"> </w:t>
      </w:r>
      <w:del w:id="1781" w:author="Patrick Tang" w:date="2021-06-29T16:19:00Z">
        <w:r w:rsidRPr="00AF7ECF" w:rsidDel="00B65F2F">
          <w:delText xml:space="preserve">in the </w:delText>
        </w:r>
      </w:del>
      <w:r w:rsidRPr="00BE3340">
        <w:t xml:space="preserve">Figure 6 </w:t>
      </w:r>
      <w:del w:id="1782" w:author="Patrick Tang" w:date="2021-06-29T16:19:00Z">
        <w:r w:rsidRPr="00BE3340" w:rsidDel="00B65F2F">
          <w:delText xml:space="preserve">that </w:delText>
        </w:r>
      </w:del>
      <w:r w:rsidRPr="00BE3340">
        <w:t xml:space="preserve">illustrates the schematic diagram of a decision tree. The process of </w:t>
      </w:r>
      <w:r w:rsidRPr="00BE3340">
        <w:rPr>
          <w:spacing w:val="-4"/>
        </w:rPr>
        <w:t xml:space="preserve">CART </w:t>
      </w:r>
      <w:r w:rsidRPr="00BE3340">
        <w:t>starts from the root node which contains the entire data</w:t>
      </w:r>
      <w:del w:id="1783" w:author="Patrick Tang" w:date="2021-06-29T16:20:00Z">
        <w:r w:rsidRPr="00BE3340" w:rsidDel="00B65F2F">
          <w:delText xml:space="preserve"> </w:delText>
        </w:r>
      </w:del>
      <w:r w:rsidRPr="00BE3340">
        <w:t>set to construct two sub-nodes representing two categories. Then this recursion</w:t>
      </w:r>
      <w:r w:rsidRPr="00BE3340">
        <w:rPr>
          <w:spacing w:val="-6"/>
        </w:rPr>
        <w:t xml:space="preserve"> </w:t>
      </w:r>
      <w:r w:rsidRPr="00BE3340">
        <w:t>process</w:t>
      </w:r>
      <w:r w:rsidRPr="00BE3340">
        <w:rPr>
          <w:spacing w:val="-5"/>
        </w:rPr>
        <w:t xml:space="preserve"> </w:t>
      </w:r>
      <w:r w:rsidRPr="00BE3340">
        <w:t>is</w:t>
      </w:r>
      <w:r w:rsidRPr="00BE3340">
        <w:rPr>
          <w:spacing w:val="-5"/>
        </w:rPr>
        <w:t xml:space="preserve"> </w:t>
      </w:r>
      <w:r w:rsidRPr="00BE3340">
        <w:t>applied</w:t>
      </w:r>
      <w:r w:rsidRPr="00BE3340">
        <w:rPr>
          <w:spacing w:val="-5"/>
        </w:rPr>
        <w:t xml:space="preserve"> </w:t>
      </w:r>
      <w:r w:rsidRPr="00BE3340">
        <w:t>to</w:t>
      </w:r>
      <w:r w:rsidRPr="00BE3340">
        <w:rPr>
          <w:spacing w:val="-5"/>
        </w:rPr>
        <w:t xml:space="preserve"> </w:t>
      </w:r>
      <w:r w:rsidRPr="00BE3340">
        <w:t>each</w:t>
      </w:r>
      <w:r w:rsidRPr="00BE3340">
        <w:rPr>
          <w:spacing w:val="-6"/>
        </w:rPr>
        <w:t xml:space="preserve"> </w:t>
      </w:r>
      <w:r w:rsidRPr="00BE3340">
        <w:t>sub-node</w:t>
      </w:r>
      <w:r w:rsidRPr="00BE3340">
        <w:rPr>
          <w:spacing w:val="-5"/>
        </w:rPr>
        <w:t xml:space="preserve"> </w:t>
      </w:r>
      <w:r w:rsidRPr="00BE3340">
        <w:t>until</w:t>
      </w:r>
      <w:r w:rsidRPr="00BE3340">
        <w:rPr>
          <w:spacing w:val="-5"/>
        </w:rPr>
        <w:t xml:space="preserve"> </w:t>
      </w:r>
      <w:r w:rsidRPr="00BE3340">
        <w:t>all</w:t>
      </w:r>
      <w:r w:rsidRPr="00BE3340">
        <w:rPr>
          <w:spacing w:val="-5"/>
        </w:rPr>
        <w:t xml:space="preserve"> </w:t>
      </w:r>
      <w:r w:rsidRPr="00BE3340">
        <w:t>divided</w:t>
      </w:r>
      <w:r w:rsidRPr="00BE3340">
        <w:rPr>
          <w:spacing w:val="-5"/>
        </w:rPr>
        <w:t xml:space="preserve"> </w:t>
      </w:r>
      <w:r w:rsidRPr="00BE3340">
        <w:t>sub-nodes</w:t>
      </w:r>
      <w:r w:rsidRPr="00BE3340">
        <w:rPr>
          <w:spacing w:val="-6"/>
        </w:rPr>
        <w:t xml:space="preserve"> </w:t>
      </w:r>
      <w:r w:rsidRPr="00BE3340">
        <w:t>are</w:t>
      </w:r>
      <w:r w:rsidRPr="00BE3340">
        <w:rPr>
          <w:spacing w:val="-5"/>
        </w:rPr>
        <w:t xml:space="preserve"> </w:t>
      </w:r>
      <w:r w:rsidRPr="00BE3340">
        <w:t>leaf</w:t>
      </w:r>
      <w:r w:rsidRPr="00BE3340">
        <w:rPr>
          <w:spacing w:val="-5"/>
        </w:rPr>
        <w:t xml:space="preserve"> </w:t>
      </w:r>
      <w:r w:rsidRPr="00BE3340">
        <w:t>nodes.</w:t>
      </w:r>
      <w:r w:rsidRPr="00BE3340">
        <w:rPr>
          <w:spacing w:val="7"/>
        </w:rPr>
        <w:t xml:space="preserve"> </w:t>
      </w:r>
      <w:r w:rsidRPr="00BE3340">
        <w:t>The</w:t>
      </w:r>
      <w:r w:rsidRPr="00BE3340">
        <w:rPr>
          <w:spacing w:val="-5"/>
        </w:rPr>
        <w:t xml:space="preserve"> </w:t>
      </w:r>
      <w:r w:rsidRPr="00BE3340">
        <w:rPr>
          <w:spacing w:val="-4"/>
        </w:rPr>
        <w:t>CART</w:t>
      </w:r>
      <w:r w:rsidRPr="00BE3340">
        <w:rPr>
          <w:spacing w:val="-5"/>
        </w:rPr>
        <w:t xml:space="preserve"> </w:t>
      </w:r>
      <w:r w:rsidRPr="00BE3340">
        <w:t>tree</w:t>
      </w:r>
      <w:r w:rsidRPr="00BE3340">
        <w:rPr>
          <w:spacing w:val="-6"/>
        </w:rPr>
        <w:t xml:space="preserve"> </w:t>
      </w:r>
      <w:r w:rsidRPr="00BE3340">
        <w:rPr>
          <w:spacing w:val="-4"/>
        </w:rPr>
        <w:t xml:space="preserve">can </w:t>
      </w:r>
      <w:r w:rsidRPr="00BE3340">
        <w:t>be either a classification tree [49] or regression tree [50] depending on the type of target and independent variables which may be categorical or</w:t>
      </w:r>
      <w:r w:rsidRPr="00BE3340">
        <w:rPr>
          <w:spacing w:val="-9"/>
        </w:rPr>
        <w:t xml:space="preserve"> </w:t>
      </w:r>
      <w:r w:rsidRPr="00BE3340">
        <w:t>numerical.</w:t>
      </w:r>
    </w:p>
    <w:p w14:paraId="3E64DAC4" w14:textId="2B68C260" w:rsidR="00B40315" w:rsidRPr="00BE3340" w:rsidRDefault="002B1B5E">
      <w:pPr>
        <w:pStyle w:val="BodyText"/>
        <w:spacing w:before="2" w:line="256" w:lineRule="auto"/>
        <w:ind w:left="117" w:right="595" w:firstLine="338"/>
        <w:jc w:val="both"/>
      </w:pPr>
      <w:r w:rsidRPr="00BE3340">
        <w:t>The</w:t>
      </w:r>
      <w:r w:rsidRPr="00BE3340">
        <w:rPr>
          <w:spacing w:val="-8"/>
        </w:rPr>
        <w:t xml:space="preserve"> </w:t>
      </w:r>
      <w:r w:rsidRPr="00BE3340">
        <w:rPr>
          <w:spacing w:val="-3"/>
        </w:rPr>
        <w:t>key</w:t>
      </w:r>
      <w:r w:rsidRPr="00BE3340">
        <w:rPr>
          <w:spacing w:val="-7"/>
        </w:rPr>
        <w:t xml:space="preserve"> </w:t>
      </w:r>
      <w:r w:rsidRPr="00BE3340">
        <w:t>idea</w:t>
      </w:r>
      <w:r w:rsidRPr="00BE3340">
        <w:rPr>
          <w:spacing w:val="-7"/>
        </w:rPr>
        <w:t xml:space="preserve"> </w:t>
      </w:r>
      <w:r w:rsidRPr="00BE3340">
        <w:t>of</w:t>
      </w:r>
      <w:r w:rsidRPr="00BE3340">
        <w:rPr>
          <w:spacing w:val="-7"/>
        </w:rPr>
        <w:t xml:space="preserve"> </w:t>
      </w:r>
      <w:r w:rsidRPr="00BE3340">
        <w:t>constructing</w:t>
      </w:r>
      <w:r w:rsidRPr="00BE3340">
        <w:rPr>
          <w:spacing w:val="-7"/>
        </w:rPr>
        <w:t xml:space="preserve"> </w:t>
      </w:r>
      <w:r w:rsidRPr="00BE3340">
        <w:t>a</w:t>
      </w:r>
      <w:r w:rsidRPr="00BE3340">
        <w:rPr>
          <w:spacing w:val="-7"/>
        </w:rPr>
        <w:t xml:space="preserve"> CRAT </w:t>
      </w:r>
      <w:r w:rsidRPr="00BE3340">
        <w:t>tree</w:t>
      </w:r>
      <w:r w:rsidRPr="00BE3340">
        <w:rPr>
          <w:spacing w:val="-7"/>
        </w:rPr>
        <w:t xml:space="preserve"> </w:t>
      </w:r>
      <w:r w:rsidRPr="00BE3340">
        <w:t>is</w:t>
      </w:r>
      <w:r w:rsidRPr="00BE3340">
        <w:rPr>
          <w:spacing w:val="-7"/>
        </w:rPr>
        <w:t xml:space="preserve"> </w:t>
      </w:r>
      <w:r w:rsidRPr="00BE3340">
        <w:t>achieved</w:t>
      </w:r>
      <w:r w:rsidRPr="00BE3340">
        <w:rPr>
          <w:spacing w:val="-7"/>
        </w:rPr>
        <w:t xml:space="preserve"> </w:t>
      </w:r>
      <w:r w:rsidRPr="00BE3340">
        <w:t>by</w:t>
      </w:r>
      <w:r w:rsidRPr="00BE3340">
        <w:rPr>
          <w:spacing w:val="-7"/>
        </w:rPr>
        <w:t xml:space="preserve"> </w:t>
      </w:r>
      <w:r w:rsidRPr="00BE3340">
        <w:t>selecting</w:t>
      </w:r>
      <w:r w:rsidRPr="00BE3340">
        <w:rPr>
          <w:spacing w:val="-7"/>
        </w:rPr>
        <w:t xml:space="preserve"> </w:t>
      </w:r>
      <w:r w:rsidRPr="00BE3340">
        <w:t>a</w:t>
      </w:r>
      <w:r w:rsidRPr="00BE3340">
        <w:rPr>
          <w:spacing w:val="-7"/>
        </w:rPr>
        <w:t xml:space="preserve"> </w:t>
      </w:r>
      <w:r w:rsidRPr="00BE3340">
        <w:t>variable</w:t>
      </w:r>
      <w:r w:rsidRPr="00BE3340">
        <w:rPr>
          <w:spacing w:val="-7"/>
        </w:rPr>
        <w:t xml:space="preserve"> </w:t>
      </w:r>
      <w:r w:rsidRPr="00BE3340">
        <w:t>at</w:t>
      </w:r>
      <w:r w:rsidRPr="00BE3340">
        <w:rPr>
          <w:spacing w:val="-7"/>
        </w:rPr>
        <w:t xml:space="preserve"> </w:t>
      </w:r>
      <w:r w:rsidRPr="00BE3340">
        <w:t>each</w:t>
      </w:r>
      <w:r w:rsidRPr="00BE3340">
        <w:rPr>
          <w:spacing w:val="-7"/>
        </w:rPr>
        <w:t xml:space="preserve"> </w:t>
      </w:r>
      <w:r w:rsidRPr="00BE3340">
        <w:t>node</w:t>
      </w:r>
      <w:r w:rsidRPr="00BE3340">
        <w:rPr>
          <w:spacing w:val="-7"/>
        </w:rPr>
        <w:t xml:space="preserve"> </w:t>
      </w:r>
      <w:r w:rsidRPr="00BE3340">
        <w:t>that</w:t>
      </w:r>
      <w:r w:rsidRPr="00BE3340">
        <w:rPr>
          <w:spacing w:val="-7"/>
        </w:rPr>
        <w:t xml:space="preserve"> </w:t>
      </w:r>
      <w:r w:rsidRPr="00BE3340">
        <w:t>best</w:t>
      </w:r>
      <w:r w:rsidRPr="00BE3340">
        <w:rPr>
          <w:spacing w:val="-7"/>
        </w:rPr>
        <w:t xml:space="preserve"> </w:t>
      </w:r>
      <w:r w:rsidRPr="00BE3340">
        <w:t>splits the</w:t>
      </w:r>
      <w:r w:rsidRPr="00BE3340">
        <w:rPr>
          <w:spacing w:val="-5"/>
        </w:rPr>
        <w:t xml:space="preserve"> </w:t>
      </w:r>
      <w:r w:rsidRPr="00BE3340">
        <w:t>empirical</w:t>
      </w:r>
      <w:r w:rsidRPr="00BE3340">
        <w:rPr>
          <w:spacing w:val="-5"/>
        </w:rPr>
        <w:t xml:space="preserve"> </w:t>
      </w:r>
      <w:r w:rsidRPr="00BE3340">
        <w:t>data.</w:t>
      </w:r>
      <w:r w:rsidRPr="00BE3340">
        <w:rPr>
          <w:spacing w:val="11"/>
        </w:rPr>
        <w:t xml:space="preserve"> </w:t>
      </w:r>
      <w:r w:rsidRPr="00BE3340">
        <w:rPr>
          <w:spacing w:val="-9"/>
        </w:rPr>
        <w:t>To</w:t>
      </w:r>
      <w:r w:rsidRPr="00BE3340">
        <w:rPr>
          <w:spacing w:val="-5"/>
        </w:rPr>
        <w:t xml:space="preserve"> </w:t>
      </w:r>
      <w:r w:rsidRPr="00BE3340">
        <w:t>locate</w:t>
      </w:r>
      <w:r w:rsidRPr="00BE3340">
        <w:rPr>
          <w:spacing w:val="-5"/>
        </w:rPr>
        <w:t xml:space="preserve"> </w:t>
      </w:r>
      <w:r w:rsidRPr="00BE3340">
        <w:t>splits,</w:t>
      </w:r>
      <w:r w:rsidRPr="00BE3340">
        <w:rPr>
          <w:spacing w:val="-4"/>
        </w:rPr>
        <w:t xml:space="preserve"> </w:t>
      </w:r>
      <w:r w:rsidRPr="00BE3340">
        <w:rPr>
          <w:i/>
        </w:rPr>
        <w:t>Gini</w:t>
      </w:r>
      <w:r w:rsidRPr="00BE3340">
        <w:rPr>
          <w:i/>
          <w:spacing w:val="-5"/>
        </w:rPr>
        <w:t xml:space="preserve"> </w:t>
      </w:r>
      <w:r w:rsidRPr="00BE3340">
        <w:t>index</w:t>
      </w:r>
      <w:r w:rsidRPr="00BE3340">
        <w:rPr>
          <w:spacing w:val="-5"/>
        </w:rPr>
        <w:t xml:space="preserve"> </w:t>
      </w:r>
      <w:ins w:id="1784" w:author="Patrick Tang" w:date="2021-06-29T16:22:00Z">
        <w:r w:rsidR="00B65F2F">
          <w:t>wa</w:t>
        </w:r>
      </w:ins>
      <w:del w:id="1785" w:author="Patrick Tang" w:date="2021-06-29T16:22:00Z">
        <w:r w:rsidRPr="00FA1A45" w:rsidDel="00B65F2F">
          <w:delText>i</w:delText>
        </w:r>
      </w:del>
      <w:r w:rsidRPr="00AF7ECF">
        <w:t>s</w:t>
      </w:r>
      <w:r w:rsidRPr="00BE3340">
        <w:rPr>
          <w:spacing w:val="-4"/>
        </w:rPr>
        <w:t xml:space="preserve"> </w:t>
      </w:r>
      <w:r w:rsidRPr="00BE3340">
        <w:t>used</w:t>
      </w:r>
      <w:r w:rsidRPr="00BE3340">
        <w:rPr>
          <w:spacing w:val="-5"/>
        </w:rPr>
        <w:t xml:space="preserve"> </w:t>
      </w:r>
      <w:r w:rsidRPr="00BE3340">
        <w:t>to</w:t>
      </w:r>
      <w:r w:rsidRPr="00BE3340">
        <w:rPr>
          <w:spacing w:val="-4"/>
        </w:rPr>
        <w:t xml:space="preserve"> </w:t>
      </w:r>
      <w:r w:rsidRPr="00BE3340">
        <w:t>measure</w:t>
      </w:r>
      <w:r w:rsidRPr="00BE3340">
        <w:rPr>
          <w:spacing w:val="-5"/>
        </w:rPr>
        <w:t xml:space="preserve"> </w:t>
      </w:r>
      <w:r w:rsidRPr="00BE3340">
        <w:t>the</w:t>
      </w:r>
      <w:r w:rsidRPr="00BE3340">
        <w:rPr>
          <w:spacing w:val="-5"/>
        </w:rPr>
        <w:t xml:space="preserve"> </w:t>
      </w:r>
      <w:r w:rsidRPr="00BE3340">
        <w:t>impurity</w:t>
      </w:r>
      <w:r w:rsidRPr="00BE3340">
        <w:rPr>
          <w:spacing w:val="-4"/>
        </w:rPr>
        <w:t xml:space="preserve"> </w:t>
      </w:r>
      <w:r w:rsidRPr="00BE3340">
        <w:t>of</w:t>
      </w:r>
      <w:r w:rsidRPr="00BE3340">
        <w:rPr>
          <w:spacing w:val="-5"/>
        </w:rPr>
        <w:t xml:space="preserve"> </w:t>
      </w:r>
      <w:r w:rsidRPr="00BE3340">
        <w:t>the</w:t>
      </w:r>
      <w:r w:rsidRPr="00BE3340">
        <w:rPr>
          <w:spacing w:val="-4"/>
        </w:rPr>
        <w:t xml:space="preserve"> </w:t>
      </w:r>
      <w:r w:rsidRPr="00BE3340">
        <w:t>two</w:t>
      </w:r>
      <w:r w:rsidRPr="00BE3340">
        <w:rPr>
          <w:spacing w:val="-5"/>
        </w:rPr>
        <w:t xml:space="preserve"> </w:t>
      </w:r>
      <w:r w:rsidRPr="00BE3340">
        <w:t>child</w:t>
      </w:r>
      <w:r w:rsidRPr="00BE3340">
        <w:rPr>
          <w:spacing w:val="-5"/>
        </w:rPr>
        <w:t xml:space="preserve"> </w:t>
      </w:r>
      <w:r w:rsidRPr="00BE3340">
        <w:t>nodes</w:t>
      </w:r>
      <w:del w:id="1786" w:author="Patrick Tang" w:date="2021-06-29T16:22:00Z">
        <w:r w:rsidRPr="00BE3340" w:rsidDel="00DF51F4">
          <w:rPr>
            <w:spacing w:val="-4"/>
          </w:rPr>
          <w:delText xml:space="preserve"> </w:delText>
        </w:r>
        <w:r w:rsidRPr="00BE3340" w:rsidDel="00DF51F4">
          <w:delText>which</w:delText>
        </w:r>
      </w:del>
      <w:r w:rsidRPr="00BE3340">
        <w:t xml:space="preserve"> contain</w:t>
      </w:r>
      <w:ins w:id="1787" w:author="Patrick Tang" w:date="2021-06-29T16:22:00Z">
        <w:r w:rsidR="00DF51F4">
          <w:t>ing</w:t>
        </w:r>
      </w:ins>
      <w:del w:id="1788" w:author="Patrick Tang" w:date="2021-06-29T16:22:00Z">
        <w:r w:rsidRPr="00FA1A45" w:rsidDel="00B65F2F">
          <w:delText>s</w:delText>
        </w:r>
      </w:del>
      <w:r w:rsidRPr="00AF7ECF">
        <w:t xml:space="preserve"> subsets of data </w:t>
      </w:r>
      <w:ins w:id="1789" w:author="Patrick Tang" w:date="2021-06-29T16:23:00Z">
        <w:r w:rsidR="00DF51F4">
          <w:t xml:space="preserve">that </w:t>
        </w:r>
      </w:ins>
      <w:ins w:id="1790" w:author="Patrick Tang" w:date="2021-06-29T16:22:00Z">
        <w:r w:rsidR="00B65F2F">
          <w:t>we</w:t>
        </w:r>
      </w:ins>
      <w:del w:id="1791" w:author="Patrick Tang" w:date="2021-06-29T16:22:00Z">
        <w:r w:rsidRPr="00FA1A45" w:rsidDel="00B65F2F">
          <w:delText>a</w:delText>
        </w:r>
      </w:del>
      <w:r w:rsidRPr="00AF7ECF">
        <w:t>re as homogeneous as possible with respect to the target</w:t>
      </w:r>
      <w:r w:rsidRPr="00BE3340">
        <w:rPr>
          <w:spacing w:val="-37"/>
        </w:rPr>
        <w:t xml:space="preserve"> </w:t>
      </w:r>
      <w:r w:rsidRPr="00BE3340">
        <w:t>variable.</w:t>
      </w:r>
    </w:p>
    <w:p w14:paraId="3E2959BC" w14:textId="05686B55" w:rsidR="00B40315" w:rsidRPr="00BE3340" w:rsidRDefault="008E6C9D">
      <w:pPr>
        <w:pStyle w:val="BodyText"/>
        <w:spacing w:line="247" w:lineRule="auto"/>
        <w:ind w:left="117" w:right="447" w:firstLine="338"/>
        <w:jc w:val="both"/>
      </w:pPr>
      <w:r>
        <w:pict w14:anchorId="0E2A1513">
          <v:shape id="_x0000_s1271" type="#_x0000_t202" style="position:absolute;left:0;text-align:left;margin-left:469.65pt;margin-top:1.9pt;width:76.15pt;height:18.95pt;z-index:-251676160;mso-position-horizontal-relative:page" filled="f" stroked="f">
            <v:textbox inset="0,0,0,0">
              <w:txbxContent>
                <w:p w14:paraId="00984B1D" w14:textId="77777777" w:rsidR="002E35F5" w:rsidRDefault="002E35F5">
                  <w:pPr>
                    <w:pStyle w:val="BodyText"/>
                    <w:tabs>
                      <w:tab w:val="left" w:pos="1412"/>
                    </w:tabs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20"/>
                    </w:rPr>
                    <w:t>∈</w:t>
                  </w:r>
                  <w:r>
                    <w:rPr>
                      <w:rFonts w:ascii="Cambria" w:hAnsi="Cambria"/>
                      <w:spacing w:val="-2"/>
                      <w:w w:val="120"/>
                    </w:rPr>
                    <w:t xml:space="preserve"> </w:t>
                  </w:r>
                  <w:r>
                    <w:rPr>
                      <w:rFonts w:ascii="Cambria" w:hAnsi="Cambria"/>
                      <w:w w:val="120"/>
                    </w:rPr>
                    <w:t>{</w:t>
                  </w:r>
                  <w:r>
                    <w:rPr>
                      <w:rFonts w:ascii="Cambria" w:hAnsi="Cambria"/>
                      <w:w w:val="120"/>
                    </w:rPr>
                    <w:tab/>
                  </w:r>
                  <w:r>
                    <w:rPr>
                      <w:rFonts w:ascii="Cambria" w:hAnsi="Cambria"/>
                      <w:spacing w:val="-19"/>
                      <w:w w:val="120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w w:val="105"/>
        </w:rPr>
        <w:t>Given</w:t>
      </w:r>
      <w:r w:rsidR="002B1B5E" w:rsidRPr="00BE3340">
        <w:rPr>
          <w:spacing w:val="-25"/>
          <w:w w:val="105"/>
        </w:rPr>
        <w:t xml:space="preserve"> </w:t>
      </w:r>
      <w:r w:rsidR="002B1B5E" w:rsidRPr="00A97774">
        <w:rPr>
          <w:w w:val="105"/>
        </w:rPr>
        <w:t>a</w:t>
      </w:r>
      <w:r w:rsidR="002B1B5E" w:rsidRPr="00453F0F">
        <w:rPr>
          <w:spacing w:val="-24"/>
          <w:w w:val="105"/>
        </w:rPr>
        <w:t xml:space="preserve"> </w:t>
      </w:r>
      <w:r w:rsidR="002B1B5E" w:rsidRPr="00453F0F">
        <w:rPr>
          <w:w w:val="105"/>
        </w:rPr>
        <w:t>dataset</w:t>
      </w:r>
      <w:r w:rsidR="002B1B5E" w:rsidRPr="00453F0F">
        <w:rPr>
          <w:spacing w:val="-25"/>
          <w:w w:val="105"/>
        </w:rPr>
        <w:t xml:space="preserve"> </w:t>
      </w:r>
      <w:del w:id="1792" w:author="Patrick Tang" w:date="2021-06-29T16:29:00Z">
        <w:r w:rsidR="002B1B5E" w:rsidRPr="007F427F" w:rsidDel="00DF51F4">
          <w:rPr>
            <w:w w:val="105"/>
          </w:rPr>
          <w:delText>has</w:delText>
        </w:r>
        <w:r w:rsidR="002B1B5E" w:rsidRPr="007F427F" w:rsidDel="00DF51F4">
          <w:rPr>
            <w:spacing w:val="-24"/>
            <w:w w:val="105"/>
          </w:rPr>
          <w:delText xml:space="preserve"> </w:delText>
        </w:r>
      </w:del>
      <w:ins w:id="1793" w:author="Patrick Tang" w:date="2021-06-29T16:29:00Z">
        <w:r w:rsidR="00DF51F4" w:rsidRPr="007F427F">
          <w:rPr>
            <w:w w:val="105"/>
          </w:rPr>
          <w:t>ha</w:t>
        </w:r>
        <w:r w:rsidR="00DF51F4">
          <w:rPr>
            <w:w w:val="105"/>
          </w:rPr>
          <w:t>d</w:t>
        </w:r>
        <w:r w:rsidR="00DF51F4" w:rsidRPr="007F427F">
          <w:rPr>
            <w:spacing w:val="-24"/>
            <w:w w:val="105"/>
          </w:rPr>
          <w:t xml:space="preserve"> </w:t>
        </w:r>
      </w:ins>
      <w:r w:rsidR="002B1B5E" w:rsidRPr="002B568D">
        <w:rPr>
          <w:i/>
          <w:w w:val="105"/>
        </w:rPr>
        <w:t>K</w:t>
      </w:r>
      <w:r w:rsidR="002B1B5E" w:rsidRPr="00FA1A45">
        <w:rPr>
          <w:i/>
          <w:spacing w:val="-12"/>
          <w:w w:val="105"/>
        </w:rPr>
        <w:t xml:space="preserve"> </w:t>
      </w:r>
      <w:r w:rsidR="002B1B5E" w:rsidRPr="00AF7ECF">
        <w:rPr>
          <w:w w:val="105"/>
        </w:rPr>
        <w:t>classes</w:t>
      </w:r>
      <w:r w:rsidR="002B1B5E" w:rsidRPr="00BE3340">
        <w:rPr>
          <w:spacing w:val="-24"/>
          <w:w w:val="105"/>
        </w:rPr>
        <w:t xml:space="preserve"> </w:t>
      </w:r>
      <w:r w:rsidR="002B1B5E" w:rsidRPr="00BE3340">
        <w:rPr>
          <w:w w:val="105"/>
        </w:rPr>
        <w:t>and</w:t>
      </w:r>
      <w:r w:rsidR="002B1B5E" w:rsidRPr="00BE3340">
        <w:rPr>
          <w:spacing w:val="-25"/>
          <w:w w:val="105"/>
        </w:rPr>
        <w:t xml:space="preserve"> </w:t>
      </w:r>
      <w:commentRangeStart w:id="1794"/>
      <w:ins w:id="1795" w:author="Patrick Tang" w:date="2021-06-29T16:29:00Z">
        <w:r w:rsidR="00DF51F4">
          <w:rPr>
            <w:spacing w:val="-25"/>
            <w:w w:val="105"/>
          </w:rPr>
          <w:t xml:space="preserve">the </w:t>
        </w:r>
      </w:ins>
      <w:r w:rsidR="002B1B5E" w:rsidRPr="00FA1A45">
        <w:rPr>
          <w:w w:val="105"/>
        </w:rPr>
        <w:t>prob</w:t>
      </w:r>
      <w:r w:rsidR="002B1B5E" w:rsidRPr="00AF7ECF">
        <w:rPr>
          <w:w w:val="105"/>
        </w:rPr>
        <w:t>ability</w:t>
      </w:r>
      <w:r w:rsidR="002B1B5E" w:rsidRPr="00BE3340">
        <w:rPr>
          <w:spacing w:val="-24"/>
          <w:w w:val="105"/>
        </w:rPr>
        <w:t xml:space="preserve"> </w:t>
      </w:r>
      <w:r w:rsidR="002B1B5E" w:rsidRPr="00BE3340">
        <w:rPr>
          <w:w w:val="105"/>
        </w:rPr>
        <w:t>of</w:t>
      </w:r>
      <w:r w:rsidR="002B1B5E" w:rsidRPr="00BE3340">
        <w:rPr>
          <w:spacing w:val="-25"/>
          <w:w w:val="105"/>
        </w:rPr>
        <w:t xml:space="preserve"> </w:t>
      </w:r>
      <w:r w:rsidR="002B1B5E" w:rsidRPr="00BE3340">
        <w:rPr>
          <w:w w:val="105"/>
        </w:rPr>
        <w:t>a</w:t>
      </w:r>
      <w:r w:rsidR="002B1B5E" w:rsidRPr="00BE3340">
        <w:rPr>
          <w:spacing w:val="-24"/>
          <w:w w:val="105"/>
        </w:rPr>
        <w:t xml:space="preserve"> </w:t>
      </w:r>
      <w:r w:rsidR="002B1B5E" w:rsidRPr="00BE3340">
        <w:rPr>
          <w:w w:val="105"/>
        </w:rPr>
        <w:t>sample</w:t>
      </w:r>
      <w:r w:rsidR="002B1B5E" w:rsidRPr="00BE3340">
        <w:rPr>
          <w:spacing w:val="-24"/>
          <w:w w:val="105"/>
        </w:rPr>
        <w:t xml:space="preserve"> </w:t>
      </w:r>
      <w:r w:rsidR="002B1B5E" w:rsidRPr="00BE3340">
        <w:rPr>
          <w:w w:val="105"/>
        </w:rPr>
        <w:t>which</w:t>
      </w:r>
      <w:r w:rsidR="002B1B5E" w:rsidRPr="00BE3340">
        <w:rPr>
          <w:spacing w:val="-25"/>
          <w:w w:val="105"/>
        </w:rPr>
        <w:t xml:space="preserve"> </w:t>
      </w:r>
      <w:r w:rsidR="002B1B5E" w:rsidRPr="00BE3340">
        <w:rPr>
          <w:w w:val="105"/>
        </w:rPr>
        <w:t>belongs</w:t>
      </w:r>
      <w:commentRangeEnd w:id="1794"/>
      <w:r w:rsidR="00DF51F4">
        <w:rPr>
          <w:rStyle w:val="CommentReference"/>
        </w:rPr>
        <w:commentReference w:id="1794"/>
      </w:r>
      <w:r w:rsidR="002B1B5E" w:rsidRPr="00FA1A45">
        <w:rPr>
          <w:spacing w:val="-24"/>
          <w:w w:val="105"/>
        </w:rPr>
        <w:t xml:space="preserve"> </w:t>
      </w:r>
      <w:r w:rsidR="002B1B5E" w:rsidRPr="00AF7ECF">
        <w:rPr>
          <w:w w:val="105"/>
        </w:rPr>
        <w:t>to</w:t>
      </w:r>
      <w:r w:rsidR="002B1B5E" w:rsidRPr="00BE3340">
        <w:rPr>
          <w:spacing w:val="-25"/>
          <w:w w:val="105"/>
        </w:rPr>
        <w:t xml:space="preserve"> </w:t>
      </w:r>
      <w:r w:rsidR="002B1B5E" w:rsidRPr="00BE3340">
        <w:rPr>
          <w:w w:val="105"/>
        </w:rPr>
        <w:t>class</w:t>
      </w:r>
      <w:r w:rsidR="002B1B5E" w:rsidRPr="00BE3340">
        <w:rPr>
          <w:spacing w:val="-24"/>
          <w:w w:val="105"/>
        </w:rPr>
        <w:t xml:space="preserve"> </w:t>
      </w:r>
      <w:proofErr w:type="spellStart"/>
      <w:r w:rsidR="002B1B5E" w:rsidRPr="00BE3340">
        <w:rPr>
          <w:i/>
          <w:w w:val="105"/>
        </w:rPr>
        <w:t>i</w:t>
      </w:r>
      <w:proofErr w:type="spellEnd"/>
      <w:r w:rsidR="002B1B5E" w:rsidRPr="00BE3340">
        <w:rPr>
          <w:i/>
          <w:spacing w:val="-25"/>
          <w:w w:val="105"/>
        </w:rPr>
        <w:t xml:space="preserve"> </w:t>
      </w:r>
      <w:r w:rsidR="002B1B5E" w:rsidRPr="00BE3340">
        <w:rPr>
          <w:w w:val="105"/>
        </w:rPr>
        <w:t>is</w:t>
      </w:r>
      <w:r w:rsidR="002B1B5E" w:rsidRPr="00BE3340">
        <w:rPr>
          <w:spacing w:val="-24"/>
          <w:w w:val="105"/>
        </w:rPr>
        <w:t xml:space="preserve"> </w:t>
      </w:r>
      <w:r w:rsidR="002B1B5E" w:rsidRPr="00BE3340">
        <w:rPr>
          <w:i/>
          <w:spacing w:val="3"/>
          <w:w w:val="105"/>
        </w:rPr>
        <w:t>p</w:t>
      </w:r>
      <w:r w:rsidR="002B1B5E" w:rsidRPr="00BE3340">
        <w:rPr>
          <w:i/>
          <w:spacing w:val="3"/>
          <w:w w:val="105"/>
          <w:vertAlign w:val="subscript"/>
          <w:rPrChange w:id="1796" w:author="Patrick Tang" w:date="2021-06-25T17:28:00Z">
            <w:rPr>
              <w:rFonts w:ascii="Bookman Old Style"/>
              <w:i/>
              <w:spacing w:val="3"/>
              <w:w w:val="105"/>
              <w:vertAlign w:val="subscript"/>
            </w:rPr>
          </w:rPrChange>
        </w:rPr>
        <w:t>i</w:t>
      </w:r>
      <w:r w:rsidR="002B1B5E" w:rsidRPr="00BE3340">
        <w:rPr>
          <w:spacing w:val="3"/>
          <w:w w:val="105"/>
        </w:rPr>
        <w:t>,</w:t>
      </w:r>
      <w:r w:rsidR="002B1B5E" w:rsidRPr="00BE3340">
        <w:rPr>
          <w:spacing w:val="-22"/>
          <w:w w:val="105"/>
        </w:rPr>
        <w:t xml:space="preserve"> </w:t>
      </w:r>
      <w:proofErr w:type="spellStart"/>
      <w:r w:rsidR="002B1B5E" w:rsidRPr="00A97774">
        <w:rPr>
          <w:i/>
          <w:w w:val="105"/>
        </w:rPr>
        <w:t>i</w:t>
      </w:r>
      <w:proofErr w:type="spellEnd"/>
      <w:r w:rsidR="002B1B5E" w:rsidRPr="00453F0F">
        <w:rPr>
          <w:i/>
          <w:spacing w:val="16"/>
          <w:w w:val="105"/>
        </w:rPr>
        <w:t xml:space="preserve"> </w:t>
      </w:r>
      <w:r w:rsidR="002B1B5E" w:rsidRPr="00BE3340">
        <w:rPr>
          <w:w w:val="105"/>
          <w:rPrChange w:id="1797" w:author="Patrick Tang" w:date="2021-06-25T17:28:00Z">
            <w:rPr>
              <w:rFonts w:ascii="Garamond"/>
              <w:w w:val="105"/>
            </w:rPr>
          </w:rPrChange>
        </w:rPr>
        <w:t>1</w:t>
      </w:r>
      <w:r w:rsidR="002B1B5E" w:rsidRPr="00BE3340">
        <w:rPr>
          <w:i/>
          <w:w w:val="105"/>
        </w:rPr>
        <w:t>,</w:t>
      </w:r>
      <w:r w:rsidR="002B1B5E" w:rsidRPr="00BE3340">
        <w:rPr>
          <w:i/>
          <w:spacing w:val="-29"/>
          <w:w w:val="105"/>
        </w:rPr>
        <w:t xml:space="preserve"> </w:t>
      </w:r>
      <w:r w:rsidR="002B1B5E" w:rsidRPr="00BE3340">
        <w:rPr>
          <w:w w:val="105"/>
          <w:rPrChange w:id="1798" w:author="Patrick Tang" w:date="2021-06-25T17:28:00Z">
            <w:rPr>
              <w:rFonts w:ascii="Garamond"/>
              <w:w w:val="105"/>
            </w:rPr>
          </w:rPrChange>
        </w:rPr>
        <w:t>2</w:t>
      </w:r>
      <w:r w:rsidR="002B1B5E" w:rsidRPr="00BE3340">
        <w:rPr>
          <w:i/>
          <w:w w:val="105"/>
        </w:rPr>
        <w:t>,</w:t>
      </w:r>
      <w:r w:rsidR="002B1B5E" w:rsidRPr="00BE3340">
        <w:rPr>
          <w:i/>
          <w:spacing w:val="-28"/>
          <w:w w:val="105"/>
        </w:rPr>
        <w:t xml:space="preserve"> </w:t>
      </w:r>
      <w:r w:rsidR="002B1B5E" w:rsidRPr="00BE3340">
        <w:rPr>
          <w:w w:val="105"/>
          <w:rPrChange w:id="1799" w:author="Patrick Tang" w:date="2021-06-25T17:28:00Z">
            <w:rPr>
              <w:rFonts w:ascii="Garamond"/>
              <w:w w:val="105"/>
            </w:rPr>
          </w:rPrChange>
        </w:rPr>
        <w:t>3</w:t>
      </w:r>
      <w:r w:rsidR="002B1B5E" w:rsidRPr="00BE3340">
        <w:rPr>
          <w:i/>
          <w:w w:val="105"/>
        </w:rPr>
        <w:t>,</w:t>
      </w:r>
      <w:r w:rsidR="002B1B5E" w:rsidRPr="00BE3340">
        <w:rPr>
          <w:i/>
          <w:spacing w:val="-29"/>
          <w:w w:val="105"/>
        </w:rPr>
        <w:t xml:space="preserve"> </w:t>
      </w:r>
      <w:r w:rsidR="002B1B5E" w:rsidRPr="00A97774">
        <w:rPr>
          <w:i/>
          <w:w w:val="105"/>
        </w:rPr>
        <w:t>...,</w:t>
      </w:r>
      <w:r w:rsidR="002B1B5E" w:rsidRPr="00453F0F">
        <w:rPr>
          <w:i/>
          <w:spacing w:val="-28"/>
          <w:w w:val="105"/>
        </w:rPr>
        <w:t xml:space="preserve"> </w:t>
      </w:r>
      <w:proofErr w:type="gramStart"/>
      <w:r w:rsidR="002B1B5E" w:rsidRPr="00453F0F">
        <w:rPr>
          <w:i/>
          <w:w w:val="105"/>
        </w:rPr>
        <w:t>K</w:t>
      </w:r>
      <w:r w:rsidR="002B1B5E" w:rsidRPr="00453F0F">
        <w:rPr>
          <w:i/>
          <w:spacing w:val="42"/>
          <w:w w:val="105"/>
        </w:rPr>
        <w:t xml:space="preserve"> </w:t>
      </w:r>
      <w:r w:rsidR="002B1B5E" w:rsidRPr="007F427F">
        <w:rPr>
          <w:w w:val="105"/>
        </w:rPr>
        <w:t>,</w:t>
      </w:r>
      <w:proofErr w:type="gramEnd"/>
      <w:r w:rsidR="002B1B5E" w:rsidRPr="007F427F">
        <w:rPr>
          <w:w w:val="105"/>
        </w:rPr>
        <w:t xml:space="preserve"> the </w:t>
      </w:r>
      <w:r w:rsidR="002B1B5E" w:rsidRPr="007F427F">
        <w:rPr>
          <w:i/>
          <w:w w:val="105"/>
        </w:rPr>
        <w:t xml:space="preserve">Gini </w:t>
      </w:r>
      <w:r w:rsidR="002B1B5E" w:rsidRPr="002B568D">
        <w:rPr>
          <w:w w:val="105"/>
        </w:rPr>
        <w:t>impurity can be expressed</w:t>
      </w:r>
      <w:r w:rsidR="002B1B5E" w:rsidRPr="00FA1A45">
        <w:rPr>
          <w:spacing w:val="-29"/>
          <w:w w:val="105"/>
        </w:rPr>
        <w:t xml:space="preserve"> </w:t>
      </w:r>
      <w:r w:rsidR="002B1B5E" w:rsidRPr="00AF7ECF">
        <w:rPr>
          <w:w w:val="105"/>
        </w:rPr>
        <w:t>as,</w:t>
      </w:r>
    </w:p>
    <w:p w14:paraId="5364548B" w14:textId="77777777" w:rsidR="00B40315" w:rsidRPr="00BE3340" w:rsidRDefault="00B40315">
      <w:pPr>
        <w:pStyle w:val="BodyText"/>
        <w:spacing w:before="8"/>
        <w:rPr>
          <w:sz w:val="12"/>
        </w:rPr>
      </w:pPr>
    </w:p>
    <w:p w14:paraId="4B0C2AC4" w14:textId="77777777" w:rsidR="00B40315" w:rsidRPr="00BE3340" w:rsidRDefault="002B1B5E">
      <w:pPr>
        <w:tabs>
          <w:tab w:val="left" w:pos="1928"/>
        </w:tabs>
        <w:spacing w:before="69" w:line="48" w:lineRule="exact"/>
        <w:ind w:left="9"/>
        <w:jc w:val="center"/>
        <w:rPr>
          <w:i/>
          <w:sz w:val="16"/>
          <w:rPrChange w:id="1800" w:author="Patrick Tang" w:date="2021-06-25T17:28:00Z">
            <w:rPr>
              <w:rFonts w:ascii="Bookman Old Style"/>
              <w:i/>
              <w:sz w:val="16"/>
            </w:rPr>
          </w:rPrChange>
        </w:rPr>
      </w:pPr>
      <w:r w:rsidRPr="00BE3340">
        <w:rPr>
          <w:i/>
          <w:w w:val="125"/>
          <w:sz w:val="16"/>
          <w:rPrChange w:id="1801" w:author="Patrick Tang" w:date="2021-06-25T17:28:00Z">
            <w:rPr>
              <w:rFonts w:ascii="Bookman Old Style"/>
              <w:i/>
              <w:w w:val="125"/>
              <w:sz w:val="16"/>
            </w:rPr>
          </w:rPrChange>
        </w:rPr>
        <w:t>K</w:t>
      </w:r>
      <w:r w:rsidRPr="00BE3340">
        <w:rPr>
          <w:i/>
          <w:w w:val="125"/>
          <w:sz w:val="16"/>
          <w:rPrChange w:id="1802" w:author="Patrick Tang" w:date="2021-06-25T17:28:00Z">
            <w:rPr>
              <w:rFonts w:ascii="Bookman Old Style"/>
              <w:i/>
              <w:w w:val="125"/>
              <w:sz w:val="16"/>
            </w:rPr>
          </w:rPrChange>
        </w:rPr>
        <w:tab/>
      </w:r>
      <w:proofErr w:type="spellStart"/>
      <w:r w:rsidRPr="00BE3340">
        <w:rPr>
          <w:i/>
          <w:w w:val="125"/>
          <w:sz w:val="16"/>
          <w:rPrChange w:id="1803" w:author="Patrick Tang" w:date="2021-06-25T17:28:00Z">
            <w:rPr>
              <w:rFonts w:ascii="Bookman Old Style"/>
              <w:i/>
              <w:w w:val="125"/>
              <w:sz w:val="16"/>
            </w:rPr>
          </w:rPrChange>
        </w:rPr>
        <w:t>K</w:t>
      </w:r>
      <w:proofErr w:type="spellEnd"/>
    </w:p>
    <w:p w14:paraId="2CD18BFA" w14:textId="77777777" w:rsidR="00B40315" w:rsidRPr="00BE3340" w:rsidRDefault="00B40315">
      <w:pPr>
        <w:spacing w:line="48" w:lineRule="exact"/>
        <w:jc w:val="center"/>
        <w:rPr>
          <w:sz w:val="16"/>
          <w:rPrChange w:id="1804" w:author="Patrick Tang" w:date="2021-06-25T17:28:00Z">
            <w:rPr>
              <w:rFonts w:ascii="Bookman Old Style"/>
              <w:sz w:val="16"/>
            </w:rPr>
          </w:rPrChange>
        </w:rPr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space="720"/>
        </w:sectPr>
      </w:pPr>
    </w:p>
    <w:p w14:paraId="7DF3C970" w14:textId="77777777" w:rsidR="00B40315" w:rsidRPr="00A97774" w:rsidRDefault="008E6C9D">
      <w:pPr>
        <w:spacing w:line="434" w:lineRule="exact"/>
        <w:ind w:left="3211"/>
      </w:pPr>
      <w:r>
        <w:pict w14:anchorId="7F773518">
          <v:shape id="_x0000_s1270" type="#_x0000_t202" style="position:absolute;left:0;text-align:left;margin-left:381.65pt;margin-top:15.55pt;width:2.9pt;height:8pt;z-index:-251675136;mso-position-horizontal-relative:page" filled="f" stroked="f">
            <v:textbox inset="0,0,0,0">
              <w:txbxContent>
                <w:p w14:paraId="51E79B8F" w14:textId="77777777" w:rsidR="002E35F5" w:rsidRDefault="002E35F5">
                  <w:pPr>
                    <w:spacing w:line="157" w:lineRule="exact"/>
                    <w:rPr>
                      <w:rFonts w:ascii="Bookman Old Style"/>
                      <w:i/>
                      <w:sz w:val="16"/>
                    </w:rPr>
                  </w:pPr>
                  <w:proofErr w:type="spellStart"/>
                  <w:r>
                    <w:rPr>
                      <w:rFonts w:ascii="Bookman Old Style"/>
                      <w:i/>
                      <w:w w:val="128"/>
                      <w:sz w:val="16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="002B1B5E" w:rsidRPr="00BE3340">
        <w:rPr>
          <w:i/>
          <w:w w:val="125"/>
        </w:rPr>
        <w:t>G</w:t>
      </w:r>
      <w:r w:rsidR="002B1B5E" w:rsidRPr="00BE3340">
        <w:rPr>
          <w:w w:val="125"/>
          <w:rPrChange w:id="1805" w:author="Patrick Tang" w:date="2021-06-25T17:28:00Z">
            <w:rPr>
              <w:rFonts w:ascii="Garamond" w:hAnsi="Garamond"/>
              <w:w w:val="125"/>
            </w:rPr>
          </w:rPrChange>
        </w:rPr>
        <w:t>(</w:t>
      </w:r>
      <w:r w:rsidR="002B1B5E" w:rsidRPr="00BE3340">
        <w:rPr>
          <w:i/>
          <w:w w:val="125"/>
        </w:rPr>
        <w:t>p</w:t>
      </w:r>
      <w:r w:rsidR="002B1B5E" w:rsidRPr="00BE3340">
        <w:rPr>
          <w:w w:val="125"/>
          <w:rPrChange w:id="1806" w:author="Patrick Tang" w:date="2021-06-25T17:28:00Z">
            <w:rPr>
              <w:rFonts w:ascii="Garamond" w:hAnsi="Garamond"/>
              <w:w w:val="125"/>
            </w:rPr>
          </w:rPrChange>
        </w:rPr>
        <w:t>)</w:t>
      </w:r>
      <w:r w:rsidR="002B1B5E" w:rsidRPr="00BE3340">
        <w:rPr>
          <w:spacing w:val="-18"/>
          <w:w w:val="125"/>
          <w:rPrChange w:id="1807" w:author="Patrick Tang" w:date="2021-06-25T17:28:00Z">
            <w:rPr>
              <w:rFonts w:ascii="Garamond" w:hAnsi="Garamond"/>
              <w:spacing w:val="-18"/>
              <w:w w:val="125"/>
            </w:rPr>
          </w:rPrChange>
        </w:rPr>
        <w:t xml:space="preserve"> </w:t>
      </w:r>
      <w:r w:rsidR="002B1B5E" w:rsidRPr="00BE3340">
        <w:rPr>
          <w:w w:val="125"/>
          <w:rPrChange w:id="1808" w:author="Patrick Tang" w:date="2021-06-25T17:28:00Z">
            <w:rPr>
              <w:rFonts w:ascii="Garamond" w:hAnsi="Garamond"/>
              <w:w w:val="125"/>
            </w:rPr>
          </w:rPrChange>
        </w:rPr>
        <w:t>=</w:t>
      </w:r>
      <w:r w:rsidR="002B1B5E" w:rsidRPr="00BE3340">
        <w:rPr>
          <w:spacing w:val="-17"/>
          <w:w w:val="125"/>
          <w:rPrChange w:id="1809" w:author="Patrick Tang" w:date="2021-06-25T17:28:00Z">
            <w:rPr>
              <w:rFonts w:ascii="Garamond" w:hAnsi="Garamond"/>
              <w:spacing w:val="-17"/>
              <w:w w:val="125"/>
            </w:rPr>
          </w:rPrChange>
        </w:rPr>
        <w:t xml:space="preserve"> </w:t>
      </w:r>
      <w:r w:rsidR="002B1B5E" w:rsidRPr="00BE3340">
        <w:rPr>
          <w:w w:val="210"/>
          <w:position w:val="21"/>
          <w:rPrChange w:id="1810" w:author="Patrick Tang" w:date="2021-06-25T17:28:00Z">
            <w:rPr>
              <w:rFonts w:ascii="Arial" w:hAnsi="Arial"/>
              <w:w w:val="210"/>
              <w:position w:val="21"/>
            </w:rPr>
          </w:rPrChange>
        </w:rPr>
        <w:t>Σ</w:t>
      </w:r>
      <w:r w:rsidR="002B1B5E" w:rsidRPr="00BE3340">
        <w:rPr>
          <w:spacing w:val="-98"/>
          <w:w w:val="210"/>
          <w:position w:val="21"/>
          <w:rPrChange w:id="1811" w:author="Patrick Tang" w:date="2021-06-25T17:28:00Z">
            <w:rPr>
              <w:rFonts w:ascii="Arial" w:hAnsi="Arial"/>
              <w:spacing w:val="-98"/>
              <w:w w:val="210"/>
              <w:position w:val="21"/>
            </w:rPr>
          </w:rPrChange>
        </w:rPr>
        <w:t xml:space="preserve"> </w:t>
      </w:r>
      <w:proofErr w:type="gramStart"/>
      <w:r w:rsidR="002B1B5E" w:rsidRPr="00BE3340">
        <w:rPr>
          <w:i/>
          <w:spacing w:val="2"/>
          <w:w w:val="125"/>
        </w:rPr>
        <w:t>p</w:t>
      </w:r>
      <w:r w:rsidR="002B1B5E" w:rsidRPr="00BE3340">
        <w:rPr>
          <w:i/>
          <w:spacing w:val="2"/>
          <w:w w:val="125"/>
          <w:vertAlign w:val="subscript"/>
          <w:rPrChange w:id="1812" w:author="Patrick Tang" w:date="2021-06-25T17:28:00Z">
            <w:rPr>
              <w:rFonts w:ascii="Bookman Old Style" w:hAnsi="Bookman Old Style"/>
              <w:i/>
              <w:spacing w:val="2"/>
              <w:w w:val="125"/>
              <w:vertAlign w:val="subscript"/>
            </w:rPr>
          </w:rPrChange>
        </w:rPr>
        <w:t>i</w:t>
      </w:r>
      <w:r w:rsidR="002B1B5E" w:rsidRPr="00BE3340">
        <w:rPr>
          <w:spacing w:val="2"/>
          <w:w w:val="125"/>
          <w:rPrChange w:id="1813" w:author="Patrick Tang" w:date="2021-06-25T17:28:00Z">
            <w:rPr>
              <w:rFonts w:ascii="Garamond" w:hAnsi="Garamond"/>
              <w:spacing w:val="2"/>
              <w:w w:val="125"/>
            </w:rPr>
          </w:rPrChange>
        </w:rPr>
        <w:t>(</w:t>
      </w:r>
      <w:proofErr w:type="gramEnd"/>
      <w:r w:rsidR="002B1B5E" w:rsidRPr="00BE3340">
        <w:rPr>
          <w:spacing w:val="2"/>
          <w:w w:val="125"/>
          <w:rPrChange w:id="1814" w:author="Patrick Tang" w:date="2021-06-25T17:28:00Z">
            <w:rPr>
              <w:rFonts w:ascii="Garamond" w:hAnsi="Garamond"/>
              <w:spacing w:val="2"/>
              <w:w w:val="125"/>
            </w:rPr>
          </w:rPrChange>
        </w:rPr>
        <w:t>1</w:t>
      </w:r>
      <w:r w:rsidR="002B1B5E" w:rsidRPr="00BE3340">
        <w:rPr>
          <w:spacing w:val="-27"/>
          <w:w w:val="125"/>
          <w:rPrChange w:id="1815" w:author="Patrick Tang" w:date="2021-06-25T17:28:00Z">
            <w:rPr>
              <w:rFonts w:ascii="Garamond" w:hAnsi="Garamond"/>
              <w:spacing w:val="-27"/>
              <w:w w:val="125"/>
            </w:rPr>
          </w:rPrChange>
        </w:rPr>
        <w:t xml:space="preserve"> </w:t>
      </w:r>
      <w:r w:rsidR="002B1B5E" w:rsidRPr="00BE3340">
        <w:rPr>
          <w:w w:val="125"/>
          <w:rPrChange w:id="1816" w:author="Patrick Tang" w:date="2021-06-25T17:28:00Z">
            <w:rPr>
              <w:rFonts w:ascii="Cambria" w:hAnsi="Cambria"/>
              <w:w w:val="125"/>
            </w:rPr>
          </w:rPrChange>
        </w:rPr>
        <w:t>−</w:t>
      </w:r>
      <w:r w:rsidR="002B1B5E" w:rsidRPr="00BE3340">
        <w:rPr>
          <w:spacing w:val="-19"/>
          <w:w w:val="125"/>
          <w:rPrChange w:id="1817" w:author="Patrick Tang" w:date="2021-06-25T17:28:00Z">
            <w:rPr>
              <w:rFonts w:ascii="Cambria" w:hAnsi="Cambria"/>
              <w:spacing w:val="-19"/>
              <w:w w:val="125"/>
            </w:rPr>
          </w:rPrChange>
        </w:rPr>
        <w:t xml:space="preserve"> </w:t>
      </w:r>
      <w:r w:rsidR="002B1B5E" w:rsidRPr="00BE3340">
        <w:rPr>
          <w:i/>
          <w:spacing w:val="3"/>
          <w:w w:val="125"/>
        </w:rPr>
        <w:t>p</w:t>
      </w:r>
      <w:r w:rsidR="002B1B5E" w:rsidRPr="00BE3340">
        <w:rPr>
          <w:i/>
          <w:spacing w:val="3"/>
          <w:w w:val="125"/>
          <w:vertAlign w:val="subscript"/>
          <w:rPrChange w:id="1818" w:author="Patrick Tang" w:date="2021-06-25T17:28:00Z">
            <w:rPr>
              <w:rFonts w:ascii="Bookman Old Style" w:hAnsi="Bookman Old Style"/>
              <w:i/>
              <w:spacing w:val="3"/>
              <w:w w:val="125"/>
              <w:vertAlign w:val="subscript"/>
            </w:rPr>
          </w:rPrChange>
        </w:rPr>
        <w:t>i</w:t>
      </w:r>
      <w:r w:rsidR="002B1B5E" w:rsidRPr="00BE3340">
        <w:rPr>
          <w:spacing w:val="3"/>
          <w:w w:val="125"/>
          <w:rPrChange w:id="1819" w:author="Patrick Tang" w:date="2021-06-25T17:28:00Z">
            <w:rPr>
              <w:rFonts w:ascii="Garamond" w:hAnsi="Garamond"/>
              <w:spacing w:val="3"/>
              <w:w w:val="125"/>
            </w:rPr>
          </w:rPrChange>
        </w:rPr>
        <w:t>)</w:t>
      </w:r>
      <w:r w:rsidR="002B1B5E" w:rsidRPr="00BE3340">
        <w:rPr>
          <w:spacing w:val="-18"/>
          <w:w w:val="125"/>
          <w:rPrChange w:id="1820" w:author="Patrick Tang" w:date="2021-06-25T17:28:00Z">
            <w:rPr>
              <w:rFonts w:ascii="Garamond" w:hAnsi="Garamond"/>
              <w:spacing w:val="-18"/>
              <w:w w:val="125"/>
            </w:rPr>
          </w:rPrChange>
        </w:rPr>
        <w:t xml:space="preserve"> </w:t>
      </w:r>
      <w:r w:rsidR="002B1B5E" w:rsidRPr="00BE3340">
        <w:rPr>
          <w:w w:val="125"/>
          <w:rPrChange w:id="1821" w:author="Patrick Tang" w:date="2021-06-25T17:28:00Z">
            <w:rPr>
              <w:rFonts w:ascii="Garamond" w:hAnsi="Garamond"/>
              <w:w w:val="125"/>
            </w:rPr>
          </w:rPrChange>
        </w:rPr>
        <w:t>=</w:t>
      </w:r>
      <w:r w:rsidR="002B1B5E" w:rsidRPr="00BE3340">
        <w:rPr>
          <w:spacing w:val="-17"/>
          <w:w w:val="125"/>
          <w:rPrChange w:id="1822" w:author="Patrick Tang" w:date="2021-06-25T17:28:00Z">
            <w:rPr>
              <w:rFonts w:ascii="Garamond" w:hAnsi="Garamond"/>
              <w:spacing w:val="-17"/>
              <w:w w:val="125"/>
            </w:rPr>
          </w:rPrChange>
        </w:rPr>
        <w:t xml:space="preserve"> </w:t>
      </w:r>
      <w:r w:rsidR="002B1B5E" w:rsidRPr="00BE3340">
        <w:rPr>
          <w:w w:val="125"/>
          <w:rPrChange w:id="1823" w:author="Patrick Tang" w:date="2021-06-25T17:28:00Z">
            <w:rPr>
              <w:rFonts w:ascii="Garamond" w:hAnsi="Garamond"/>
              <w:w w:val="125"/>
            </w:rPr>
          </w:rPrChange>
        </w:rPr>
        <w:t>1</w:t>
      </w:r>
      <w:r w:rsidR="002B1B5E" w:rsidRPr="00BE3340">
        <w:rPr>
          <w:spacing w:val="-28"/>
          <w:w w:val="125"/>
          <w:rPrChange w:id="1824" w:author="Patrick Tang" w:date="2021-06-25T17:28:00Z">
            <w:rPr>
              <w:rFonts w:ascii="Garamond" w:hAnsi="Garamond"/>
              <w:spacing w:val="-28"/>
              <w:w w:val="125"/>
            </w:rPr>
          </w:rPrChange>
        </w:rPr>
        <w:t xml:space="preserve"> </w:t>
      </w:r>
      <w:r w:rsidR="002B1B5E" w:rsidRPr="00BE3340">
        <w:rPr>
          <w:w w:val="125"/>
          <w:rPrChange w:id="1825" w:author="Patrick Tang" w:date="2021-06-25T17:28:00Z">
            <w:rPr>
              <w:rFonts w:ascii="Cambria" w:hAnsi="Cambria"/>
              <w:w w:val="125"/>
            </w:rPr>
          </w:rPrChange>
        </w:rPr>
        <w:t>−</w:t>
      </w:r>
      <w:r w:rsidR="002B1B5E" w:rsidRPr="00BE3340">
        <w:rPr>
          <w:spacing w:val="-19"/>
          <w:w w:val="125"/>
          <w:rPrChange w:id="1826" w:author="Patrick Tang" w:date="2021-06-25T17:28:00Z">
            <w:rPr>
              <w:rFonts w:ascii="Cambria" w:hAnsi="Cambria"/>
              <w:spacing w:val="-19"/>
              <w:w w:val="125"/>
            </w:rPr>
          </w:rPrChange>
        </w:rPr>
        <w:t xml:space="preserve"> </w:t>
      </w:r>
      <w:r w:rsidR="002B1B5E" w:rsidRPr="00BE3340">
        <w:rPr>
          <w:w w:val="210"/>
          <w:position w:val="21"/>
          <w:rPrChange w:id="1827" w:author="Patrick Tang" w:date="2021-06-25T17:28:00Z">
            <w:rPr>
              <w:rFonts w:ascii="Arial" w:hAnsi="Arial"/>
              <w:w w:val="210"/>
              <w:position w:val="21"/>
            </w:rPr>
          </w:rPrChange>
        </w:rPr>
        <w:t>Σ</w:t>
      </w:r>
      <w:r w:rsidR="002B1B5E" w:rsidRPr="00BE3340">
        <w:rPr>
          <w:spacing w:val="-97"/>
          <w:w w:val="210"/>
          <w:position w:val="21"/>
          <w:rPrChange w:id="1828" w:author="Patrick Tang" w:date="2021-06-25T17:28:00Z">
            <w:rPr>
              <w:rFonts w:ascii="Arial" w:hAnsi="Arial"/>
              <w:spacing w:val="-97"/>
              <w:w w:val="210"/>
              <w:position w:val="21"/>
            </w:rPr>
          </w:rPrChange>
        </w:rPr>
        <w:t xml:space="preserve"> </w:t>
      </w:r>
      <w:r w:rsidR="002B1B5E" w:rsidRPr="00BE3340">
        <w:rPr>
          <w:i/>
          <w:spacing w:val="-7"/>
          <w:w w:val="125"/>
        </w:rPr>
        <w:t>p</w:t>
      </w:r>
      <w:r w:rsidR="002B1B5E" w:rsidRPr="00BE3340">
        <w:rPr>
          <w:spacing w:val="-7"/>
          <w:w w:val="125"/>
          <w:vertAlign w:val="superscript"/>
        </w:rPr>
        <w:t>2</w:t>
      </w:r>
    </w:p>
    <w:p w14:paraId="0C83C2CE" w14:textId="77777777" w:rsidR="00B40315" w:rsidRPr="00BE3340" w:rsidRDefault="002B1B5E">
      <w:pPr>
        <w:pStyle w:val="BodyText"/>
        <w:spacing w:before="171"/>
        <w:ind w:right="595"/>
        <w:jc w:val="right"/>
      </w:pPr>
      <w:r w:rsidRPr="00BE3340">
        <w:br w:type="column"/>
      </w:r>
      <w:r w:rsidRPr="00BE3340">
        <w:t>(12)</w:t>
      </w:r>
    </w:p>
    <w:p w14:paraId="35D508B7" w14:textId="77777777" w:rsidR="00B40315" w:rsidRPr="00BE3340" w:rsidRDefault="00B40315">
      <w:pPr>
        <w:jc w:val="right"/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2" w:space="720" w:equalWidth="0">
            <w:col w:w="6419" w:space="40"/>
            <w:col w:w="3661"/>
          </w:cols>
        </w:sectPr>
      </w:pPr>
    </w:p>
    <w:p w14:paraId="48BC30F1" w14:textId="77777777" w:rsidR="00B40315" w:rsidRPr="00BE3340" w:rsidRDefault="00B40315">
      <w:pPr>
        <w:pStyle w:val="BodyText"/>
        <w:spacing w:before="10"/>
        <w:rPr>
          <w:sz w:val="43"/>
        </w:rPr>
      </w:pPr>
    </w:p>
    <w:p w14:paraId="76AE6CEE" w14:textId="77777777" w:rsidR="00B40315" w:rsidRPr="00BE3340" w:rsidRDefault="002B1B5E">
      <w:pPr>
        <w:pStyle w:val="Heading2"/>
        <w:numPr>
          <w:ilvl w:val="1"/>
          <w:numId w:val="5"/>
        </w:numPr>
        <w:tabs>
          <w:tab w:val="left" w:pos="655"/>
          <w:tab w:val="left" w:pos="656"/>
        </w:tabs>
        <w:spacing w:before="1"/>
        <w:ind w:hanging="539"/>
      </w:pPr>
      <w:r w:rsidRPr="00BE3340">
        <w:t>Ensemble</w:t>
      </w:r>
      <w:r w:rsidRPr="00BE3340">
        <w:rPr>
          <w:spacing w:val="-6"/>
        </w:rPr>
        <w:t xml:space="preserve"> </w:t>
      </w:r>
      <w:r w:rsidRPr="00BE3340">
        <w:t>Methods</w:t>
      </w:r>
    </w:p>
    <w:p w14:paraId="1C95EF6F" w14:textId="77777777" w:rsidR="00B40315" w:rsidRPr="00BE3340" w:rsidRDefault="002B1B5E">
      <w:pPr>
        <w:spacing w:before="53"/>
        <w:ind w:left="117"/>
        <w:rPr>
          <w:sz w:val="16"/>
        </w:rPr>
      </w:pPr>
      <w:r w:rsidRPr="00BE3340">
        <w:br w:type="column"/>
      </w:r>
      <w:proofErr w:type="spellStart"/>
      <w:r w:rsidRPr="00BE3340">
        <w:rPr>
          <w:i/>
          <w:w w:val="130"/>
          <w:sz w:val="16"/>
          <w:rPrChange w:id="1829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>i</w:t>
      </w:r>
      <w:proofErr w:type="spellEnd"/>
      <w:r w:rsidRPr="00BE3340">
        <w:rPr>
          <w:w w:val="130"/>
          <w:sz w:val="16"/>
        </w:rPr>
        <w:t>=1</w:t>
      </w:r>
    </w:p>
    <w:p w14:paraId="3F0F2A4D" w14:textId="77777777" w:rsidR="00B40315" w:rsidRPr="00BE3340" w:rsidRDefault="002B1B5E">
      <w:pPr>
        <w:spacing w:before="53"/>
        <w:ind w:left="117"/>
        <w:rPr>
          <w:sz w:val="16"/>
        </w:rPr>
      </w:pPr>
      <w:r w:rsidRPr="00BE3340">
        <w:br w:type="column"/>
      </w:r>
      <w:proofErr w:type="spellStart"/>
      <w:r w:rsidRPr="00BE3340">
        <w:rPr>
          <w:i/>
          <w:w w:val="130"/>
          <w:sz w:val="16"/>
          <w:rPrChange w:id="1830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>i</w:t>
      </w:r>
      <w:proofErr w:type="spellEnd"/>
      <w:r w:rsidRPr="00BE3340">
        <w:rPr>
          <w:w w:val="130"/>
          <w:sz w:val="16"/>
        </w:rPr>
        <w:t>=1</w:t>
      </w:r>
    </w:p>
    <w:p w14:paraId="43D68F8F" w14:textId="77777777" w:rsidR="00B40315" w:rsidRPr="00BE3340" w:rsidRDefault="00B40315">
      <w:pPr>
        <w:rPr>
          <w:sz w:val="16"/>
        </w:rPr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3" w:space="720" w:equalWidth="0">
            <w:col w:w="2642" w:space="1215"/>
            <w:col w:w="432" w:space="1487"/>
            <w:col w:w="4344"/>
          </w:cols>
        </w:sectPr>
      </w:pPr>
    </w:p>
    <w:p w14:paraId="194E34A6" w14:textId="1B8A1D32" w:rsidR="00B40315" w:rsidRPr="00BE3340" w:rsidRDefault="002B1B5E">
      <w:pPr>
        <w:pStyle w:val="BodyText"/>
        <w:spacing w:before="161" w:line="256" w:lineRule="auto"/>
        <w:ind w:left="117" w:right="595"/>
        <w:jc w:val="both"/>
      </w:pPr>
      <w:r w:rsidRPr="00BE3340">
        <w:t>In</w:t>
      </w:r>
      <w:r w:rsidRPr="00BE3340">
        <w:rPr>
          <w:spacing w:val="-11"/>
        </w:rPr>
        <w:t xml:space="preserve"> </w:t>
      </w:r>
      <w:r w:rsidRPr="00BE3340">
        <w:t>contrast</w:t>
      </w:r>
      <w:r w:rsidRPr="00BE3340">
        <w:rPr>
          <w:spacing w:val="-10"/>
        </w:rPr>
        <w:t xml:space="preserve"> </w:t>
      </w:r>
      <w:r w:rsidRPr="00BE3340">
        <w:t>to</w:t>
      </w:r>
      <w:r w:rsidRPr="00BE3340">
        <w:rPr>
          <w:spacing w:val="-10"/>
        </w:rPr>
        <w:t xml:space="preserve"> </w:t>
      </w:r>
      <w:del w:id="1831" w:author="Patrick Tang" w:date="2021-06-29T16:31:00Z">
        <w:r w:rsidRPr="00BE3340" w:rsidDel="00DF51F4">
          <w:delText>various</w:delText>
        </w:r>
        <w:r w:rsidRPr="00BE3340" w:rsidDel="00DF51F4">
          <w:rPr>
            <w:spacing w:val="-10"/>
          </w:rPr>
          <w:delText xml:space="preserve"> </w:delText>
        </w:r>
      </w:del>
      <w:ins w:id="1832" w:author="Patrick Tang" w:date="2021-06-29T16:31:00Z">
        <w:r w:rsidR="00DF51F4">
          <w:t>many</w:t>
        </w:r>
        <w:r w:rsidR="00DF51F4" w:rsidRPr="00FA1A45">
          <w:rPr>
            <w:spacing w:val="-10"/>
          </w:rPr>
          <w:t xml:space="preserve"> </w:t>
        </w:r>
      </w:ins>
      <w:del w:id="1833" w:author="Patrick Tang" w:date="2021-06-29T16:30:00Z">
        <w:r w:rsidRPr="00AF7ECF" w:rsidDel="00DF51F4">
          <w:delText>learning</w:delText>
        </w:r>
        <w:r w:rsidRPr="00BE3340" w:rsidDel="00DF51F4">
          <w:rPr>
            <w:spacing w:val="-11"/>
          </w:rPr>
          <w:delText xml:space="preserve"> </w:delText>
        </w:r>
      </w:del>
      <w:ins w:id="1834" w:author="Patrick Tang" w:date="2021-06-29T16:30:00Z">
        <w:r w:rsidR="00DF51F4">
          <w:t>ML</w:t>
        </w:r>
        <w:r w:rsidR="00DF51F4" w:rsidRPr="00FA1A45">
          <w:rPr>
            <w:spacing w:val="-11"/>
          </w:rPr>
          <w:t xml:space="preserve"> </w:t>
        </w:r>
      </w:ins>
      <w:r w:rsidRPr="00AF7ECF">
        <w:t>approaches</w:t>
      </w:r>
      <w:r w:rsidRPr="00BE3340">
        <w:rPr>
          <w:spacing w:val="-10"/>
        </w:rPr>
        <w:t xml:space="preserve"> </w:t>
      </w:r>
      <w:r w:rsidRPr="00BE3340">
        <w:t>such</w:t>
      </w:r>
      <w:r w:rsidRPr="00BE3340">
        <w:rPr>
          <w:spacing w:val="-10"/>
        </w:rPr>
        <w:t xml:space="preserve"> </w:t>
      </w:r>
      <w:r w:rsidRPr="00BE3340">
        <w:t>as</w:t>
      </w:r>
      <w:r w:rsidRPr="00BE3340">
        <w:rPr>
          <w:spacing w:val="-10"/>
        </w:rPr>
        <w:t xml:space="preserve"> </w:t>
      </w:r>
      <w:r w:rsidRPr="00BE3340">
        <w:t>SVM</w:t>
      </w:r>
      <w:ins w:id="1835" w:author="Patrick Tang" w:date="2021-06-29T16:30:00Z">
        <w:r w:rsidR="00DF51F4">
          <w:t xml:space="preserve"> and</w:t>
        </w:r>
      </w:ins>
      <w:del w:id="1836" w:author="Patrick Tang" w:date="2021-06-29T16:30:00Z">
        <w:r w:rsidRPr="00FA1A45" w:rsidDel="00DF51F4">
          <w:delText>,</w:delText>
        </w:r>
      </w:del>
      <w:r w:rsidRPr="00AF7ECF">
        <w:rPr>
          <w:spacing w:val="-10"/>
        </w:rPr>
        <w:t xml:space="preserve"> </w:t>
      </w:r>
      <w:r w:rsidRPr="00BE3340">
        <w:rPr>
          <w:spacing w:val="-4"/>
        </w:rPr>
        <w:t>CART</w:t>
      </w:r>
      <w:r w:rsidRPr="00BE3340">
        <w:rPr>
          <w:spacing w:val="-11"/>
        </w:rPr>
        <w:t xml:space="preserve"> </w:t>
      </w:r>
      <w:ins w:id="1837" w:author="Patrick Tang" w:date="2021-06-29T16:32:00Z">
        <w:r w:rsidR="00DF51F4">
          <w:rPr>
            <w:spacing w:val="-11"/>
          </w:rPr>
          <w:t>(</w:t>
        </w:r>
      </w:ins>
      <w:r w:rsidRPr="00FA1A45">
        <w:t>w</w:t>
      </w:r>
      <w:r w:rsidRPr="00AF7ECF">
        <w:t>hich</w:t>
      </w:r>
      <w:r w:rsidRPr="00BE3340">
        <w:rPr>
          <w:spacing w:val="-10"/>
        </w:rPr>
        <w:t xml:space="preserve"> </w:t>
      </w:r>
      <w:r w:rsidRPr="00BE3340">
        <w:t>develop</w:t>
      </w:r>
      <w:r w:rsidRPr="00BE3340">
        <w:rPr>
          <w:spacing w:val="-10"/>
        </w:rPr>
        <w:t xml:space="preserve"> </w:t>
      </w:r>
      <w:r w:rsidRPr="00BE3340">
        <w:t>a</w:t>
      </w:r>
      <w:r w:rsidRPr="00BE3340">
        <w:rPr>
          <w:spacing w:val="-10"/>
        </w:rPr>
        <w:t xml:space="preserve"> </w:t>
      </w:r>
      <w:r w:rsidRPr="00BE3340">
        <w:t>single</w:t>
      </w:r>
      <w:r w:rsidRPr="00BE3340">
        <w:rPr>
          <w:spacing w:val="-10"/>
        </w:rPr>
        <w:t xml:space="preserve"> </w:t>
      </w:r>
      <w:r w:rsidRPr="00BE3340">
        <w:t>learner</w:t>
      </w:r>
      <w:r w:rsidRPr="00BE3340">
        <w:rPr>
          <w:spacing w:val="-11"/>
        </w:rPr>
        <w:t xml:space="preserve"> </w:t>
      </w:r>
      <w:r w:rsidRPr="00BE3340">
        <w:t>from</w:t>
      </w:r>
      <w:r w:rsidRPr="00BE3340">
        <w:rPr>
          <w:spacing w:val="-10"/>
        </w:rPr>
        <w:t xml:space="preserve"> </w:t>
      </w:r>
      <w:r w:rsidRPr="00BE3340">
        <w:t>training data</w:t>
      </w:r>
      <w:ins w:id="1838" w:author="Patrick Tang" w:date="2021-06-29T16:32:00Z">
        <w:r w:rsidR="00DF51F4">
          <w:t>)</w:t>
        </w:r>
      </w:ins>
      <w:r w:rsidRPr="00FA1A45">
        <w:t xml:space="preserve">, ensemble methods train multiple base learners and combine them [29] to improve generalizability over a single estimator. Therefore, weak learners (base learners) can be boosted to </w:t>
      </w:r>
      <w:ins w:id="1839" w:author="Patrick Tang" w:date="2021-06-29T16:32:00Z">
        <w:r w:rsidR="00DF51F4">
          <w:t xml:space="preserve">become </w:t>
        </w:r>
      </w:ins>
      <w:r w:rsidRPr="00FA1A45">
        <w:t>strong learner [51] in a</w:t>
      </w:r>
      <w:ins w:id="1840" w:author="Patrick Tang" w:date="2021-06-29T16:32:00Z">
        <w:r w:rsidR="00DF51F4">
          <w:t>n</w:t>
        </w:r>
      </w:ins>
      <w:r w:rsidRPr="00FA1A45">
        <w:t xml:space="preserve"> ensemble</w:t>
      </w:r>
      <w:r w:rsidRPr="00AF7ECF">
        <w:rPr>
          <w:spacing w:val="-18"/>
        </w:rPr>
        <w:t xml:space="preserve"> </w:t>
      </w:r>
      <w:r w:rsidRPr="00BE3340">
        <w:t>method.</w:t>
      </w:r>
      <w:r w:rsidRPr="00BE3340">
        <w:rPr>
          <w:spacing w:val="-1"/>
        </w:rPr>
        <w:t xml:space="preserve"> </w:t>
      </w:r>
      <w:r w:rsidRPr="00BE3340">
        <w:t>The</w:t>
      </w:r>
      <w:r w:rsidRPr="00BE3340">
        <w:rPr>
          <w:spacing w:val="-18"/>
        </w:rPr>
        <w:t xml:space="preserve"> </w:t>
      </w:r>
      <w:del w:id="1841" w:author="Patrick Tang" w:date="2021-06-29T16:33:00Z">
        <w:r w:rsidRPr="00BE3340" w:rsidDel="00FA1A45">
          <w:delText>set</w:delText>
        </w:r>
        <w:r w:rsidRPr="00BE3340" w:rsidDel="00FA1A45">
          <w:rPr>
            <w:spacing w:val="-17"/>
          </w:rPr>
          <w:delText xml:space="preserve"> </w:delText>
        </w:r>
        <w:r w:rsidRPr="00BE3340" w:rsidDel="00FA1A45">
          <w:delText>of</w:delText>
        </w:r>
        <w:r w:rsidRPr="00BE3340" w:rsidDel="00FA1A45">
          <w:rPr>
            <w:spacing w:val="-18"/>
          </w:rPr>
          <w:delText xml:space="preserve"> </w:delText>
        </w:r>
      </w:del>
      <w:r w:rsidRPr="00BE3340">
        <w:t>base</w:t>
      </w:r>
      <w:r w:rsidRPr="00BE3340">
        <w:rPr>
          <w:spacing w:val="-18"/>
        </w:rPr>
        <w:t xml:space="preserve"> </w:t>
      </w:r>
      <w:r w:rsidRPr="00BE3340">
        <w:t>learners</w:t>
      </w:r>
      <w:r w:rsidRPr="00BE3340">
        <w:rPr>
          <w:spacing w:val="-18"/>
        </w:rPr>
        <w:t xml:space="preserve"> </w:t>
      </w:r>
      <w:r w:rsidRPr="00BE3340">
        <w:t>in</w:t>
      </w:r>
      <w:r w:rsidRPr="00BE3340">
        <w:rPr>
          <w:spacing w:val="-18"/>
        </w:rPr>
        <w:t xml:space="preserve"> </w:t>
      </w:r>
      <w:r w:rsidRPr="00BE3340">
        <w:t>an</w:t>
      </w:r>
      <w:r w:rsidRPr="00BE3340">
        <w:rPr>
          <w:spacing w:val="-17"/>
        </w:rPr>
        <w:t xml:space="preserve"> </w:t>
      </w:r>
      <w:r w:rsidRPr="00BE3340">
        <w:t>ensemble</w:t>
      </w:r>
      <w:r w:rsidRPr="00BE3340">
        <w:rPr>
          <w:spacing w:val="-18"/>
        </w:rPr>
        <w:t xml:space="preserve"> </w:t>
      </w:r>
      <w:ins w:id="1842" w:author="Patrick Tang" w:date="2021-06-29T16:33:00Z">
        <w:r w:rsidR="00FA1A45">
          <w:t>we</w:t>
        </w:r>
      </w:ins>
      <w:del w:id="1843" w:author="Patrick Tang" w:date="2021-06-29T16:33:00Z">
        <w:r w:rsidRPr="00FA1A45" w:rsidDel="00FA1A45">
          <w:delText>a</w:delText>
        </w:r>
      </w:del>
      <w:r w:rsidRPr="00AF7ECF">
        <w:t>re</w:t>
      </w:r>
      <w:r w:rsidRPr="00BE3340">
        <w:rPr>
          <w:spacing w:val="-18"/>
        </w:rPr>
        <w:t xml:space="preserve"> </w:t>
      </w:r>
      <w:r w:rsidRPr="00BE3340">
        <w:lastRenderedPageBreak/>
        <w:t>developed</w:t>
      </w:r>
      <w:r w:rsidRPr="00BE3340">
        <w:rPr>
          <w:spacing w:val="-18"/>
        </w:rPr>
        <w:t xml:space="preserve"> </w:t>
      </w:r>
      <w:r w:rsidRPr="00BE3340">
        <w:t>from</w:t>
      </w:r>
      <w:r w:rsidRPr="00BE3340">
        <w:rPr>
          <w:spacing w:val="-18"/>
        </w:rPr>
        <w:t xml:space="preserve"> </w:t>
      </w:r>
      <w:r w:rsidRPr="00BE3340">
        <w:t>a</w:t>
      </w:r>
      <w:ins w:id="1844" w:author="Patrick Tang" w:date="2021-06-29T16:33:00Z">
        <w:r w:rsidR="00FA1A45">
          <w:t>n</w:t>
        </w:r>
      </w:ins>
      <w:r w:rsidRPr="00FA1A45">
        <w:rPr>
          <w:spacing w:val="-17"/>
        </w:rPr>
        <w:t xml:space="preserve"> </w:t>
      </w:r>
      <w:r w:rsidRPr="00FA1A45">
        <w:t>individual</w:t>
      </w:r>
      <w:r w:rsidRPr="00AF7ECF">
        <w:rPr>
          <w:spacing w:val="-18"/>
        </w:rPr>
        <w:t xml:space="preserve"> </w:t>
      </w:r>
      <w:r w:rsidRPr="00BE3340">
        <w:t>learning</w:t>
      </w:r>
      <w:r w:rsidRPr="00BE3340">
        <w:rPr>
          <w:spacing w:val="-18"/>
        </w:rPr>
        <w:t xml:space="preserve"> </w:t>
      </w:r>
      <w:r w:rsidRPr="00BE3340">
        <w:t xml:space="preserve">algorithm </w:t>
      </w:r>
      <w:del w:id="1845" w:author="Patrick Tang" w:date="2021-06-29T16:33:00Z">
        <w:r w:rsidRPr="00BE3340" w:rsidDel="00FA1A45">
          <w:delText>which</w:delText>
        </w:r>
        <w:r w:rsidRPr="00BE3340" w:rsidDel="00FA1A45">
          <w:rPr>
            <w:spacing w:val="-13"/>
          </w:rPr>
          <w:delText xml:space="preserve"> </w:delText>
        </w:r>
        <w:r w:rsidRPr="00BE3340" w:rsidDel="00FA1A45">
          <w:delText>can</w:delText>
        </w:r>
        <w:r w:rsidRPr="00BE3340" w:rsidDel="00FA1A45">
          <w:rPr>
            <w:spacing w:val="-12"/>
          </w:rPr>
          <w:delText xml:space="preserve"> </w:delText>
        </w:r>
        <w:r w:rsidRPr="00BE3340" w:rsidDel="00FA1A45">
          <w:delText>be</w:delText>
        </w:r>
      </w:del>
      <w:ins w:id="1846" w:author="Patrick Tang" w:date="2021-06-29T16:33:00Z">
        <w:r w:rsidR="00FA1A45">
          <w:t>such as</w:t>
        </w:r>
      </w:ins>
      <w:r w:rsidRPr="00FA1A45">
        <w:rPr>
          <w:spacing w:val="-13"/>
        </w:rPr>
        <w:t xml:space="preserve"> </w:t>
      </w:r>
      <w:r w:rsidRPr="00FA1A45">
        <w:t>decision</w:t>
      </w:r>
      <w:r w:rsidRPr="00AF7ECF">
        <w:rPr>
          <w:spacing w:val="-12"/>
        </w:rPr>
        <w:t xml:space="preserve"> </w:t>
      </w:r>
      <w:r w:rsidRPr="00BE3340">
        <w:t>tree,</w:t>
      </w:r>
      <w:r w:rsidRPr="00BE3340">
        <w:rPr>
          <w:spacing w:val="-12"/>
        </w:rPr>
        <w:t xml:space="preserve"> </w:t>
      </w:r>
      <w:r w:rsidRPr="00BE3340">
        <w:t>SVM,</w:t>
      </w:r>
      <w:r w:rsidRPr="00BE3340">
        <w:rPr>
          <w:spacing w:val="-12"/>
        </w:rPr>
        <w:t xml:space="preserve"> </w:t>
      </w:r>
      <w:r w:rsidRPr="00BE3340">
        <w:t>or</w:t>
      </w:r>
      <w:r w:rsidRPr="00BE3340">
        <w:rPr>
          <w:spacing w:val="-13"/>
        </w:rPr>
        <w:t xml:space="preserve"> </w:t>
      </w:r>
      <w:r w:rsidRPr="00BE3340">
        <w:t>other</w:t>
      </w:r>
      <w:r w:rsidRPr="00BE3340">
        <w:rPr>
          <w:spacing w:val="-12"/>
        </w:rPr>
        <w:t xml:space="preserve"> </w:t>
      </w:r>
      <w:r w:rsidRPr="00BE3340">
        <w:t>kinds</w:t>
      </w:r>
      <w:r w:rsidRPr="00BE3340">
        <w:rPr>
          <w:spacing w:val="-13"/>
        </w:rPr>
        <w:t xml:space="preserve"> </w:t>
      </w:r>
      <w:r w:rsidRPr="00BE3340">
        <w:t>of</w:t>
      </w:r>
      <w:r w:rsidRPr="00BE3340">
        <w:rPr>
          <w:spacing w:val="-12"/>
        </w:rPr>
        <w:t xml:space="preserve"> </w:t>
      </w:r>
      <w:r w:rsidRPr="00BE3340">
        <w:t>learning</w:t>
      </w:r>
      <w:r w:rsidRPr="00BE3340">
        <w:rPr>
          <w:spacing w:val="-13"/>
        </w:rPr>
        <w:t xml:space="preserve"> </w:t>
      </w:r>
      <w:r w:rsidRPr="00BE3340">
        <w:t>algorithms.</w:t>
      </w:r>
      <w:r w:rsidRPr="00BE3340">
        <w:rPr>
          <w:spacing w:val="3"/>
        </w:rPr>
        <w:t xml:space="preserve"> </w:t>
      </w:r>
      <w:proofErr w:type="spellStart"/>
      <w:ins w:id="1847" w:author="Patrick Tang" w:date="2021-06-29T16:34:00Z">
        <w:r w:rsidR="00FA1A45" w:rsidRPr="00FA1A45">
          <w:rPr>
            <w:spacing w:val="3"/>
          </w:rPr>
          <w:t>Breiman</w:t>
        </w:r>
        <w:proofErr w:type="spellEnd"/>
        <w:r w:rsidR="00FA1A45" w:rsidRPr="00FA1A45" w:rsidDel="00FA1A45">
          <w:rPr>
            <w:spacing w:val="3"/>
          </w:rPr>
          <w:t xml:space="preserve"> </w:t>
        </w:r>
      </w:ins>
      <w:del w:id="1848" w:author="Patrick Tang" w:date="2021-06-29T16:34:00Z">
        <w:r w:rsidRPr="00FA1A45" w:rsidDel="00FA1A45">
          <w:delText>Researches</w:delText>
        </w:r>
        <w:r w:rsidRPr="00AF7ECF" w:rsidDel="00FA1A45">
          <w:rPr>
            <w:spacing w:val="-12"/>
          </w:rPr>
          <w:delText xml:space="preserve"> </w:delText>
        </w:r>
      </w:del>
      <w:r w:rsidRPr="00BE3340">
        <w:t>[52]</w:t>
      </w:r>
      <w:r w:rsidRPr="00BE3340">
        <w:rPr>
          <w:spacing w:val="-13"/>
        </w:rPr>
        <w:t xml:space="preserve"> </w:t>
      </w:r>
      <w:r w:rsidRPr="00BE3340">
        <w:t>show</w:t>
      </w:r>
      <w:ins w:id="1849" w:author="Patrick Tang" w:date="2021-06-29T16:34:00Z">
        <w:r w:rsidR="00FA1A45">
          <w:t>ed</w:t>
        </w:r>
      </w:ins>
      <w:r w:rsidRPr="00FA1A45">
        <w:rPr>
          <w:spacing w:val="-12"/>
        </w:rPr>
        <w:t xml:space="preserve"> </w:t>
      </w:r>
      <w:r w:rsidRPr="00FA1A45">
        <w:t>that</w:t>
      </w:r>
      <w:r w:rsidRPr="00AF7ECF">
        <w:rPr>
          <w:spacing w:val="-13"/>
        </w:rPr>
        <w:t xml:space="preserve"> </w:t>
      </w:r>
      <w:r w:rsidRPr="00BE3340">
        <w:t xml:space="preserve">ensemble methods are usually </w:t>
      </w:r>
      <w:del w:id="1850" w:author="Patrick Tang" w:date="2021-06-29T16:34:00Z">
        <w:r w:rsidRPr="00BE3340" w:rsidDel="00FA1A45">
          <w:delText xml:space="preserve">significantly </w:delText>
        </w:r>
      </w:del>
      <w:r w:rsidRPr="00BE3340">
        <w:t>more accurate than individual learning</w:t>
      </w:r>
      <w:r w:rsidRPr="00BE3340">
        <w:rPr>
          <w:spacing w:val="-22"/>
        </w:rPr>
        <w:t xml:space="preserve"> </w:t>
      </w:r>
      <w:proofErr w:type="gramStart"/>
      <w:r w:rsidRPr="00BE3340">
        <w:t>methods</w:t>
      </w:r>
      <w:proofErr w:type="gramEnd"/>
    </w:p>
    <w:p w14:paraId="684673A8" w14:textId="77777777" w:rsidR="00B40315" w:rsidRPr="00BE3340" w:rsidRDefault="00B40315">
      <w:pPr>
        <w:spacing w:line="256" w:lineRule="auto"/>
        <w:jc w:val="both"/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space="720"/>
        </w:sectPr>
      </w:pPr>
    </w:p>
    <w:p w14:paraId="71CFEC70" w14:textId="77777777" w:rsidR="00B40315" w:rsidRPr="00BE3340" w:rsidRDefault="00B40315">
      <w:pPr>
        <w:pStyle w:val="BodyText"/>
        <w:rPr>
          <w:sz w:val="3"/>
        </w:rPr>
      </w:pPr>
    </w:p>
    <w:p w14:paraId="50AE80EB" w14:textId="77777777" w:rsidR="00B40315" w:rsidRPr="00BE3340" w:rsidRDefault="008E6C9D">
      <w:pPr>
        <w:pStyle w:val="BodyText"/>
        <w:ind w:left="1320"/>
        <w:rPr>
          <w:sz w:val="20"/>
        </w:rPr>
      </w:pPr>
      <w:r>
        <w:rPr>
          <w:sz w:val="20"/>
        </w:rPr>
      </w:r>
      <w:r>
        <w:rPr>
          <w:sz w:val="20"/>
        </w:rPr>
        <w:pict w14:anchorId="059B65DA">
          <v:group id="_x0000_s1213" style="width:347.75pt;height:204.3pt;mso-position-horizontal-relative:char;mso-position-vertical-relative:line" coordsize="6955,4086">
            <v:shape id="_x0000_s1269" type="#_x0000_t75" style="position:absolute;left:2750;top:17;width:1035;height:705">
              <v:imagedata r:id="rId55" o:title=""/>
            </v:shape>
            <v:shape id="_x0000_s1268" style="position:absolute;left:2765;top:11;width:989;height:659" coordorigin="2766,11" coordsize="989,659" path="m3260,670r-89,-5l3088,650r-77,-25l2942,593r-60,-40l2833,507r-36,-51l2774,400r-8,-59l2774,282r23,-56l2833,175r49,-46l2942,89r69,-33l3088,32r83,-15l3260,11r89,6l3432,32r77,24l3578,89r60,40l3687,175r36,51l3746,282r8,59l3746,400r-23,56l3687,507r-49,46l3578,593r-69,32l3432,650r-83,15l3260,670xe" fillcolor="#5b9bd5" stroked="f">
              <v:path arrowok="t"/>
            </v:shape>
            <v:shape id="_x0000_s1267" style="position:absolute;left:2765;top:11;width:989;height:659" coordorigin="2766,11" coordsize="989,659" path="m2766,341r31,-115l2833,175r49,-46l2942,89r69,-33l3088,32r83,-15l3260,11r89,6l3432,32r77,24l3578,89r60,40l3687,175r36,51l3746,282r8,59l3746,400r-23,56l3687,507r-49,46l3578,593r-69,32l3432,650r-83,15l3260,670r-89,-5l3088,650r-77,-25l2942,593r-60,-40l2833,507r-36,-51l2774,400r-8,-59xe" filled="f" strokeweight=".40411mm">
              <v:path arrowok="t"/>
            </v:shape>
            <v:line id="_x0000_s1266" style="position:absolute" from="1530,778" to="3271,778" strokeweight="4.21431mm"/>
            <v:shape id="_x0000_s1265" type="#_x0000_t75" style="position:absolute;left:1034;top:994;width:1035;height:705">
              <v:imagedata r:id="rId56" o:title=""/>
            </v:shape>
            <v:shape id="_x0000_s1264" style="position:absolute;left:1047;top:992;width:989;height:659" coordorigin="1048,992" coordsize="989,659" path="m1542,1651r-89,-5l1370,1630r-77,-24l1224,1574r-60,-40l1115,1488r-36,-51l1056,1381r-8,-59l1056,1262r23,-55l1115,1155r49,-46l1224,1070r69,-33l1370,1013r83,-16l1542,992r89,5l1714,1013r77,24l1860,1070r60,39l1969,1155r36,52l2028,1262r8,60l2028,1381r-23,56l1969,1488r-49,46l1860,1574r-69,32l1714,1630r-83,16l1542,1651xe" fillcolor="#5b9bd5" stroked="f">
              <v:path arrowok="t"/>
            </v:shape>
            <v:shape id="_x0000_s1263" style="position:absolute;left:1047;top:992;width:989;height:659" coordorigin="1048,992" coordsize="989,659" path="m1048,1322r31,-115l1115,1155r49,-46l1224,1070r69,-33l1370,1013r83,-16l1542,992r89,5l1714,1013r77,24l1860,1070r60,39l1969,1155r36,52l2028,1262r8,60l2028,1381r-23,56l1969,1488r-49,46l1860,1574r-69,32l1714,1630r-83,16l1542,1651r-89,-5l1370,1630r-77,-24l1224,1574r-60,-40l1115,1488r-36,-51l1056,1381r-8,-59xe" filled="f" strokeweight=".40411mm">
              <v:path arrowok="t"/>
            </v:shape>
            <v:shape id="_x0000_s1262" style="position:absolute;left:1480;top:870;width:123;height:123" coordorigin="1481,871" coordsize="123,123" path="m1542,993l1481,871r122,l1542,993xe" fillcolor="black" stroked="f">
              <v:path arrowok="t"/>
            </v:shape>
            <v:line id="_x0000_s1261" style="position:absolute" from="3248,778" to="5376,778" strokeweight="4.21431mm"/>
            <v:shape id="_x0000_s1260" type="#_x0000_t75" style="position:absolute;left:4852;top:994;width:1035;height:705">
              <v:imagedata r:id="rId57" o:title=""/>
            </v:shape>
            <v:shape id="_x0000_s1259" style="position:absolute;left:4870;top:992;width:989;height:659" coordorigin="4870,992" coordsize="989,659" path="m5365,1651r-89,-5l5192,1630r-77,-24l5046,1574r-59,-40l4938,1488r-37,-51l4878,1381r-8,-59l4878,1262r23,-55l4938,1155r49,-46l5046,1070r69,-33l5192,1013r84,-16l5365,992r88,5l5537,1013r77,24l5683,1070r60,39l5791,1155r37,52l5851,1262r8,60l5851,1381r-23,56l5791,1488r-48,46l5683,1574r-69,32l5537,1630r-84,16l5365,1651xe" fillcolor="#5b9bd5" stroked="f">
              <v:path arrowok="t"/>
            </v:shape>
            <v:shape id="_x0000_s1258" style="position:absolute;left:4870;top:992;width:989;height:659" coordorigin="4870,992" coordsize="989,659" path="m4870,1322r31,-115l4938,1155r49,-46l5046,1070r69,-33l5192,1013r84,-16l5365,992r88,5l5537,1013r77,24l5683,1070r60,39l5791,1155r37,52l5851,1262r8,60l5851,1381r-23,56l5791,1488r-48,46l5683,1574r-69,32l5537,1630r-84,16l5365,1651r-89,-5l5192,1630r-77,-24l5046,1574r-59,-40l4938,1488r-37,-51l4878,1381r-8,-59xe" filled="f" strokeweight=".40411mm">
              <v:path arrowok="t"/>
            </v:shape>
            <v:shape id="_x0000_s1257" style="position:absolute;left:5303;top:870;width:123;height:123" coordorigin="5303,871" coordsize="123,123" path="m5364,993l5303,871r122,l5364,993xe" fillcolor="black" stroked="f">
              <v:path arrowok="t"/>
            </v:shape>
            <v:line id="_x0000_s1256" style="position:absolute" from="499,1759" to="1553,1759" strokeweight="4.21431mm"/>
            <v:shape id="_x0000_s1255" type="#_x0000_t75" style="position:absolute;top:1983;width:1035;height:705">
              <v:imagedata r:id="rId58" o:title=""/>
            </v:shape>
            <v:shape id="_x0000_s1254" style="position:absolute;left:17;top:1972;width:989;height:659" coordorigin="17,1973" coordsize="989,659" path="m511,2632r-88,-5l339,2611r-77,-24l193,2554r-60,-39l85,2469,48,2417,25,2362r-8,-60l25,2243r23,-56l85,2136r48,-46l193,2050r69,-32l339,1993r84,-15l511,1973r89,5l684,1993r77,25l830,2050r59,40l938,2136r37,51l998,2243r7,59l998,2362r-23,55l938,2469r-49,46l830,2554r-69,33l684,2611r-84,16l511,2632xe" fillcolor="#5b9bd5" stroked="f">
              <v:path arrowok="t"/>
            </v:shape>
            <v:shape id="_x0000_s1253" style="position:absolute;left:17;top:1972;width:989;height:659" coordorigin="17,1973" coordsize="989,659" path="m17,2302l48,2187r37,-51l133,2090r60,-40l262,2018r77,-25l423,1978r88,-5l600,1978r84,15l761,2018r69,32l889,2090r49,46l975,2187r23,56l1005,2302r-7,60l975,2417r-37,52l889,2515r-59,39l761,2587r-77,24l600,2627r-89,5l423,2627r-84,-16l262,2587r-69,-33l133,2515,85,2469,48,2417,25,2362r-8,-60xe" filled="f" strokeweight=".40411mm">
              <v:path arrowok="t"/>
            </v:shape>
            <v:shape id="_x0000_s1252" style="position:absolute;left:449;top:1850;width:123;height:123" coordorigin="450,1851" coordsize="123,123" path="m511,1973l450,1851r122,l511,1973xe" fillcolor="black" stroked="f">
              <v:path arrowok="t"/>
            </v:shape>
            <v:line id="_x0000_s1251" style="position:absolute" from="1530,1759" to="2584,1759" strokeweight="4.21431mm"/>
            <v:shape id="_x0000_s1250" type="#_x0000_t75" style="position:absolute;left:2056;top:1983;width:1035;height:705">
              <v:imagedata r:id="rId59" o:title=""/>
            </v:shape>
            <v:shape id="_x0000_s1249" style="position:absolute;left:2078;top:1972;width:989;height:659" coordorigin="2079,1973" coordsize="989,659" path="m2573,2632r-89,-5l2400,2611r-76,-24l2255,2554r-60,-39l2146,2469r-36,-52l2087,2362r-8,-60l2087,2243r23,-56l2146,2136r49,-46l2255,2050r69,-32l2400,1993r84,-15l2573,1973r89,5l2745,1993r77,25l2891,2050r60,40l3000,2136r36,51l3059,2243r8,59l3059,2362r-23,55l3000,2469r-49,46l2891,2554r-69,33l2745,2611r-83,16l2573,2632xe" fillcolor="#5b9bd5" stroked="f">
              <v:path arrowok="t"/>
            </v:shape>
            <v:shape id="_x0000_s1248" style="position:absolute;left:2078;top:1972;width:989;height:659" coordorigin="2079,1973" coordsize="989,659" path="m2079,2302r31,-115l2146,2136r49,-46l2255,2050r69,-32l2400,1993r84,-15l2573,1973r89,5l2745,1993r77,25l2891,2050r60,40l3000,2136r36,51l3059,2243r8,59l3059,2362r-23,55l3000,2469r-49,46l2891,2554r-69,33l2745,2611r-83,16l2573,2632r-89,-5l2400,2611r-76,-24l2255,2554r-60,-39l2146,2469r-36,-52l2087,2362r-8,-60xe" filled="f" strokeweight=".40411mm">
              <v:path arrowok="t"/>
            </v:shape>
            <v:shape id="_x0000_s1247" style="position:absolute;left:2511;top:1850;width:123;height:123" coordorigin="2512,1851" coordsize="123,123" path="m2573,1973r-61,-122l2634,1851r-61,122xe" fillcolor="black" stroked="f">
              <v:path arrowok="t"/>
            </v:shape>
            <v:line id="_x0000_s1246" style="position:absolute" from="4322,1759" to="5376,1759" strokeweight="4.21431mm"/>
            <v:shape id="_x0000_s1245" type="#_x0000_t75" style="position:absolute;left:3818;top:1983;width:1035;height:705">
              <v:imagedata r:id="rId60" o:title=""/>
            </v:shape>
            <v:shape id="_x0000_s1244" style="position:absolute;left:3839;top:1972;width:989;height:659" coordorigin="3840,1973" coordsize="989,659" path="m4334,2632r-89,-5l4161,2611r-77,-24l4016,2554r-60,-39l3907,2469r-36,-52l3848,2362r-8,-60l3848,2243r23,-56l3907,2136r49,-46l4016,2050r68,-32l4161,1993r84,-15l4334,1973r89,5l4506,1993r77,25l4652,2050r60,40l4761,2136r36,51l4820,2243r8,59l4820,2362r-23,55l4761,2469r-49,46l4652,2554r-69,33l4506,2611r-83,16l4334,2632xe" fillcolor="#5b9bd5" stroked="f">
              <v:path arrowok="t"/>
            </v:shape>
            <v:shape id="_x0000_s1243" style="position:absolute;left:3839;top:1972;width:989;height:659" coordorigin="3840,1973" coordsize="989,659" path="m3840,2302r31,-115l3907,2136r49,-46l4016,2050r69,-32l4161,1993r84,-15l4334,1973r89,5l4506,1993r77,25l4652,2050r60,40l4761,2136r36,51l4820,2243r8,59l4820,2362r-23,55l4761,2469r-49,46l4652,2554r-69,33l4506,2611r-83,16l4334,2632r-89,-5l4161,2611r-76,-24l4016,2554r-60,-39l3907,2469r-36,-52l3848,2362r-8,-60xe" filled="f" strokeweight=".40411mm">
              <v:path arrowok="t"/>
            </v:shape>
            <v:shape id="_x0000_s1242" style="position:absolute;left:4272;top:1850;width:124;height:123" coordorigin="4272,1851" coordsize="124,123" path="m4334,1973r-62,-122l4395,1851r-61,122xe" fillcolor="black" stroked="f">
              <v:path arrowok="t"/>
            </v:shape>
            <v:line id="_x0000_s1241" style="position:absolute" from="5353,1759" to="6449,1759" strokeweight="4.21431mm"/>
            <v:shape id="_x0000_s1240" type="#_x0000_t75" style="position:absolute;left:5932;top:1983;width:1023;height:705">
              <v:imagedata r:id="rId61" o:title=""/>
            </v:shape>
            <v:shape id="_x0000_s1239" style="position:absolute;left:5944;top:1972;width:989;height:659" coordorigin="5944,1973" coordsize="989,659" path="m6438,2632r-88,-5l6266,2611r-77,-24l6120,2554r-60,-39l6012,2469r-37,-52l5952,2362r-8,-60l5952,2243r23,-56l6012,2136r48,-46l6120,2050r69,-32l6266,1993r84,-15l6438,1973r89,5l6611,1993r77,25l6757,2050r59,40l6865,2136r37,51l6925,2243r8,59l6925,2362r-23,55l6865,2469r-49,46l6757,2554r-69,33l6611,2611r-84,16l6438,2632xe" fillcolor="#5b9bd5" stroked="f">
              <v:path arrowok="t"/>
            </v:shape>
            <v:shape id="_x0000_s1238" style="position:absolute;left:5944;top:1972;width:989;height:659" coordorigin="5944,1973" coordsize="989,659" path="m5944,2302r31,-115l6012,2136r48,-46l6120,2050r69,-32l6266,1993r84,-15l6438,1973r89,5l6611,1993r77,25l6757,2050r59,40l6865,2136r37,51l6925,2243r8,59l6925,2362r-23,55l6865,2469r-49,46l6757,2554r-69,33l6611,2611r-84,16l6438,2632r-88,-5l6266,2611r-77,-24l6120,2554r-60,-39l6012,2469r-37,-52l5952,2362r-8,-60xe" filled="f" strokeweight=".40411mm">
              <v:path arrowok="t"/>
            </v:shape>
            <v:shape id="_x0000_s1237" style="position:absolute;left:6377;top:1850;width:123;height:123" coordorigin="6377,1851" coordsize="123,123" path="m6438,1973r-61,-122l6499,1851r-61,122xe" fillcolor="black" stroked="f">
              <v:path arrowok="t"/>
            </v:shape>
            <v:shape id="_x0000_s1236" style="position:absolute;left:3302;top:2631;width:1031;height:639" coordorigin="3303,2632" coordsize="1031,639" path="m4334,2632r,161l3303,2793r,477e" filled="f" strokeweight=".40411mm">
              <v:path arrowok="t"/>
            </v:shape>
            <v:shape id="_x0000_s1235" type="#_x0000_t75" style="position:absolute;left:2795;top:3381;width:1035;height:705">
              <v:imagedata r:id="rId62" o:title=""/>
            </v:shape>
            <v:shape id="_x0000_s1234" style="position:absolute;left:2808;top:3375;width:989;height:659" coordorigin="2809,3376" coordsize="989,659" path="m3303,4035r-89,-5l3131,4014r-77,-24l2985,3958r-60,-40l2876,3872r-36,-51l2817,3765r-8,-60l2817,3646r23,-56l2876,3539r49,-46l2985,3453r69,-32l3131,3397r83,-16l3303,3376r89,5l3475,3397r77,24l3621,3453r60,40l3730,3539r36,51l3789,3646r8,59l3789,3765r-23,56l3730,3872r-49,46l3621,3958r-69,32l3475,4014r-83,16l3303,4035xe" fillcolor="#5b9bd5" stroked="f">
              <v:path arrowok="t"/>
            </v:shape>
            <v:shape id="_x0000_s1233" style="position:absolute;left:2808;top:3375;width:989;height:659" coordorigin="2809,3376" coordsize="989,659" path="m2809,3705r31,-115l2876,3539r49,-46l2985,3453r69,-32l3131,3397r83,-16l3303,3376r89,5l3475,3397r77,24l3621,3453r60,40l3730,3539r36,51l3789,3646r8,59l3789,3765r-23,56l3730,3872r-49,46l3621,3958r-69,32l3475,4014r-83,16l3303,4035r-89,-5l3131,4014r-77,-24l2985,3958r-60,-40l2876,3872r-36,-51l2817,3765r-8,-60xe" filled="f" strokeweight=".40411mm">
              <v:path arrowok="t"/>
            </v:shape>
            <v:shape id="_x0000_s1232" style="position:absolute;left:3242;top:3253;width:123;height:123" coordorigin="3242,3254" coordsize="123,123" path="m3303,3376r-61,-122l3364,3254r-61,122xe" fillcolor="black" stroked="f">
              <v:path arrowok="t"/>
            </v:shape>
            <v:shape id="_x0000_s1231" style="position:absolute;left:4333;top:2631;width:1118;height:639" coordorigin="4334,2632" coordsize="1118,639" path="m4334,2632r,161l5451,2793r,477e" filled="f" strokeweight=".40411mm">
              <v:path arrowok="t"/>
            </v:shape>
            <v:shape id="_x0000_s1230" type="#_x0000_t75" style="position:absolute;left:4943;top:3381;width:1035;height:705">
              <v:imagedata r:id="rId63" o:title=""/>
            </v:shape>
            <v:shape id="_x0000_s1229" style="position:absolute;left:4956;top:3375;width:989;height:659" coordorigin="4956,3376" coordsize="989,659" path="m5451,4035r-89,-5l5278,4014r-77,-24l5132,3958r-59,-40l5024,3872r-37,-51l4964,3765r-8,-60l4964,3646r23,-56l5024,3539r49,-46l5132,3453r69,-32l5278,3397r84,-16l5451,3376r88,5l5623,3397r77,24l5769,3453r59,40l5877,3539r37,51l5937,3646r8,59l5937,3765r-23,56l5877,3872r-49,46l5769,3958r-69,32l5623,4014r-84,16l5451,4035xe" fillcolor="#5b9bd5" stroked="f">
              <v:path arrowok="t"/>
            </v:shape>
            <v:shape id="_x0000_s1228" style="position:absolute;left:4956;top:3375;width:989;height:659" coordorigin="4956,3376" coordsize="989,659" path="m4956,3705r31,-115l5024,3539r49,-46l5132,3453r69,-32l5278,3397r84,-16l5451,3376r88,5l5623,3397r77,24l5769,3453r59,40l5877,3539r37,51l5937,3646r8,59l5937,3765r-23,56l5877,3872r-49,46l5769,3958r-69,32l5623,4014r-84,16l5451,4035r-89,-5l5278,4014r-77,-24l5132,3958r-59,-40l5024,3872r-37,-51l4964,3765r-8,-60xe" filled="f" strokeweight=".40411mm">
              <v:path arrowok="t"/>
            </v:shape>
            <v:shape id="_x0000_s1227" style="position:absolute;left:5389;top:3253;width:123;height:123" coordorigin="5390,3254" coordsize="123,123" path="m5451,3376r-61,-122l5512,3254r-61,122xe" fillcolor="black" stroked="f">
              <v:path arrowok="t"/>
            </v:shape>
            <v:shape id="_x0000_s1226" type="#_x0000_t202" style="position:absolute;left:2895;top:163;width:747;height:346" filled="f" stroked="f">
              <v:textbox inset="0,0,0,0">
                <w:txbxContent>
                  <w:p w14:paraId="7EC1116E" w14:textId="77777777" w:rsidR="002E35F5" w:rsidRDefault="002E35F5">
                    <w:pPr>
                      <w:spacing w:line="271" w:lineRule="auto"/>
                      <w:ind w:firstLine="143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Node 0 (Root node)</w:t>
                    </w:r>
                  </w:p>
                </w:txbxContent>
              </v:textbox>
            </v:shape>
            <v:shape id="_x0000_s1225" type="#_x0000_t202" style="position:absolute;left:3059;top:1021;width:419;height:164" filled="f" stroked="f">
              <v:textbox inset="0,0,0,0">
                <w:txbxContent>
                  <w:p w14:paraId="1337C34D" w14:textId="77777777" w:rsidR="002E35F5" w:rsidRDefault="002E35F5">
                    <w:pPr>
                      <w:spacing w:before="1"/>
                      <w:rPr>
                        <w:b/>
                        <w:i/>
                        <w:sz w:val="14"/>
                      </w:rPr>
                    </w:pPr>
                    <w:r>
                      <w:rPr>
                        <w:b/>
                        <w:i/>
                        <w:w w:val="105"/>
                        <w:sz w:val="14"/>
                      </w:rPr>
                      <w:t>Split 1</w:t>
                    </w:r>
                  </w:p>
                </w:txbxContent>
              </v:textbox>
            </v:shape>
            <v:shape id="_x0000_s1224" type="#_x0000_t202" style="position:absolute;left:1320;top:1235;width:460;height:164" filled="f" stroked="f">
              <v:textbox inset="0,0,0,0">
                <w:txbxContent>
                  <w:p w14:paraId="4C20A148" w14:textId="77777777" w:rsidR="002E35F5" w:rsidRDefault="002E35F5">
                    <w:pPr>
                      <w:spacing w:before="1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Node 1</w:t>
                    </w:r>
                  </w:p>
                </w:txbxContent>
              </v:textbox>
            </v:shape>
            <v:shape id="_x0000_s1223" type="#_x0000_t202" style="position:absolute;left:5143;top:1235;width:460;height:164" filled="f" stroked="f">
              <v:textbox inset="0,0,0,0">
                <w:txbxContent>
                  <w:p w14:paraId="73AFA330" w14:textId="77777777" w:rsidR="002E35F5" w:rsidRDefault="002E35F5">
                    <w:pPr>
                      <w:spacing w:before="1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Node 2</w:t>
                    </w:r>
                  </w:p>
                </w:txbxContent>
              </v:textbox>
            </v:shape>
            <v:shape id="_x0000_s1222" type="#_x0000_t202" style="position:absolute;left:1341;top:2007;width:419;height:164" filled="f" stroked="f">
              <v:textbox inset="0,0,0,0">
                <w:txbxContent>
                  <w:p w14:paraId="0EE802C7" w14:textId="77777777" w:rsidR="002E35F5" w:rsidRDefault="002E35F5">
                    <w:pPr>
                      <w:spacing w:before="1"/>
                      <w:rPr>
                        <w:b/>
                        <w:i/>
                        <w:sz w:val="14"/>
                      </w:rPr>
                    </w:pPr>
                    <w:r>
                      <w:rPr>
                        <w:b/>
                        <w:i/>
                        <w:w w:val="105"/>
                        <w:sz w:val="14"/>
                      </w:rPr>
                      <w:t>Split 2</w:t>
                    </w:r>
                  </w:p>
                </w:txbxContent>
              </v:textbox>
            </v:shape>
            <v:shape id="_x0000_s1221" type="#_x0000_t202" style="position:absolute;left:5142;top:2007;width:419;height:164" filled="f" stroked="f">
              <v:textbox inset="0,0,0,0">
                <w:txbxContent>
                  <w:p w14:paraId="46A4C73A" w14:textId="77777777" w:rsidR="002E35F5" w:rsidRDefault="002E35F5">
                    <w:pPr>
                      <w:spacing w:before="1"/>
                      <w:rPr>
                        <w:b/>
                        <w:i/>
                        <w:sz w:val="14"/>
                      </w:rPr>
                    </w:pPr>
                    <w:r>
                      <w:rPr>
                        <w:b/>
                        <w:i/>
                        <w:w w:val="105"/>
                        <w:sz w:val="14"/>
                      </w:rPr>
                      <w:t>Split 3</w:t>
                    </w:r>
                  </w:p>
                </w:txbxContent>
              </v:textbox>
            </v:shape>
            <v:shape id="_x0000_s1220" type="#_x0000_t202" style="position:absolute;left:290;top:2216;width:6388;height:164" filled="f" stroked="f">
              <v:textbox inset="0,0,0,0">
                <w:txbxContent>
                  <w:p w14:paraId="3CEF5020" w14:textId="77777777" w:rsidR="002E35F5" w:rsidRDefault="002E35F5">
                    <w:pPr>
                      <w:tabs>
                        <w:tab w:val="left" w:pos="2061"/>
                        <w:tab w:val="left" w:pos="3822"/>
                        <w:tab w:val="left" w:pos="5927"/>
                      </w:tabs>
                      <w:spacing w:before="1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Node</w:t>
                    </w:r>
                    <w:r>
                      <w:rPr>
                        <w:spacing w:val="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3</w:t>
                    </w:r>
                    <w:r>
                      <w:rPr>
                        <w:w w:val="105"/>
                        <w:sz w:val="14"/>
                      </w:rPr>
                      <w:tab/>
                      <w:t>Node</w:t>
                    </w:r>
                    <w:r>
                      <w:rPr>
                        <w:spacing w:val="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4</w:t>
                    </w:r>
                    <w:r>
                      <w:rPr>
                        <w:w w:val="105"/>
                        <w:sz w:val="14"/>
                      </w:rPr>
                      <w:tab/>
                      <w:t>Node</w:t>
                    </w:r>
                    <w:r>
                      <w:rPr>
                        <w:spacing w:val="4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5</w:t>
                    </w:r>
                    <w:r>
                      <w:rPr>
                        <w:w w:val="105"/>
                        <w:sz w:val="14"/>
                      </w:rPr>
                      <w:tab/>
                      <w:t>Node</w:t>
                    </w:r>
                    <w:r>
                      <w:rPr>
                        <w:spacing w:val="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w w:val="105"/>
                        <w:sz w:val="14"/>
                      </w:rPr>
                      <w:t>6</w:t>
                    </w:r>
                  </w:p>
                </w:txbxContent>
              </v:textbox>
            </v:shape>
            <v:shape id="_x0000_s1219" type="#_x0000_t202" style="position:absolute;left:225;top:2694;width:418;height:164" filled="f" stroked="f">
              <v:textbox inset="0,0,0,0">
                <w:txbxContent>
                  <w:p w14:paraId="452965D5" w14:textId="77777777" w:rsidR="002E35F5" w:rsidRDefault="002E35F5">
                    <w:pPr>
                      <w:spacing w:before="1"/>
                      <w:rPr>
                        <w:b/>
                        <w:i/>
                        <w:sz w:val="14"/>
                      </w:rPr>
                    </w:pPr>
                    <w:r>
                      <w:rPr>
                        <w:b/>
                        <w:i/>
                        <w:w w:val="105"/>
                        <w:sz w:val="14"/>
                        <w:u w:val="single"/>
                      </w:rPr>
                      <w:t>Leaf 1</w:t>
                    </w:r>
                  </w:p>
                </w:txbxContent>
              </v:textbox>
            </v:shape>
            <v:shape id="_x0000_s1218" type="#_x0000_t202" style="position:absolute;left:2372;top:2694;width:418;height:164" filled="f" stroked="f">
              <v:textbox inset="0,0,0,0">
                <w:txbxContent>
                  <w:p w14:paraId="5934C22B" w14:textId="77777777" w:rsidR="002E35F5" w:rsidRDefault="002E35F5">
                    <w:pPr>
                      <w:spacing w:before="1"/>
                      <w:rPr>
                        <w:b/>
                        <w:i/>
                        <w:sz w:val="14"/>
                      </w:rPr>
                    </w:pPr>
                    <w:r>
                      <w:rPr>
                        <w:b/>
                        <w:i/>
                        <w:w w:val="105"/>
                        <w:sz w:val="14"/>
                        <w:u w:val="single"/>
                      </w:rPr>
                      <w:t>Leaf 2</w:t>
                    </w:r>
                  </w:p>
                </w:txbxContent>
              </v:textbox>
            </v:shape>
            <v:shape id="_x0000_s1217" type="#_x0000_t202" style="position:absolute;left:6238;top:2694;width:418;height:164" filled="f" stroked="f">
              <v:textbox inset="0,0,0,0">
                <w:txbxContent>
                  <w:p w14:paraId="0ADA86AE" w14:textId="77777777" w:rsidR="002E35F5" w:rsidRDefault="002E35F5">
                    <w:pPr>
                      <w:spacing w:before="1"/>
                      <w:rPr>
                        <w:b/>
                        <w:i/>
                        <w:sz w:val="14"/>
                      </w:rPr>
                    </w:pPr>
                    <w:r>
                      <w:rPr>
                        <w:b/>
                        <w:i/>
                        <w:w w:val="105"/>
                        <w:sz w:val="14"/>
                        <w:u w:val="single"/>
                      </w:rPr>
                      <w:t>Leaf 3</w:t>
                    </w:r>
                  </w:p>
                </w:txbxContent>
              </v:textbox>
            </v:shape>
            <v:shape id="_x0000_s1216" type="#_x0000_t202" style="position:absolute;left:4133;top:2997;width:419;height:164" filled="f" stroked="f">
              <v:textbox inset="0,0,0,0">
                <w:txbxContent>
                  <w:p w14:paraId="0DEE97F1" w14:textId="77777777" w:rsidR="002E35F5" w:rsidRDefault="002E35F5">
                    <w:pPr>
                      <w:spacing w:before="1"/>
                      <w:rPr>
                        <w:b/>
                        <w:i/>
                        <w:sz w:val="14"/>
                      </w:rPr>
                    </w:pPr>
                    <w:r>
                      <w:rPr>
                        <w:b/>
                        <w:i/>
                        <w:w w:val="105"/>
                        <w:sz w:val="14"/>
                      </w:rPr>
                      <w:t>Split 4</w:t>
                    </w:r>
                  </w:p>
                </w:txbxContent>
              </v:textbox>
            </v:shape>
            <v:shape id="_x0000_s1215" type="#_x0000_t202" style="position:absolute;left:3081;top:3619;width:460;height:164" filled="f" stroked="f">
              <v:textbox inset="0,0,0,0">
                <w:txbxContent>
                  <w:p w14:paraId="792C5F62" w14:textId="77777777" w:rsidR="002E35F5" w:rsidRDefault="002E35F5">
                    <w:pPr>
                      <w:spacing w:before="1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Node 7</w:t>
                    </w:r>
                  </w:p>
                </w:txbxContent>
              </v:textbox>
            </v:shape>
            <v:shape id="_x0000_s1214" type="#_x0000_t202" style="position:absolute;left:5229;top:3619;width:460;height:164" filled="f" stroked="f">
              <v:textbox inset="0,0,0,0">
                <w:txbxContent>
                  <w:p w14:paraId="58D187B3" w14:textId="77777777" w:rsidR="002E35F5" w:rsidRDefault="002E35F5">
                    <w:pPr>
                      <w:spacing w:before="1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Node 8</w:t>
                    </w:r>
                  </w:p>
                </w:txbxContent>
              </v:textbox>
            </v:shape>
            <w10:anchorlock/>
          </v:group>
        </w:pict>
      </w:r>
    </w:p>
    <w:p w14:paraId="51949781" w14:textId="77777777" w:rsidR="00B40315" w:rsidRPr="00BE3340" w:rsidRDefault="002B1B5E">
      <w:pPr>
        <w:tabs>
          <w:tab w:val="left" w:pos="6570"/>
        </w:tabs>
        <w:spacing w:before="26"/>
        <w:ind w:left="4423"/>
        <w:rPr>
          <w:b/>
          <w:i/>
          <w:sz w:val="14"/>
        </w:rPr>
      </w:pPr>
      <w:r w:rsidRPr="00A97774">
        <w:rPr>
          <w:b/>
          <w:i/>
          <w:w w:val="105"/>
          <w:sz w:val="14"/>
          <w:u w:val="single"/>
        </w:rPr>
        <w:t>Leaf</w:t>
      </w:r>
      <w:r w:rsidRPr="00453F0F">
        <w:rPr>
          <w:b/>
          <w:i/>
          <w:spacing w:val="1"/>
          <w:w w:val="105"/>
          <w:sz w:val="14"/>
          <w:u w:val="single"/>
        </w:rPr>
        <w:t xml:space="preserve"> </w:t>
      </w:r>
      <w:r w:rsidRPr="00453F0F">
        <w:rPr>
          <w:b/>
          <w:i/>
          <w:w w:val="105"/>
          <w:sz w:val="14"/>
          <w:u w:val="single"/>
        </w:rPr>
        <w:t>4</w:t>
      </w:r>
      <w:r w:rsidRPr="00BE3340">
        <w:rPr>
          <w:b/>
          <w:i/>
          <w:w w:val="105"/>
          <w:sz w:val="14"/>
        </w:rPr>
        <w:tab/>
      </w:r>
      <w:r w:rsidRPr="00BE3340">
        <w:rPr>
          <w:b/>
          <w:i/>
          <w:w w:val="105"/>
          <w:sz w:val="14"/>
          <w:u w:val="single"/>
        </w:rPr>
        <w:t>Leaf 5</w:t>
      </w:r>
    </w:p>
    <w:p w14:paraId="4C850B6D" w14:textId="77777777" w:rsidR="00B40315" w:rsidRPr="00BE3340" w:rsidRDefault="00B40315">
      <w:pPr>
        <w:pStyle w:val="BodyText"/>
        <w:rPr>
          <w:b/>
          <w:i/>
          <w:sz w:val="20"/>
        </w:rPr>
      </w:pPr>
    </w:p>
    <w:p w14:paraId="27142D17" w14:textId="77777777" w:rsidR="00B40315" w:rsidRPr="00BE3340" w:rsidRDefault="00B40315">
      <w:pPr>
        <w:pStyle w:val="BodyText"/>
        <w:spacing w:before="9"/>
        <w:rPr>
          <w:b/>
          <w:i/>
        </w:rPr>
      </w:pPr>
    </w:p>
    <w:p w14:paraId="4C1292B0" w14:textId="77777777" w:rsidR="00B40315" w:rsidRPr="00BE3340" w:rsidRDefault="002B1B5E">
      <w:pPr>
        <w:pStyle w:val="BodyText"/>
        <w:spacing w:before="97"/>
        <w:ind w:right="477"/>
        <w:jc w:val="center"/>
      </w:pPr>
      <w:r w:rsidRPr="00BE3340">
        <w:t>Figure 6: Structure of a classification and regression tree [50]</w:t>
      </w:r>
    </w:p>
    <w:p w14:paraId="7F9240C7" w14:textId="77777777" w:rsidR="00B40315" w:rsidRPr="00BE3340" w:rsidRDefault="00B40315">
      <w:pPr>
        <w:pStyle w:val="BodyText"/>
        <w:spacing w:before="9"/>
        <w:rPr>
          <w:sz w:val="35"/>
        </w:rPr>
      </w:pPr>
    </w:p>
    <w:p w14:paraId="28CC0024" w14:textId="5CD78A51" w:rsidR="00B40315" w:rsidRPr="00BE3340" w:rsidRDefault="008E6C9D">
      <w:pPr>
        <w:pStyle w:val="BodyText"/>
        <w:spacing w:line="252" w:lineRule="auto"/>
        <w:ind w:left="117" w:right="595" w:firstLine="338"/>
        <w:jc w:val="both"/>
      </w:pPr>
      <w:r>
        <w:pict w14:anchorId="359F0B40">
          <v:shape id="_x0000_s1212" type="#_x0000_t202" style="position:absolute;left:0;text-align:left;margin-left:157.4pt;margin-top:42.45pt;width:3.05pt;height:18.95pt;z-index:-251674112;mso-position-horizontal-relative:page" filled="f" stroked="f">
            <v:textbox inset="0,0,0,0">
              <w:txbxContent>
                <w:p w14:paraId="0519511F" w14:textId="77777777" w:rsidR="002E35F5" w:rsidRDefault="002E35F5">
                  <w:pPr>
                    <w:pStyle w:val="BodyText"/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7"/>
                    </w:rPr>
                    <w:t>·</w:t>
                  </w:r>
                </w:p>
              </w:txbxContent>
            </v:textbox>
            <w10:wrap anchorx="page"/>
          </v:shape>
        </w:pict>
      </w:r>
      <w:r>
        <w:rPr>
          <w:rPrChange w:id="1851" w:author="Patrick Tang" w:date="2021-06-25T17:28:00Z">
            <w:rPr/>
          </w:rPrChange>
        </w:rPr>
        <w:pict w14:anchorId="317F72CA">
          <v:shape id="_x0000_s1211" type="#_x0000_t202" style="position:absolute;left:0;text-align:left;margin-left:375.85pt;margin-top:28.9pt;width:3.05pt;height:18.95pt;z-index:-251673088;mso-position-horizontal-relative:page" filled="f" stroked="f">
            <v:textbox inset="0,0,0,0">
              <w:txbxContent>
                <w:p w14:paraId="2598254C" w14:textId="77777777" w:rsidR="002E35F5" w:rsidRDefault="002E35F5">
                  <w:pPr>
                    <w:pStyle w:val="BodyText"/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7"/>
                    </w:rPr>
                    <w:t>·</w:t>
                  </w:r>
                </w:p>
              </w:txbxContent>
            </v:textbox>
            <w10:wrap anchorx="page"/>
          </v:shape>
        </w:pict>
      </w:r>
      <w:del w:id="1852" w:author="Patrick Tang" w:date="2021-06-29T16:36:00Z">
        <w:r w:rsidR="002B1B5E" w:rsidRPr="00BE3340" w:rsidDel="00FA1A45">
          <w:rPr>
            <w:w w:val="105"/>
          </w:rPr>
          <w:delText>Suppos</w:delText>
        </w:r>
      </w:del>
      <w:ins w:id="1853" w:author="Patrick Tang" w:date="2021-06-29T16:38:00Z">
        <w:r w:rsidR="00FA1A45">
          <w:rPr>
            <w:w w:val="105"/>
          </w:rPr>
          <w:t xml:space="preserve">The </w:t>
        </w:r>
      </w:ins>
      <w:del w:id="1854" w:author="Patrick Tang" w:date="2021-06-29T16:34:00Z">
        <w:r w:rsidR="002B1B5E" w:rsidRPr="00BE3340" w:rsidDel="00FA1A45">
          <w:rPr>
            <w:w w:val="105"/>
          </w:rPr>
          <w:delText>e</w:delText>
        </w:r>
      </w:del>
      <w:del w:id="1855" w:author="Patrick Tang" w:date="2021-06-29T16:35:00Z">
        <w:r w:rsidR="002B1B5E" w:rsidRPr="00A97774" w:rsidDel="00FA1A45">
          <w:rPr>
            <w:spacing w:val="-36"/>
            <w:w w:val="105"/>
          </w:rPr>
          <w:delText xml:space="preserve"> </w:delText>
        </w:r>
        <w:r w:rsidR="002B1B5E" w:rsidRPr="00453F0F" w:rsidDel="00FA1A45">
          <w:rPr>
            <w:w w:val="105"/>
          </w:rPr>
          <w:delText>with</w:delText>
        </w:r>
        <w:r w:rsidR="002B1B5E" w:rsidRPr="00453F0F" w:rsidDel="00FA1A45">
          <w:rPr>
            <w:spacing w:val="-35"/>
            <w:w w:val="105"/>
          </w:rPr>
          <w:delText xml:space="preserve"> </w:delText>
        </w:r>
      </w:del>
      <w:del w:id="1856" w:author="Patrick Tang" w:date="2021-06-29T16:38:00Z">
        <w:r w:rsidR="002B1B5E" w:rsidRPr="00453F0F" w:rsidDel="00FA1A45">
          <w:rPr>
            <w:w w:val="105"/>
          </w:rPr>
          <w:delText>a</w:delText>
        </w:r>
        <w:r w:rsidR="002B1B5E" w:rsidRPr="007F427F" w:rsidDel="00FA1A45">
          <w:rPr>
            <w:spacing w:val="-35"/>
            <w:w w:val="105"/>
          </w:rPr>
          <w:delText xml:space="preserve"> </w:delText>
        </w:r>
        <w:r w:rsidR="002B1B5E" w:rsidRPr="007F427F" w:rsidDel="00FA1A45">
          <w:rPr>
            <w:i/>
            <w:w w:val="105"/>
          </w:rPr>
          <w:delText>d</w:delText>
        </w:r>
        <w:r w:rsidR="002B1B5E" w:rsidRPr="002B568D" w:rsidDel="00FA1A45">
          <w:rPr>
            <w:w w:val="105"/>
          </w:rPr>
          <w:delText>-dimensional</w:delText>
        </w:r>
        <w:r w:rsidR="002B1B5E" w:rsidRPr="00FA1A45" w:rsidDel="00FA1A45">
          <w:rPr>
            <w:spacing w:val="-35"/>
            <w:w w:val="105"/>
          </w:rPr>
          <w:delText xml:space="preserve"> </w:delText>
        </w:r>
        <w:r w:rsidR="002B1B5E" w:rsidRPr="00FA1A45" w:rsidDel="00FA1A45">
          <w:rPr>
            <w:w w:val="105"/>
          </w:rPr>
          <w:delText>predictor</w:delText>
        </w:r>
        <w:r w:rsidR="002B1B5E" w:rsidRPr="00FA1A45" w:rsidDel="00FA1A45">
          <w:rPr>
            <w:spacing w:val="-35"/>
            <w:w w:val="105"/>
          </w:rPr>
          <w:delText xml:space="preserve"> </w:delText>
        </w:r>
        <w:r w:rsidR="002B1B5E" w:rsidRPr="00AF7ECF" w:rsidDel="00FA1A45">
          <w:rPr>
            <w:w w:val="105"/>
          </w:rPr>
          <w:delText>variable</w:delText>
        </w:r>
        <w:r w:rsidR="002B1B5E" w:rsidRPr="00BE3340" w:rsidDel="00FA1A45">
          <w:rPr>
            <w:spacing w:val="-35"/>
            <w:w w:val="105"/>
          </w:rPr>
          <w:delText xml:space="preserve"> </w:delText>
        </w:r>
        <w:r w:rsidR="002B1B5E" w:rsidRPr="00BE3340" w:rsidDel="00FA1A45">
          <w:rPr>
            <w:i/>
            <w:w w:val="105"/>
          </w:rPr>
          <w:delText>X</w:delText>
        </w:r>
        <w:r w:rsidR="002B1B5E" w:rsidRPr="00BE3340" w:rsidDel="00FA1A45">
          <w:rPr>
            <w:i/>
            <w:spacing w:val="-27"/>
            <w:w w:val="105"/>
          </w:rPr>
          <w:delText xml:space="preserve"> </w:delText>
        </w:r>
        <w:r w:rsidR="002B1B5E" w:rsidRPr="00BE3340" w:rsidDel="00FA1A45">
          <w:rPr>
            <w:w w:val="105"/>
          </w:rPr>
          <w:delText>(</w:delText>
        </w:r>
      </w:del>
      <w:r w:rsidR="002B1B5E" w:rsidRPr="00BE3340">
        <w:rPr>
          <w:w w:val="105"/>
        </w:rPr>
        <w:t>input</w:t>
      </w:r>
      <w:r w:rsidR="002B1B5E" w:rsidRPr="00BE3340">
        <w:rPr>
          <w:spacing w:val="-35"/>
          <w:w w:val="105"/>
        </w:rPr>
        <w:t xml:space="preserve"> </w:t>
      </w:r>
      <w:r w:rsidR="002B1B5E" w:rsidRPr="00BE3340">
        <w:rPr>
          <w:w w:val="105"/>
        </w:rPr>
        <w:t>features</w:t>
      </w:r>
      <w:r w:rsidR="002B1B5E" w:rsidRPr="00BE3340">
        <w:rPr>
          <w:spacing w:val="-35"/>
          <w:w w:val="105"/>
        </w:rPr>
        <w:t xml:space="preserve"> </w:t>
      </w:r>
      <w:r w:rsidR="002B1B5E" w:rsidRPr="00BE3340">
        <w:rPr>
          <w:w w:val="105"/>
        </w:rPr>
        <w:t>of</w:t>
      </w:r>
      <w:r w:rsidR="002B1B5E" w:rsidRPr="00BE3340">
        <w:rPr>
          <w:spacing w:val="-35"/>
          <w:w w:val="105"/>
        </w:rPr>
        <w:t xml:space="preserve"> </w:t>
      </w:r>
      <w:r w:rsidR="002B1B5E" w:rsidRPr="00BE3340">
        <w:rPr>
          <w:spacing w:val="-6"/>
          <w:w w:val="105"/>
        </w:rPr>
        <w:t>FA,</w:t>
      </w:r>
      <w:r w:rsidR="002B1B5E" w:rsidRPr="00BE3340">
        <w:rPr>
          <w:spacing w:val="-35"/>
          <w:w w:val="105"/>
        </w:rPr>
        <w:t xml:space="preserve"> </w:t>
      </w:r>
      <w:r w:rsidR="002B1B5E" w:rsidRPr="00BE3340">
        <w:rPr>
          <w:spacing w:val="-6"/>
          <w:w w:val="105"/>
        </w:rPr>
        <w:t>SF,</w:t>
      </w:r>
      <w:r w:rsidR="002B1B5E" w:rsidRPr="00BE3340">
        <w:rPr>
          <w:spacing w:val="-35"/>
          <w:w w:val="105"/>
        </w:rPr>
        <w:t xml:space="preserve"> </w:t>
      </w:r>
      <w:r w:rsidR="002B1B5E" w:rsidRPr="00BE3340">
        <w:rPr>
          <w:spacing w:val="-9"/>
          <w:w w:val="105"/>
        </w:rPr>
        <w:t>LP,</w:t>
      </w:r>
      <w:r w:rsidR="002B1B5E" w:rsidRPr="00BE3340">
        <w:rPr>
          <w:spacing w:val="-35"/>
          <w:w w:val="105"/>
        </w:rPr>
        <w:t xml:space="preserve"> </w:t>
      </w:r>
      <w:r w:rsidR="002B1B5E" w:rsidRPr="00BE3340">
        <w:rPr>
          <w:w w:val="105"/>
        </w:rPr>
        <w:t>and</w:t>
      </w:r>
      <w:r w:rsidR="002B1B5E" w:rsidRPr="00BE3340">
        <w:rPr>
          <w:spacing w:val="-35"/>
          <w:w w:val="105"/>
        </w:rPr>
        <w:t xml:space="preserve"> </w:t>
      </w:r>
      <w:r w:rsidR="002B1B5E" w:rsidRPr="00BE3340">
        <w:rPr>
          <w:w w:val="105"/>
        </w:rPr>
        <w:t>crack</w:t>
      </w:r>
      <w:r w:rsidR="002B1B5E" w:rsidRPr="00BE3340">
        <w:rPr>
          <w:spacing w:val="-35"/>
          <w:w w:val="105"/>
        </w:rPr>
        <w:t xml:space="preserve"> </w:t>
      </w:r>
      <w:r w:rsidR="002B1B5E" w:rsidRPr="00BE3340">
        <w:rPr>
          <w:w w:val="105"/>
        </w:rPr>
        <w:t>width</w:t>
      </w:r>
      <w:r w:rsidR="002B1B5E" w:rsidRPr="00BE3340">
        <w:rPr>
          <w:spacing w:val="-35"/>
          <w:w w:val="105"/>
        </w:rPr>
        <w:t xml:space="preserve"> </w:t>
      </w:r>
      <w:r w:rsidR="002B1B5E" w:rsidRPr="00BE3340">
        <w:rPr>
          <w:w w:val="105"/>
        </w:rPr>
        <w:t>before self-healing</w:t>
      </w:r>
      <w:r w:rsidR="002B1B5E" w:rsidRPr="00BE3340">
        <w:rPr>
          <w:spacing w:val="-31"/>
          <w:w w:val="105"/>
        </w:rPr>
        <w:t xml:space="preserve"> </w:t>
      </w:r>
      <w:r w:rsidR="002B1B5E" w:rsidRPr="00BE3340">
        <w:rPr>
          <w:w w:val="105"/>
        </w:rPr>
        <w:t>of</w:t>
      </w:r>
      <w:r w:rsidR="002B1B5E" w:rsidRPr="00BE3340">
        <w:rPr>
          <w:spacing w:val="-30"/>
          <w:w w:val="105"/>
        </w:rPr>
        <w:t xml:space="preserve"> </w:t>
      </w:r>
      <w:r w:rsidR="002B1B5E" w:rsidRPr="00BE3340">
        <w:rPr>
          <w:w w:val="105"/>
        </w:rPr>
        <w:t>ECC</w:t>
      </w:r>
      <w:ins w:id="1857" w:author="Patrick Tang" w:date="2021-06-29T16:38:00Z">
        <w:r w:rsidR="00FA1A45">
          <w:rPr>
            <w:w w:val="105"/>
          </w:rPr>
          <w:t xml:space="preserve"> were considered as the</w:t>
        </w:r>
        <w:r w:rsidR="00FA1A45" w:rsidRPr="007F427F">
          <w:rPr>
            <w:spacing w:val="-35"/>
            <w:w w:val="105"/>
          </w:rPr>
          <w:t xml:space="preserve"> </w:t>
        </w:r>
        <w:r w:rsidR="00FA1A45" w:rsidRPr="007F427F">
          <w:rPr>
            <w:i/>
            <w:w w:val="105"/>
          </w:rPr>
          <w:t>d</w:t>
        </w:r>
        <w:r w:rsidR="00FA1A45" w:rsidRPr="002B568D">
          <w:rPr>
            <w:w w:val="105"/>
          </w:rPr>
          <w:t>-dimensional</w:t>
        </w:r>
        <w:r w:rsidR="00FA1A45" w:rsidRPr="00FF7B01">
          <w:rPr>
            <w:spacing w:val="-35"/>
            <w:w w:val="105"/>
          </w:rPr>
          <w:t xml:space="preserve"> </w:t>
        </w:r>
        <w:r w:rsidR="00FA1A45" w:rsidRPr="00FF7B01">
          <w:rPr>
            <w:w w:val="105"/>
          </w:rPr>
          <w:t>predictor</w:t>
        </w:r>
        <w:r w:rsidR="00FA1A45" w:rsidRPr="00FF7B01">
          <w:rPr>
            <w:spacing w:val="-35"/>
            <w:w w:val="105"/>
          </w:rPr>
          <w:t xml:space="preserve"> </w:t>
        </w:r>
        <w:r w:rsidR="00FA1A45" w:rsidRPr="00FF7B01">
          <w:rPr>
            <w:w w:val="105"/>
          </w:rPr>
          <w:t>variable</w:t>
        </w:r>
        <w:r w:rsidR="00FA1A45" w:rsidRPr="00FF7B01">
          <w:rPr>
            <w:spacing w:val="-35"/>
            <w:w w:val="105"/>
          </w:rPr>
          <w:t xml:space="preserve"> </w:t>
        </w:r>
        <w:r w:rsidR="00FA1A45" w:rsidRPr="00FF7B01">
          <w:rPr>
            <w:i/>
            <w:w w:val="105"/>
          </w:rPr>
          <w:t>X</w:t>
        </w:r>
        <w:r w:rsidR="00FA1A45">
          <w:rPr>
            <w:i/>
            <w:spacing w:val="-27"/>
            <w:w w:val="105"/>
          </w:rPr>
          <w:t xml:space="preserve">, </w:t>
        </w:r>
        <w:r w:rsidR="00FA1A45" w:rsidRPr="00FA1A45">
          <w:rPr>
            <w:spacing w:val="-27"/>
            <w:w w:val="105"/>
            <w:rPrChange w:id="1858" w:author="Patrick Tang" w:date="2021-06-29T16:39:00Z">
              <w:rPr>
                <w:i/>
                <w:spacing w:val="-27"/>
                <w:w w:val="105"/>
              </w:rPr>
            </w:rPrChange>
          </w:rPr>
          <w:t>wher</w:t>
        </w:r>
      </w:ins>
      <w:ins w:id="1859" w:author="Patrick Tang" w:date="2021-06-29T16:39:00Z">
        <w:r w:rsidR="00FA1A45">
          <w:rPr>
            <w:spacing w:val="-27"/>
            <w:w w:val="105"/>
          </w:rPr>
          <w:t>e</w:t>
        </w:r>
      </w:ins>
      <w:ins w:id="1860" w:author="Patrick Tang" w:date="2021-06-29T16:38:00Z">
        <w:r w:rsidR="00FA1A45" w:rsidRPr="00FA1A45">
          <w:rPr>
            <w:spacing w:val="-27"/>
            <w:w w:val="105"/>
            <w:rPrChange w:id="1861" w:author="Patrick Tang" w:date="2021-06-29T16:39:00Z">
              <w:rPr>
                <w:i/>
                <w:spacing w:val="-27"/>
                <w:w w:val="105"/>
              </w:rPr>
            </w:rPrChange>
          </w:rPr>
          <w:t>as</w:t>
        </w:r>
      </w:ins>
      <w:ins w:id="1862" w:author="Patrick Tang" w:date="2021-06-29T16:39:00Z">
        <w:r w:rsidR="00FA1A45">
          <w:rPr>
            <w:spacing w:val="-27"/>
            <w:w w:val="105"/>
          </w:rPr>
          <w:t>,</w:t>
        </w:r>
      </w:ins>
      <w:ins w:id="1863" w:author="Patrick Tang" w:date="2021-06-29T16:38:00Z">
        <w:r w:rsidR="00FA1A45" w:rsidRPr="00FA1A45">
          <w:rPr>
            <w:spacing w:val="-27"/>
            <w:w w:val="105"/>
            <w:rPrChange w:id="1864" w:author="Patrick Tang" w:date="2021-06-29T16:39:00Z">
              <w:rPr>
                <w:i/>
                <w:spacing w:val="-27"/>
                <w:w w:val="105"/>
              </w:rPr>
            </w:rPrChange>
          </w:rPr>
          <w:t xml:space="preserve"> </w:t>
        </w:r>
      </w:ins>
      <w:ins w:id="1865" w:author="Patrick Tang" w:date="2021-06-29T16:39:00Z">
        <w:r w:rsidR="00FA1A45">
          <w:rPr>
            <w:spacing w:val="-27"/>
            <w:w w:val="105"/>
          </w:rPr>
          <w:t>t</w:t>
        </w:r>
      </w:ins>
      <w:del w:id="1866" w:author="Patrick Tang" w:date="2021-06-29T16:38:00Z">
        <w:r w:rsidR="002B1B5E" w:rsidRPr="00FA1A45" w:rsidDel="00FA1A45">
          <w:rPr>
            <w:w w:val="105"/>
          </w:rPr>
          <w:delText>)</w:delText>
        </w:r>
      </w:del>
      <w:del w:id="1867" w:author="Patrick Tang" w:date="2021-06-29T16:39:00Z">
        <w:r w:rsidR="002B1B5E" w:rsidRPr="00FA1A45" w:rsidDel="00FA1A45">
          <w:rPr>
            <w:spacing w:val="-30"/>
            <w:w w:val="105"/>
          </w:rPr>
          <w:delText xml:space="preserve"> </w:delText>
        </w:r>
      </w:del>
      <w:del w:id="1868" w:author="Patrick Tang" w:date="2021-06-29T16:38:00Z">
        <w:r w:rsidR="002B1B5E" w:rsidRPr="00FA1A45" w:rsidDel="00FA1A45">
          <w:rPr>
            <w:w w:val="105"/>
          </w:rPr>
          <w:delText>and</w:delText>
        </w:r>
        <w:r w:rsidR="002B1B5E" w:rsidRPr="00AF7ECF" w:rsidDel="00FA1A45">
          <w:rPr>
            <w:spacing w:val="-30"/>
            <w:w w:val="105"/>
          </w:rPr>
          <w:delText xml:space="preserve"> </w:delText>
        </w:r>
        <w:r w:rsidR="002B1B5E" w:rsidRPr="00BE3340" w:rsidDel="00FA1A45">
          <w:rPr>
            <w:w w:val="105"/>
          </w:rPr>
          <w:delText>one</w:delText>
        </w:r>
        <w:r w:rsidR="002B1B5E" w:rsidRPr="00BE3340" w:rsidDel="00FA1A45">
          <w:rPr>
            <w:spacing w:val="-31"/>
            <w:w w:val="105"/>
          </w:rPr>
          <w:delText xml:space="preserve"> </w:delText>
        </w:r>
        <w:r w:rsidR="002B1B5E" w:rsidRPr="00BE3340" w:rsidDel="00FA1A45">
          <w:rPr>
            <w:w w:val="105"/>
          </w:rPr>
          <w:delText>dimensional</w:delText>
        </w:r>
        <w:r w:rsidR="002B1B5E" w:rsidRPr="00BE3340" w:rsidDel="00FA1A45">
          <w:rPr>
            <w:spacing w:val="-30"/>
            <w:w w:val="105"/>
          </w:rPr>
          <w:delText xml:space="preserve"> </w:delText>
        </w:r>
        <w:r w:rsidR="002B1B5E" w:rsidRPr="00BE3340" w:rsidDel="00FA1A45">
          <w:rPr>
            <w:w w:val="105"/>
          </w:rPr>
          <w:delText>output</w:delText>
        </w:r>
        <w:r w:rsidR="002B1B5E" w:rsidRPr="00BE3340" w:rsidDel="00FA1A45">
          <w:rPr>
            <w:spacing w:val="-30"/>
            <w:w w:val="105"/>
          </w:rPr>
          <w:delText xml:space="preserve"> </w:delText>
        </w:r>
        <w:r w:rsidR="002B1B5E" w:rsidRPr="00BE3340" w:rsidDel="00FA1A45">
          <w:rPr>
            <w:i/>
            <w:w w:val="105"/>
          </w:rPr>
          <w:delText>Y</w:delText>
        </w:r>
        <w:r w:rsidR="002B1B5E" w:rsidRPr="00BE3340" w:rsidDel="00FA1A45">
          <w:rPr>
            <w:i/>
            <w:spacing w:val="-6"/>
            <w:w w:val="105"/>
          </w:rPr>
          <w:delText xml:space="preserve"> </w:delText>
        </w:r>
        <w:r w:rsidR="002B1B5E" w:rsidRPr="00BE3340" w:rsidDel="00FA1A45">
          <w:rPr>
            <w:w w:val="105"/>
          </w:rPr>
          <w:delText>(</w:delText>
        </w:r>
      </w:del>
      <w:del w:id="1869" w:author="Patrick Tang" w:date="2021-06-29T16:39:00Z">
        <w:r w:rsidR="002B1B5E" w:rsidRPr="00BE3340" w:rsidDel="00FA1A45">
          <w:rPr>
            <w:w w:val="105"/>
          </w:rPr>
          <w:delText>T</w:delText>
        </w:r>
      </w:del>
      <w:r w:rsidR="002B1B5E" w:rsidRPr="00BE3340">
        <w:rPr>
          <w:w w:val="105"/>
        </w:rPr>
        <w:t>he</w:t>
      </w:r>
      <w:r w:rsidR="002B1B5E" w:rsidRPr="00BE3340">
        <w:rPr>
          <w:spacing w:val="-31"/>
          <w:w w:val="105"/>
        </w:rPr>
        <w:t xml:space="preserve"> </w:t>
      </w:r>
      <w:r w:rsidR="002B1B5E" w:rsidRPr="00BE3340">
        <w:rPr>
          <w:w w:val="105"/>
        </w:rPr>
        <w:t>crack</w:t>
      </w:r>
      <w:r w:rsidR="002B1B5E" w:rsidRPr="00BE3340">
        <w:rPr>
          <w:spacing w:val="-30"/>
          <w:w w:val="105"/>
        </w:rPr>
        <w:t xml:space="preserve"> </w:t>
      </w:r>
      <w:r w:rsidR="002B1B5E" w:rsidRPr="00BE3340">
        <w:rPr>
          <w:w w:val="105"/>
        </w:rPr>
        <w:t>width</w:t>
      </w:r>
      <w:ins w:id="1870" w:author="Patrick Tang" w:date="2021-06-29T16:39:00Z">
        <w:r w:rsidR="00FA1A45">
          <w:rPr>
            <w:w w:val="105"/>
          </w:rPr>
          <w:t>s</w:t>
        </w:r>
      </w:ins>
      <w:r w:rsidR="002B1B5E" w:rsidRPr="00FA1A45">
        <w:rPr>
          <w:spacing w:val="-30"/>
          <w:w w:val="105"/>
        </w:rPr>
        <w:t xml:space="preserve"> </w:t>
      </w:r>
      <w:r w:rsidR="002B1B5E" w:rsidRPr="00FA1A45">
        <w:rPr>
          <w:w w:val="105"/>
        </w:rPr>
        <w:t>after</w:t>
      </w:r>
      <w:r w:rsidR="002B1B5E" w:rsidRPr="00FA1A45">
        <w:rPr>
          <w:spacing w:val="-30"/>
          <w:w w:val="105"/>
        </w:rPr>
        <w:t xml:space="preserve"> </w:t>
      </w:r>
      <w:r w:rsidR="002B1B5E" w:rsidRPr="00AF7ECF">
        <w:rPr>
          <w:w w:val="105"/>
        </w:rPr>
        <w:t>self-healing</w:t>
      </w:r>
      <w:r w:rsidR="002B1B5E" w:rsidRPr="00BE3340">
        <w:rPr>
          <w:spacing w:val="-31"/>
          <w:w w:val="105"/>
        </w:rPr>
        <w:t xml:space="preserve"> </w:t>
      </w:r>
      <w:r w:rsidR="002B1B5E" w:rsidRPr="00BE3340">
        <w:rPr>
          <w:w w:val="105"/>
        </w:rPr>
        <w:t>of</w:t>
      </w:r>
      <w:r w:rsidR="002B1B5E" w:rsidRPr="00BE3340">
        <w:rPr>
          <w:spacing w:val="-30"/>
          <w:w w:val="105"/>
        </w:rPr>
        <w:t xml:space="preserve"> </w:t>
      </w:r>
      <w:r w:rsidR="002B1B5E" w:rsidRPr="00BE3340">
        <w:rPr>
          <w:w w:val="105"/>
        </w:rPr>
        <w:t>ECC</w:t>
      </w:r>
      <w:ins w:id="1871" w:author="Patrick Tang" w:date="2021-06-29T16:38:00Z">
        <w:r w:rsidR="00FA1A45">
          <w:rPr>
            <w:w w:val="105"/>
          </w:rPr>
          <w:t xml:space="preserve"> were </w:t>
        </w:r>
      </w:ins>
      <w:ins w:id="1872" w:author="Patrick Tang" w:date="2021-06-29T16:39:00Z">
        <w:r w:rsidR="00FA1A45">
          <w:rPr>
            <w:w w:val="105"/>
          </w:rPr>
          <w:t>the</w:t>
        </w:r>
      </w:ins>
      <w:ins w:id="1873" w:author="Patrick Tang" w:date="2021-06-29T16:38:00Z">
        <w:r w:rsidR="00FA1A45" w:rsidRPr="00FF7B01">
          <w:rPr>
            <w:spacing w:val="-30"/>
            <w:w w:val="105"/>
          </w:rPr>
          <w:t xml:space="preserve"> </w:t>
        </w:r>
        <w:r w:rsidR="00FA1A45" w:rsidRPr="00FF7B01">
          <w:rPr>
            <w:w w:val="105"/>
          </w:rPr>
          <w:t>one</w:t>
        </w:r>
        <w:r w:rsidR="00FA1A45" w:rsidRPr="00FF7B01">
          <w:rPr>
            <w:spacing w:val="-31"/>
            <w:w w:val="105"/>
          </w:rPr>
          <w:t xml:space="preserve"> </w:t>
        </w:r>
        <w:r w:rsidR="00FA1A45" w:rsidRPr="00FF7B01">
          <w:rPr>
            <w:w w:val="105"/>
          </w:rPr>
          <w:t>dimensional</w:t>
        </w:r>
        <w:r w:rsidR="00FA1A45" w:rsidRPr="00FF7B01">
          <w:rPr>
            <w:spacing w:val="-30"/>
            <w:w w:val="105"/>
          </w:rPr>
          <w:t xml:space="preserve"> </w:t>
        </w:r>
        <w:r w:rsidR="00FA1A45" w:rsidRPr="00FF7B01">
          <w:rPr>
            <w:w w:val="105"/>
          </w:rPr>
          <w:t>output</w:t>
        </w:r>
        <w:r w:rsidR="00FA1A45" w:rsidRPr="00FF7B01">
          <w:rPr>
            <w:spacing w:val="-30"/>
            <w:w w:val="105"/>
          </w:rPr>
          <w:t xml:space="preserve"> </w:t>
        </w:r>
        <w:r w:rsidR="00FA1A45" w:rsidRPr="00FF7B01">
          <w:rPr>
            <w:i/>
            <w:w w:val="105"/>
          </w:rPr>
          <w:t>Y</w:t>
        </w:r>
        <w:r w:rsidR="00FA1A45">
          <w:rPr>
            <w:i/>
            <w:spacing w:val="-6"/>
            <w:w w:val="105"/>
          </w:rPr>
          <w:t xml:space="preserve">. </w:t>
        </w:r>
      </w:ins>
      <w:del w:id="1874" w:author="Patrick Tang" w:date="2021-06-29T16:38:00Z">
        <w:r w:rsidR="002B1B5E" w:rsidRPr="00FA1A45" w:rsidDel="00FA1A45">
          <w:rPr>
            <w:w w:val="105"/>
          </w:rPr>
          <w:delText>)</w:delText>
        </w:r>
      </w:del>
      <w:del w:id="1875" w:author="Patrick Tang" w:date="2021-06-29T16:35:00Z">
        <w:r w:rsidR="002B1B5E" w:rsidRPr="00FA1A45" w:rsidDel="00FA1A45">
          <w:rPr>
            <w:w w:val="105"/>
          </w:rPr>
          <w:delText>.</w:delText>
        </w:r>
      </w:del>
      <w:r w:rsidR="002B1B5E" w:rsidRPr="00FA1A45">
        <w:rPr>
          <w:spacing w:val="-30"/>
          <w:w w:val="105"/>
        </w:rPr>
        <w:t xml:space="preserve"> </w:t>
      </w:r>
      <w:r w:rsidR="002B1B5E" w:rsidRPr="00FA1A45">
        <w:rPr>
          <w:w w:val="105"/>
        </w:rPr>
        <w:t>Each</w:t>
      </w:r>
      <w:r w:rsidR="002B1B5E" w:rsidRPr="00AF7ECF">
        <w:rPr>
          <w:spacing w:val="-30"/>
          <w:w w:val="105"/>
        </w:rPr>
        <w:t xml:space="preserve"> </w:t>
      </w:r>
      <w:r w:rsidR="002B1B5E" w:rsidRPr="00BE3340">
        <w:rPr>
          <w:w w:val="105"/>
        </w:rPr>
        <w:t>esti</w:t>
      </w:r>
      <w:del w:id="1876" w:author="Patrick Tang" w:date="2021-06-29T16:34:00Z">
        <w:r w:rsidR="002B1B5E" w:rsidRPr="00BE3340" w:rsidDel="00FA1A45">
          <w:rPr>
            <w:w w:val="105"/>
          </w:rPr>
          <w:delText xml:space="preserve">- </w:delText>
        </w:r>
      </w:del>
      <w:r w:rsidR="002B1B5E" w:rsidRPr="00BE3340">
        <w:rPr>
          <w:w w:val="105"/>
        </w:rPr>
        <w:t>mator</w:t>
      </w:r>
      <w:r w:rsidR="002B1B5E" w:rsidRPr="00BE3340">
        <w:rPr>
          <w:spacing w:val="-39"/>
          <w:w w:val="105"/>
        </w:rPr>
        <w:t xml:space="preserve"> </w:t>
      </w:r>
      <w:r w:rsidR="002B1B5E" w:rsidRPr="00BE3340">
        <w:rPr>
          <w:w w:val="105"/>
        </w:rPr>
        <w:t>use</w:t>
      </w:r>
      <w:ins w:id="1877" w:author="Patrick Tang" w:date="2021-06-29T16:36:00Z">
        <w:r w:rsidR="00FA1A45">
          <w:rPr>
            <w:w w:val="105"/>
          </w:rPr>
          <w:t>d</w:t>
        </w:r>
      </w:ins>
      <w:del w:id="1878" w:author="Patrick Tang" w:date="2021-06-29T16:36:00Z">
        <w:r w:rsidR="002B1B5E" w:rsidRPr="00FA1A45" w:rsidDel="00FA1A45">
          <w:rPr>
            <w:w w:val="105"/>
          </w:rPr>
          <w:delText>s</w:delText>
        </w:r>
      </w:del>
      <w:r w:rsidR="002B1B5E" w:rsidRPr="00FA1A45">
        <w:rPr>
          <w:spacing w:val="-38"/>
          <w:w w:val="105"/>
        </w:rPr>
        <w:t xml:space="preserve"> </w:t>
      </w:r>
      <w:r w:rsidR="002B1B5E" w:rsidRPr="00FA1A45">
        <w:rPr>
          <w:w w:val="105"/>
        </w:rPr>
        <w:t>a</w:t>
      </w:r>
      <w:ins w:id="1879" w:author="Patrick Tang" w:date="2021-06-29T16:36:00Z">
        <w:r w:rsidR="00FA1A45">
          <w:rPr>
            <w:w w:val="105"/>
          </w:rPr>
          <w:t>n</w:t>
        </w:r>
      </w:ins>
      <w:r w:rsidR="002B1B5E" w:rsidRPr="00FA1A45">
        <w:rPr>
          <w:spacing w:val="-39"/>
          <w:w w:val="105"/>
        </w:rPr>
        <w:t xml:space="preserve"> </w:t>
      </w:r>
      <w:r w:rsidR="002B1B5E" w:rsidRPr="00FA1A45">
        <w:rPr>
          <w:w w:val="105"/>
        </w:rPr>
        <w:t>individual</w:t>
      </w:r>
      <w:r w:rsidR="002B1B5E" w:rsidRPr="00FA1A45">
        <w:rPr>
          <w:spacing w:val="-38"/>
          <w:w w:val="105"/>
        </w:rPr>
        <w:t xml:space="preserve"> </w:t>
      </w:r>
      <w:r w:rsidR="002B1B5E" w:rsidRPr="00AF7ECF">
        <w:rPr>
          <w:w w:val="105"/>
        </w:rPr>
        <w:t>algorithm</w:t>
      </w:r>
      <w:r w:rsidR="002B1B5E" w:rsidRPr="00BE3340">
        <w:rPr>
          <w:spacing w:val="-39"/>
          <w:w w:val="105"/>
        </w:rPr>
        <w:t xml:space="preserve"> </w:t>
      </w:r>
      <w:r w:rsidR="002B1B5E" w:rsidRPr="00BE3340">
        <w:rPr>
          <w:w w:val="105"/>
        </w:rPr>
        <w:t>to</w:t>
      </w:r>
      <w:r w:rsidR="002B1B5E" w:rsidRPr="00BE3340">
        <w:rPr>
          <w:spacing w:val="-38"/>
          <w:w w:val="105"/>
        </w:rPr>
        <w:t xml:space="preserve"> </w:t>
      </w:r>
      <w:r w:rsidR="002B1B5E" w:rsidRPr="00BE3340">
        <w:rPr>
          <w:w w:val="105"/>
        </w:rPr>
        <w:t>provide</w:t>
      </w:r>
      <w:r w:rsidR="002B1B5E" w:rsidRPr="00BE3340">
        <w:rPr>
          <w:spacing w:val="-38"/>
          <w:w w:val="105"/>
        </w:rPr>
        <w:t xml:space="preserve"> </w:t>
      </w:r>
      <w:r w:rsidR="002B1B5E" w:rsidRPr="00BE3340">
        <w:rPr>
          <w:w w:val="105"/>
        </w:rPr>
        <w:t>one</w:t>
      </w:r>
      <w:r w:rsidR="002B1B5E" w:rsidRPr="00BE3340">
        <w:rPr>
          <w:spacing w:val="-39"/>
          <w:w w:val="105"/>
        </w:rPr>
        <w:t xml:space="preserve"> </w:t>
      </w:r>
      <w:r w:rsidR="002B1B5E" w:rsidRPr="00BE3340">
        <w:rPr>
          <w:w w:val="105"/>
        </w:rPr>
        <w:t>estimated</w:t>
      </w:r>
      <w:r w:rsidR="002B1B5E" w:rsidRPr="00BE3340">
        <w:rPr>
          <w:spacing w:val="-38"/>
          <w:w w:val="105"/>
        </w:rPr>
        <w:t xml:space="preserve"> </w:t>
      </w:r>
      <w:r w:rsidR="002B1B5E" w:rsidRPr="00BE3340">
        <w:rPr>
          <w:w w:val="105"/>
        </w:rPr>
        <w:t>function</w:t>
      </w:r>
      <w:r w:rsidR="002B1B5E" w:rsidRPr="00BE3340">
        <w:rPr>
          <w:spacing w:val="-39"/>
          <w:w w:val="105"/>
        </w:rPr>
        <w:t xml:space="preserve"> </w:t>
      </w:r>
      <w:r w:rsidR="002B1B5E" w:rsidRPr="00BE3340">
        <w:rPr>
          <w:i/>
          <w:spacing w:val="4"/>
          <w:w w:val="105"/>
        </w:rPr>
        <w:t>g</w:t>
      </w:r>
      <w:r w:rsidR="002B1B5E" w:rsidRPr="00BE3340">
        <w:rPr>
          <w:spacing w:val="4"/>
          <w:w w:val="105"/>
          <w:rPrChange w:id="1880" w:author="Patrick Tang" w:date="2021-06-25T17:28:00Z">
            <w:rPr>
              <w:rFonts w:ascii="Garamond"/>
              <w:spacing w:val="4"/>
              <w:w w:val="105"/>
            </w:rPr>
          </w:rPrChange>
        </w:rPr>
        <w:t>(</w:t>
      </w:r>
      <w:commentRangeStart w:id="1881"/>
      <w:r w:rsidR="002B1B5E" w:rsidRPr="00BE3340">
        <w:rPr>
          <w:spacing w:val="-33"/>
          <w:w w:val="105"/>
          <w:rPrChange w:id="1882" w:author="Patrick Tang" w:date="2021-06-25T17:28:00Z">
            <w:rPr>
              <w:rFonts w:ascii="Garamond"/>
              <w:spacing w:val="-33"/>
              <w:w w:val="105"/>
            </w:rPr>
          </w:rPrChange>
        </w:rPr>
        <w:t xml:space="preserve"> </w:t>
      </w:r>
      <w:commentRangeEnd w:id="1881"/>
      <w:r w:rsidR="00FA1A45">
        <w:rPr>
          <w:rStyle w:val="CommentReference"/>
        </w:rPr>
        <w:commentReference w:id="1881"/>
      </w:r>
      <w:r w:rsidR="002B1B5E" w:rsidRPr="00BE3340">
        <w:rPr>
          <w:w w:val="105"/>
          <w:rPrChange w:id="1883" w:author="Patrick Tang" w:date="2021-06-25T17:28:00Z">
            <w:rPr>
              <w:rFonts w:ascii="Garamond"/>
              <w:w w:val="105"/>
            </w:rPr>
          </w:rPrChange>
        </w:rPr>
        <w:t>)</w:t>
      </w:r>
      <w:r w:rsidR="002B1B5E" w:rsidRPr="00BE3340">
        <w:rPr>
          <w:w w:val="105"/>
        </w:rPr>
        <w:t>.</w:t>
      </w:r>
      <w:r w:rsidR="002B1B5E" w:rsidRPr="00A97774">
        <w:rPr>
          <w:spacing w:val="-32"/>
          <w:w w:val="105"/>
        </w:rPr>
        <w:t xml:space="preserve"> </w:t>
      </w:r>
      <w:r w:rsidR="002B1B5E" w:rsidRPr="00453F0F">
        <w:rPr>
          <w:w w:val="105"/>
        </w:rPr>
        <w:t>The</w:t>
      </w:r>
      <w:r w:rsidR="002B1B5E" w:rsidRPr="00453F0F">
        <w:rPr>
          <w:spacing w:val="-38"/>
          <w:w w:val="105"/>
        </w:rPr>
        <w:t xml:space="preserve"> </w:t>
      </w:r>
      <w:r w:rsidR="002B1B5E" w:rsidRPr="00453F0F">
        <w:rPr>
          <w:w w:val="105"/>
        </w:rPr>
        <w:t>output</w:t>
      </w:r>
      <w:r w:rsidR="002B1B5E" w:rsidRPr="007F427F">
        <w:rPr>
          <w:spacing w:val="-38"/>
          <w:w w:val="105"/>
        </w:rPr>
        <w:t xml:space="preserve"> </w:t>
      </w:r>
      <w:r w:rsidR="002B1B5E" w:rsidRPr="007F427F">
        <w:rPr>
          <w:w w:val="105"/>
        </w:rPr>
        <w:t>presented</w:t>
      </w:r>
      <w:r w:rsidR="002B1B5E" w:rsidRPr="002B568D">
        <w:rPr>
          <w:spacing w:val="-39"/>
          <w:w w:val="105"/>
        </w:rPr>
        <w:t xml:space="preserve"> </w:t>
      </w:r>
      <w:r w:rsidR="002B1B5E" w:rsidRPr="00FA1A45">
        <w:rPr>
          <w:w w:val="105"/>
        </w:rPr>
        <w:t>by</w:t>
      </w:r>
      <w:r w:rsidR="002B1B5E" w:rsidRPr="00FA1A45">
        <w:rPr>
          <w:spacing w:val="-38"/>
          <w:w w:val="105"/>
        </w:rPr>
        <w:t xml:space="preserve"> </w:t>
      </w:r>
      <w:r w:rsidR="002B1B5E" w:rsidRPr="00FA1A45">
        <w:rPr>
          <w:w w:val="105"/>
        </w:rPr>
        <w:t>ensemble-</w:t>
      </w:r>
      <w:del w:id="1884" w:author="Patrick Tang" w:date="2021-06-29T16:36:00Z">
        <w:r w:rsidR="002B1B5E" w:rsidRPr="00AF7ECF" w:rsidDel="00FA1A45">
          <w:rPr>
            <w:w w:val="105"/>
          </w:rPr>
          <w:delText xml:space="preserve"> </w:delText>
        </w:r>
      </w:del>
      <w:r w:rsidR="002B1B5E" w:rsidRPr="00BE3340">
        <w:rPr>
          <w:w w:val="105"/>
        </w:rPr>
        <w:t>based</w:t>
      </w:r>
      <w:r w:rsidR="002B1B5E" w:rsidRPr="00BE3340">
        <w:rPr>
          <w:spacing w:val="-24"/>
          <w:w w:val="105"/>
        </w:rPr>
        <w:t xml:space="preserve"> </w:t>
      </w:r>
      <w:r w:rsidR="002B1B5E" w:rsidRPr="00BE3340">
        <w:rPr>
          <w:w w:val="105"/>
        </w:rPr>
        <w:t>function</w:t>
      </w:r>
      <w:r w:rsidR="002B1B5E" w:rsidRPr="00BE3340">
        <w:rPr>
          <w:spacing w:val="-23"/>
          <w:w w:val="105"/>
        </w:rPr>
        <w:t xml:space="preserve"> </w:t>
      </w:r>
      <w:r w:rsidR="002B1B5E" w:rsidRPr="00BE3340">
        <w:rPr>
          <w:i/>
          <w:spacing w:val="2"/>
          <w:w w:val="105"/>
        </w:rPr>
        <w:t>g</w:t>
      </w:r>
      <w:r w:rsidR="002B1B5E" w:rsidRPr="00BE3340">
        <w:rPr>
          <w:i/>
          <w:spacing w:val="2"/>
          <w:w w:val="105"/>
          <w:vertAlign w:val="subscript"/>
          <w:rPrChange w:id="1885" w:author="Patrick Tang" w:date="2021-06-25T17:28:00Z">
            <w:rPr>
              <w:rFonts w:ascii="Bookman Old Style"/>
              <w:i/>
              <w:spacing w:val="2"/>
              <w:w w:val="105"/>
              <w:vertAlign w:val="subscript"/>
            </w:rPr>
          </w:rPrChange>
        </w:rPr>
        <w:t>en</w:t>
      </w:r>
      <w:r w:rsidR="002B1B5E" w:rsidRPr="00BE3340">
        <w:rPr>
          <w:spacing w:val="2"/>
          <w:w w:val="105"/>
          <w:rPrChange w:id="1886" w:author="Patrick Tang" w:date="2021-06-25T17:28:00Z">
            <w:rPr>
              <w:rFonts w:ascii="Garamond"/>
              <w:spacing w:val="2"/>
              <w:w w:val="105"/>
            </w:rPr>
          </w:rPrChange>
        </w:rPr>
        <w:t>(</w:t>
      </w:r>
      <w:commentRangeStart w:id="1887"/>
      <w:r w:rsidR="002B1B5E" w:rsidRPr="00BE3340">
        <w:rPr>
          <w:spacing w:val="-25"/>
          <w:w w:val="105"/>
          <w:rPrChange w:id="1888" w:author="Patrick Tang" w:date="2021-06-25T17:28:00Z">
            <w:rPr>
              <w:rFonts w:ascii="Garamond"/>
              <w:spacing w:val="-25"/>
              <w:w w:val="105"/>
            </w:rPr>
          </w:rPrChange>
        </w:rPr>
        <w:t xml:space="preserve"> </w:t>
      </w:r>
      <w:commentRangeEnd w:id="1887"/>
      <w:r w:rsidR="00FA1A45">
        <w:rPr>
          <w:rStyle w:val="CommentReference"/>
        </w:rPr>
        <w:commentReference w:id="1887"/>
      </w:r>
      <w:r w:rsidR="002B1B5E" w:rsidRPr="00BE3340">
        <w:rPr>
          <w:w w:val="105"/>
          <w:rPrChange w:id="1889" w:author="Patrick Tang" w:date="2021-06-25T17:28:00Z">
            <w:rPr>
              <w:rFonts w:ascii="Garamond"/>
              <w:w w:val="105"/>
            </w:rPr>
          </w:rPrChange>
        </w:rPr>
        <w:t>)</w:t>
      </w:r>
      <w:r w:rsidR="002B1B5E" w:rsidRPr="00BE3340">
        <w:rPr>
          <w:spacing w:val="-23"/>
          <w:w w:val="105"/>
          <w:rPrChange w:id="1890" w:author="Patrick Tang" w:date="2021-06-25T17:28:00Z">
            <w:rPr>
              <w:rFonts w:ascii="Garamond"/>
              <w:spacing w:val="-23"/>
              <w:w w:val="105"/>
            </w:rPr>
          </w:rPrChange>
        </w:rPr>
        <w:t xml:space="preserve"> </w:t>
      </w:r>
      <w:ins w:id="1891" w:author="Patrick Tang" w:date="2021-06-29T16:40:00Z">
        <w:r w:rsidR="00FA1A45">
          <w:rPr>
            <w:w w:val="105"/>
          </w:rPr>
          <w:t>wa</w:t>
        </w:r>
      </w:ins>
      <w:del w:id="1892" w:author="Patrick Tang" w:date="2021-06-29T16:40:00Z">
        <w:r w:rsidR="002B1B5E" w:rsidRPr="00BE3340" w:rsidDel="00FA1A45">
          <w:rPr>
            <w:w w:val="105"/>
          </w:rPr>
          <w:delText>i</w:delText>
        </w:r>
      </w:del>
      <w:r w:rsidR="002B1B5E" w:rsidRPr="00BE3340">
        <w:rPr>
          <w:w w:val="105"/>
        </w:rPr>
        <w:t>s</w:t>
      </w:r>
      <w:r w:rsidR="002B1B5E" w:rsidRPr="00A97774">
        <w:rPr>
          <w:spacing w:val="-23"/>
          <w:w w:val="105"/>
        </w:rPr>
        <w:t xml:space="preserve"> </w:t>
      </w:r>
      <w:r w:rsidR="002B1B5E" w:rsidRPr="00453F0F">
        <w:rPr>
          <w:w w:val="105"/>
        </w:rPr>
        <w:t>obtained</w:t>
      </w:r>
      <w:r w:rsidR="002B1B5E" w:rsidRPr="00453F0F">
        <w:rPr>
          <w:spacing w:val="-23"/>
          <w:w w:val="105"/>
        </w:rPr>
        <w:t xml:space="preserve"> </w:t>
      </w:r>
      <w:r w:rsidR="002B1B5E" w:rsidRPr="00453F0F">
        <w:rPr>
          <w:w w:val="105"/>
        </w:rPr>
        <w:t>by</w:t>
      </w:r>
      <w:r w:rsidR="002B1B5E" w:rsidRPr="007F427F">
        <w:rPr>
          <w:spacing w:val="-24"/>
          <w:w w:val="105"/>
        </w:rPr>
        <w:t xml:space="preserve"> </w:t>
      </w:r>
      <w:r w:rsidR="002B1B5E" w:rsidRPr="007F427F">
        <w:rPr>
          <w:w w:val="105"/>
        </w:rPr>
        <w:t>a</w:t>
      </w:r>
      <w:r w:rsidR="002B1B5E" w:rsidRPr="002B568D">
        <w:rPr>
          <w:spacing w:val="-23"/>
          <w:w w:val="105"/>
        </w:rPr>
        <w:t xml:space="preserve"> </w:t>
      </w:r>
      <w:r w:rsidR="002B1B5E" w:rsidRPr="00FA1A45">
        <w:rPr>
          <w:w w:val="105"/>
        </w:rPr>
        <w:t>linear</w:t>
      </w:r>
      <w:r w:rsidR="002B1B5E" w:rsidRPr="00FA1A45">
        <w:rPr>
          <w:spacing w:val="-23"/>
          <w:w w:val="105"/>
        </w:rPr>
        <w:t xml:space="preserve"> </w:t>
      </w:r>
      <w:r w:rsidR="002B1B5E" w:rsidRPr="00FA1A45">
        <w:rPr>
          <w:w w:val="105"/>
        </w:rPr>
        <w:t>com</w:t>
      </w:r>
      <w:r w:rsidR="002B1B5E" w:rsidRPr="00AF7ECF">
        <w:rPr>
          <w:w w:val="105"/>
        </w:rPr>
        <w:t>bination</w:t>
      </w:r>
      <w:r w:rsidR="002B1B5E" w:rsidRPr="00BE3340">
        <w:rPr>
          <w:spacing w:val="-23"/>
          <w:w w:val="105"/>
        </w:rPr>
        <w:t xml:space="preserve"> </w:t>
      </w:r>
      <w:r w:rsidR="002B1B5E" w:rsidRPr="00BE3340">
        <w:rPr>
          <w:w w:val="105"/>
        </w:rPr>
        <w:t>of</w:t>
      </w:r>
      <w:r w:rsidR="002B1B5E" w:rsidRPr="00BE3340">
        <w:rPr>
          <w:spacing w:val="-24"/>
          <w:w w:val="105"/>
        </w:rPr>
        <w:t xml:space="preserve"> </w:t>
      </w:r>
      <w:r w:rsidR="002B1B5E" w:rsidRPr="00BE3340">
        <w:rPr>
          <w:w w:val="105"/>
        </w:rPr>
        <w:t>individual</w:t>
      </w:r>
      <w:r w:rsidR="002B1B5E" w:rsidRPr="00BE3340">
        <w:rPr>
          <w:spacing w:val="-23"/>
          <w:w w:val="105"/>
        </w:rPr>
        <w:t xml:space="preserve"> </w:t>
      </w:r>
      <w:r w:rsidR="002B1B5E" w:rsidRPr="00BE3340">
        <w:rPr>
          <w:w w:val="105"/>
        </w:rPr>
        <w:t>functions.</w:t>
      </w:r>
      <w:r w:rsidR="002B1B5E" w:rsidRPr="00BE3340">
        <w:rPr>
          <w:spacing w:val="-7"/>
          <w:w w:val="105"/>
        </w:rPr>
        <w:t xml:space="preserve"> </w:t>
      </w:r>
      <w:r w:rsidR="002B1B5E" w:rsidRPr="00BE3340">
        <w:rPr>
          <w:w w:val="105"/>
        </w:rPr>
        <w:t>This</w:t>
      </w:r>
      <w:r w:rsidR="002B1B5E" w:rsidRPr="00BE3340">
        <w:rPr>
          <w:spacing w:val="-23"/>
          <w:w w:val="105"/>
        </w:rPr>
        <w:t xml:space="preserve"> </w:t>
      </w:r>
      <w:r w:rsidR="002B1B5E" w:rsidRPr="00BE3340">
        <w:rPr>
          <w:w w:val="105"/>
        </w:rPr>
        <w:t>ensemble</w:t>
      </w:r>
      <w:r w:rsidR="002B1B5E" w:rsidRPr="00BE3340">
        <w:rPr>
          <w:spacing w:val="-23"/>
          <w:w w:val="105"/>
        </w:rPr>
        <w:t xml:space="preserve"> </w:t>
      </w:r>
      <w:r w:rsidR="002B1B5E" w:rsidRPr="00BE3340">
        <w:rPr>
          <w:w w:val="105"/>
        </w:rPr>
        <w:t>approach can be expressed mathematically</w:t>
      </w:r>
      <w:r w:rsidR="002B1B5E" w:rsidRPr="00BE3340">
        <w:rPr>
          <w:spacing w:val="-21"/>
          <w:w w:val="105"/>
        </w:rPr>
        <w:t xml:space="preserve"> </w:t>
      </w:r>
      <w:r w:rsidR="002B1B5E" w:rsidRPr="00BE3340">
        <w:rPr>
          <w:w w:val="105"/>
        </w:rPr>
        <w:t>as:</w:t>
      </w:r>
    </w:p>
    <w:p w14:paraId="352E23A5" w14:textId="77777777" w:rsidR="00B40315" w:rsidRPr="00BE3340" w:rsidRDefault="00B40315">
      <w:pPr>
        <w:pStyle w:val="BodyText"/>
        <w:spacing w:before="3"/>
        <w:rPr>
          <w:sz w:val="12"/>
        </w:rPr>
      </w:pPr>
    </w:p>
    <w:p w14:paraId="461A3E1E" w14:textId="77777777" w:rsidR="00B40315" w:rsidRPr="00BE3340" w:rsidRDefault="008E6C9D">
      <w:pPr>
        <w:spacing w:before="69"/>
        <w:ind w:right="445"/>
        <w:jc w:val="center"/>
        <w:rPr>
          <w:i/>
          <w:sz w:val="16"/>
          <w:rPrChange w:id="1893" w:author="Patrick Tang" w:date="2021-06-25T17:28:00Z">
            <w:rPr>
              <w:rFonts w:ascii="Bookman Old Style"/>
              <w:i/>
              <w:sz w:val="16"/>
            </w:rPr>
          </w:rPrChange>
        </w:rPr>
      </w:pPr>
      <w:r>
        <w:pict w14:anchorId="01636F60">
          <v:shape id="_x0000_s1210" type="#_x0000_t202" style="position:absolute;left:0;text-align:left;margin-left:299.35pt;margin-top:5.85pt;width:15.8pt;height:40.75pt;z-index:-251672064;mso-position-horizontal-relative:page" filled="f" stroked="f">
            <v:textbox inset="0,0,0,0">
              <w:txbxContent>
                <w:p w14:paraId="7CD7996E" w14:textId="77777777" w:rsidR="002E35F5" w:rsidRDefault="002E35F5">
                  <w:pPr>
                    <w:pStyle w:val="BodyText"/>
                    <w:spacing w:line="215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231"/>
                    </w:rPr>
                    <w:t>Σ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i/>
          <w:w w:val="116"/>
          <w:sz w:val="16"/>
          <w:rPrChange w:id="1894" w:author="Patrick Tang" w:date="2021-06-25T17:28:00Z">
            <w:rPr>
              <w:rFonts w:ascii="Bookman Old Style"/>
              <w:i/>
              <w:w w:val="116"/>
              <w:sz w:val="16"/>
            </w:rPr>
          </w:rPrChange>
        </w:rPr>
        <w:t>N</w:t>
      </w:r>
    </w:p>
    <w:p w14:paraId="77CDE22E" w14:textId="77777777" w:rsidR="00B40315" w:rsidRPr="00A97774" w:rsidRDefault="002B1B5E">
      <w:pPr>
        <w:tabs>
          <w:tab w:val="left" w:pos="5038"/>
          <w:tab w:val="left" w:pos="9159"/>
        </w:tabs>
        <w:spacing w:before="26"/>
        <w:ind w:left="3870"/>
      </w:pPr>
      <w:proofErr w:type="gramStart"/>
      <w:r w:rsidRPr="00BE3340">
        <w:rPr>
          <w:i/>
          <w:w w:val="115"/>
        </w:rPr>
        <w:t>g</w:t>
      </w:r>
      <w:r w:rsidRPr="00BE3340">
        <w:rPr>
          <w:i/>
          <w:w w:val="115"/>
          <w:vertAlign w:val="subscript"/>
          <w:rPrChange w:id="1895" w:author="Patrick Tang" w:date="2021-06-25T17:28:00Z">
            <w:rPr>
              <w:rFonts w:ascii="Bookman Old Style" w:hAnsi="Bookman Old Style"/>
              <w:i/>
              <w:w w:val="115"/>
              <w:vertAlign w:val="subscript"/>
            </w:rPr>
          </w:rPrChange>
        </w:rPr>
        <w:t>en</w:t>
      </w:r>
      <w:r w:rsidRPr="00BE3340">
        <w:rPr>
          <w:w w:val="115"/>
          <w:rPrChange w:id="1896" w:author="Patrick Tang" w:date="2021-06-25T17:28:00Z">
            <w:rPr>
              <w:rFonts w:ascii="Garamond" w:hAnsi="Garamond"/>
              <w:w w:val="115"/>
            </w:rPr>
          </w:rPrChange>
        </w:rPr>
        <w:t>(</w:t>
      </w:r>
      <w:proofErr w:type="gramEnd"/>
      <w:r w:rsidRPr="00BE3340">
        <w:rPr>
          <w:w w:val="115"/>
          <w:rPrChange w:id="1897" w:author="Patrick Tang" w:date="2021-06-25T17:28:00Z">
            <w:rPr>
              <w:rFonts w:ascii="Cambria" w:hAnsi="Cambria"/>
              <w:w w:val="115"/>
            </w:rPr>
          </w:rPrChange>
        </w:rPr>
        <w:t>·</w:t>
      </w:r>
      <w:r w:rsidRPr="00BE3340">
        <w:rPr>
          <w:w w:val="115"/>
          <w:rPrChange w:id="1898" w:author="Patrick Tang" w:date="2021-06-25T17:28:00Z">
            <w:rPr>
              <w:rFonts w:ascii="Garamond" w:hAnsi="Garamond"/>
              <w:w w:val="115"/>
            </w:rPr>
          </w:rPrChange>
        </w:rPr>
        <w:t>)</w:t>
      </w:r>
      <w:r w:rsidRPr="00BE3340">
        <w:rPr>
          <w:spacing w:val="-6"/>
          <w:w w:val="115"/>
          <w:rPrChange w:id="1899" w:author="Patrick Tang" w:date="2021-06-25T17:28:00Z">
            <w:rPr>
              <w:rFonts w:ascii="Garamond" w:hAnsi="Garamond"/>
              <w:spacing w:val="-6"/>
              <w:w w:val="115"/>
            </w:rPr>
          </w:rPrChange>
        </w:rPr>
        <w:t xml:space="preserve"> </w:t>
      </w:r>
      <w:r w:rsidRPr="00BE3340">
        <w:rPr>
          <w:w w:val="115"/>
          <w:rPrChange w:id="1900" w:author="Patrick Tang" w:date="2021-06-25T17:28:00Z">
            <w:rPr>
              <w:rFonts w:ascii="Garamond" w:hAnsi="Garamond"/>
              <w:w w:val="115"/>
            </w:rPr>
          </w:rPrChange>
        </w:rPr>
        <w:t>=</w:t>
      </w:r>
      <w:r w:rsidRPr="00BE3340">
        <w:rPr>
          <w:w w:val="115"/>
          <w:rPrChange w:id="1901" w:author="Patrick Tang" w:date="2021-06-25T17:28:00Z">
            <w:rPr>
              <w:rFonts w:ascii="Garamond" w:hAnsi="Garamond"/>
              <w:w w:val="115"/>
            </w:rPr>
          </w:rPrChange>
        </w:rPr>
        <w:tab/>
      </w:r>
      <w:proofErr w:type="spellStart"/>
      <w:r w:rsidRPr="00BE3340">
        <w:rPr>
          <w:i/>
          <w:w w:val="115"/>
        </w:rPr>
        <w:t>c</w:t>
      </w:r>
      <w:r w:rsidRPr="00BE3340">
        <w:rPr>
          <w:i/>
          <w:w w:val="115"/>
          <w:vertAlign w:val="subscript"/>
          <w:rPrChange w:id="1902" w:author="Patrick Tang" w:date="2021-06-25T17:28:00Z">
            <w:rPr>
              <w:rFonts w:ascii="Bookman Old Style" w:hAnsi="Bookman Old Style"/>
              <w:i/>
              <w:w w:val="115"/>
              <w:vertAlign w:val="subscript"/>
            </w:rPr>
          </w:rPrChange>
        </w:rPr>
        <w:t>j</w:t>
      </w:r>
      <w:proofErr w:type="spellEnd"/>
      <w:r w:rsidRPr="00BE3340">
        <w:rPr>
          <w:i/>
          <w:spacing w:val="-12"/>
          <w:w w:val="115"/>
          <w:rPrChange w:id="1903" w:author="Patrick Tang" w:date="2021-06-25T17:28:00Z">
            <w:rPr>
              <w:rFonts w:ascii="Bookman Old Style" w:hAnsi="Bookman Old Style"/>
              <w:i/>
              <w:spacing w:val="-12"/>
              <w:w w:val="115"/>
            </w:rPr>
          </w:rPrChange>
        </w:rPr>
        <w:t xml:space="preserve"> </w:t>
      </w:r>
      <w:r w:rsidRPr="00BE3340">
        <w:rPr>
          <w:rFonts w:ascii="Cambria Math" w:hAnsi="Cambria Math" w:cs="Cambria Math"/>
          <w:w w:val="115"/>
          <w:rPrChange w:id="1904" w:author="Patrick Tang" w:date="2021-06-25T17:28:00Z">
            <w:rPr>
              <w:rFonts w:ascii="Cambria" w:hAnsi="Cambria"/>
              <w:w w:val="115"/>
            </w:rPr>
          </w:rPrChange>
        </w:rPr>
        <w:t>∗</w:t>
      </w:r>
      <w:r w:rsidRPr="00BE3340">
        <w:rPr>
          <w:spacing w:val="-9"/>
          <w:w w:val="115"/>
          <w:rPrChange w:id="1905" w:author="Patrick Tang" w:date="2021-06-25T17:28:00Z">
            <w:rPr>
              <w:rFonts w:ascii="Cambria" w:hAnsi="Cambria"/>
              <w:spacing w:val="-9"/>
              <w:w w:val="115"/>
            </w:rPr>
          </w:rPrChange>
        </w:rPr>
        <w:t xml:space="preserve"> </w:t>
      </w:r>
      <w:r w:rsidRPr="00BE3340">
        <w:rPr>
          <w:i/>
          <w:w w:val="115"/>
        </w:rPr>
        <w:t>g</w:t>
      </w:r>
      <w:r w:rsidRPr="00BE3340">
        <w:rPr>
          <w:w w:val="115"/>
          <w:rPrChange w:id="1906" w:author="Patrick Tang" w:date="2021-06-25T17:28:00Z">
            <w:rPr>
              <w:rFonts w:ascii="Garamond" w:hAnsi="Garamond"/>
              <w:w w:val="115"/>
            </w:rPr>
          </w:rPrChange>
        </w:rPr>
        <w:t>(</w:t>
      </w:r>
      <w:r w:rsidRPr="00BE3340">
        <w:rPr>
          <w:w w:val="115"/>
          <w:rPrChange w:id="1907" w:author="Patrick Tang" w:date="2021-06-25T17:28:00Z">
            <w:rPr>
              <w:rFonts w:ascii="Cambria" w:hAnsi="Cambria"/>
              <w:w w:val="115"/>
            </w:rPr>
          </w:rPrChange>
        </w:rPr>
        <w:t>·</w:t>
      </w:r>
      <w:r w:rsidRPr="00BE3340">
        <w:rPr>
          <w:w w:val="115"/>
          <w:rPrChange w:id="1908" w:author="Patrick Tang" w:date="2021-06-25T17:28:00Z">
            <w:rPr>
              <w:rFonts w:ascii="Garamond" w:hAnsi="Garamond"/>
              <w:w w:val="115"/>
            </w:rPr>
          </w:rPrChange>
        </w:rPr>
        <w:t>)</w:t>
      </w:r>
      <w:r w:rsidRPr="00BE3340">
        <w:rPr>
          <w:w w:val="115"/>
          <w:rPrChange w:id="1909" w:author="Patrick Tang" w:date="2021-06-25T17:28:00Z">
            <w:rPr>
              <w:rFonts w:ascii="Garamond" w:hAnsi="Garamond"/>
              <w:w w:val="115"/>
            </w:rPr>
          </w:rPrChange>
        </w:rPr>
        <w:tab/>
      </w:r>
      <w:r w:rsidRPr="00BE3340">
        <w:rPr>
          <w:w w:val="115"/>
        </w:rPr>
        <w:t>(13)</w:t>
      </w:r>
    </w:p>
    <w:p w14:paraId="306B0462" w14:textId="77777777" w:rsidR="00B40315" w:rsidRPr="00A97774" w:rsidRDefault="002B1B5E">
      <w:pPr>
        <w:spacing w:before="53"/>
        <w:ind w:right="428"/>
        <w:jc w:val="center"/>
        <w:rPr>
          <w:sz w:val="16"/>
        </w:rPr>
      </w:pPr>
      <w:r w:rsidRPr="00BE3340">
        <w:rPr>
          <w:i/>
          <w:w w:val="135"/>
          <w:sz w:val="16"/>
          <w:rPrChange w:id="1910" w:author="Patrick Tang" w:date="2021-06-25T17:28:00Z">
            <w:rPr>
              <w:rFonts w:ascii="Bookman Old Style"/>
              <w:i/>
              <w:w w:val="135"/>
              <w:sz w:val="16"/>
            </w:rPr>
          </w:rPrChange>
        </w:rPr>
        <w:t>j</w:t>
      </w:r>
      <w:r w:rsidRPr="00BE3340">
        <w:rPr>
          <w:w w:val="135"/>
          <w:sz w:val="16"/>
        </w:rPr>
        <w:t>=1</w:t>
      </w:r>
    </w:p>
    <w:p w14:paraId="1493FF3E" w14:textId="725F64F1" w:rsidR="00B40315" w:rsidRPr="00453F0F" w:rsidRDefault="002B1B5E">
      <w:pPr>
        <w:pStyle w:val="BodyText"/>
        <w:spacing w:before="107"/>
        <w:ind w:left="456"/>
      </w:pPr>
      <w:r w:rsidRPr="00453F0F">
        <w:rPr>
          <w:w w:val="105"/>
        </w:rPr>
        <w:t xml:space="preserve">Where </w:t>
      </w:r>
      <w:proofErr w:type="spellStart"/>
      <w:r w:rsidRPr="00453F0F">
        <w:rPr>
          <w:i/>
          <w:w w:val="105"/>
        </w:rPr>
        <w:t>c</w:t>
      </w:r>
      <w:r w:rsidRPr="00BE3340">
        <w:rPr>
          <w:i/>
          <w:w w:val="105"/>
          <w:vertAlign w:val="subscript"/>
          <w:rPrChange w:id="1911" w:author="Patrick Tang" w:date="2021-06-25T17:28:00Z">
            <w:rPr>
              <w:rFonts w:ascii="Bookman Old Style"/>
              <w:i/>
              <w:w w:val="105"/>
              <w:vertAlign w:val="subscript"/>
            </w:rPr>
          </w:rPrChange>
        </w:rPr>
        <w:t>j</w:t>
      </w:r>
      <w:proofErr w:type="spellEnd"/>
      <w:r w:rsidRPr="00BE3340">
        <w:rPr>
          <w:i/>
          <w:w w:val="105"/>
          <w:rPrChange w:id="1912" w:author="Patrick Tang" w:date="2021-06-25T17:28:00Z">
            <w:rPr>
              <w:rFonts w:ascii="Bookman Old Style"/>
              <w:i/>
              <w:w w:val="105"/>
            </w:rPr>
          </w:rPrChange>
        </w:rPr>
        <w:t xml:space="preserve"> </w:t>
      </w:r>
      <w:ins w:id="1913" w:author="Patrick Tang" w:date="2021-06-29T16:40:00Z">
        <w:r w:rsidR="00FA1A45">
          <w:rPr>
            <w:i/>
            <w:w w:val="105"/>
          </w:rPr>
          <w:t xml:space="preserve">was </w:t>
        </w:r>
      </w:ins>
      <w:del w:id="1914" w:author="Patrick Tang" w:date="2021-06-29T16:40:00Z">
        <w:r w:rsidRPr="00BE3340" w:rsidDel="00FA1A45">
          <w:rPr>
            <w:w w:val="105"/>
          </w:rPr>
          <w:delText xml:space="preserve">expresses </w:delText>
        </w:r>
      </w:del>
      <w:ins w:id="1915" w:author="Patrick Tang" w:date="2021-06-29T16:40:00Z">
        <w:r w:rsidR="00FA1A45" w:rsidRPr="00BE3340">
          <w:rPr>
            <w:w w:val="105"/>
          </w:rPr>
          <w:t>express</w:t>
        </w:r>
        <w:r w:rsidR="00FA1A45">
          <w:rPr>
            <w:w w:val="105"/>
          </w:rPr>
          <w:t>ed</w:t>
        </w:r>
        <w:r w:rsidR="00FA1A45" w:rsidRPr="00BE3340">
          <w:rPr>
            <w:w w:val="105"/>
          </w:rPr>
          <w:t xml:space="preserve"> </w:t>
        </w:r>
        <w:r w:rsidR="00FA1A45">
          <w:rPr>
            <w:w w:val="105"/>
          </w:rPr>
          <w:t xml:space="preserve">as </w:t>
        </w:r>
      </w:ins>
      <w:r w:rsidRPr="00BE3340">
        <w:rPr>
          <w:w w:val="105"/>
        </w:rPr>
        <w:t>the combination coefficie</w:t>
      </w:r>
      <w:r w:rsidRPr="00A97774">
        <w:rPr>
          <w:w w:val="105"/>
        </w:rPr>
        <w:t>nts</w:t>
      </w:r>
      <w:del w:id="1916" w:author="Patrick Tang" w:date="2021-06-29T16:40:00Z">
        <w:r w:rsidRPr="00A97774" w:rsidDel="00FA1A45">
          <w:rPr>
            <w:w w:val="105"/>
          </w:rPr>
          <w:delText xml:space="preserve"> which is</w:delText>
        </w:r>
      </w:del>
      <w:ins w:id="1917" w:author="Patrick Tang" w:date="2021-06-29T16:40:00Z">
        <w:r w:rsidR="00FA1A45">
          <w:rPr>
            <w:w w:val="105"/>
          </w:rPr>
          <w:t>,</w:t>
        </w:r>
      </w:ins>
      <w:r w:rsidRPr="00A97774">
        <w:rPr>
          <w:w w:val="105"/>
        </w:rPr>
        <w:t xml:space="preserve"> dependent on the used ensemble models.</w:t>
      </w:r>
    </w:p>
    <w:p w14:paraId="0CB3A69F" w14:textId="77777777" w:rsidR="00B40315" w:rsidRPr="00453F0F" w:rsidRDefault="00B40315">
      <w:pPr>
        <w:pStyle w:val="BodyText"/>
        <w:rPr>
          <w:sz w:val="29"/>
        </w:rPr>
      </w:pPr>
    </w:p>
    <w:p w14:paraId="630BE4F8" w14:textId="77777777" w:rsidR="00B40315" w:rsidRPr="007F427F" w:rsidRDefault="002B1B5E">
      <w:pPr>
        <w:pStyle w:val="Heading3"/>
        <w:numPr>
          <w:ilvl w:val="2"/>
          <w:numId w:val="4"/>
        </w:numPr>
        <w:tabs>
          <w:tab w:val="left" w:pos="771"/>
          <w:tab w:val="left" w:pos="772"/>
        </w:tabs>
      </w:pPr>
      <w:r w:rsidRPr="007F427F">
        <w:t>Bagging</w:t>
      </w:r>
    </w:p>
    <w:p w14:paraId="5A5BFBAC" w14:textId="1A177693" w:rsidR="00B40315" w:rsidRPr="00BE3340" w:rsidRDefault="002B1B5E" w:rsidP="00AF7ECF">
      <w:pPr>
        <w:pStyle w:val="BodyText"/>
        <w:spacing w:before="165" w:line="256" w:lineRule="auto"/>
        <w:ind w:left="117" w:right="595"/>
        <w:jc w:val="both"/>
      </w:pPr>
      <w:r w:rsidRPr="002B568D">
        <w:t>Bagging</w:t>
      </w:r>
      <w:ins w:id="1918" w:author="Patrick Tang" w:date="2021-06-29T17:02:00Z">
        <w:r w:rsidR="00AA6C89">
          <w:t xml:space="preserve"> method </w:t>
        </w:r>
      </w:ins>
      <w:del w:id="1919" w:author="Patrick Tang" w:date="2021-06-29T17:02:00Z">
        <w:r w:rsidRPr="00FA1A45" w:rsidDel="00AA6C89">
          <w:rPr>
            <w:spacing w:val="-4"/>
          </w:rPr>
          <w:delText xml:space="preserve"> </w:delText>
        </w:r>
      </w:del>
      <w:r w:rsidRPr="00FA1A45">
        <w:t>(bootstrap</w:t>
      </w:r>
      <w:r w:rsidRPr="00FA1A45">
        <w:rPr>
          <w:spacing w:val="-4"/>
        </w:rPr>
        <w:t xml:space="preserve"> </w:t>
      </w:r>
      <w:r w:rsidRPr="00AF7ECF">
        <w:t>aggregating)</w:t>
      </w:r>
      <w:r w:rsidRPr="00BE3340">
        <w:rPr>
          <w:spacing w:val="-3"/>
        </w:rPr>
        <w:t xml:space="preserve"> </w:t>
      </w:r>
      <w:ins w:id="1920" w:author="Patrick Tang" w:date="2021-06-29T16:41:00Z">
        <w:r w:rsidR="00FA1A45">
          <w:rPr>
            <w:spacing w:val="-3"/>
          </w:rPr>
          <w:t xml:space="preserve">can </w:t>
        </w:r>
      </w:ins>
      <w:r w:rsidRPr="00AF7ECF">
        <w:t>generate</w:t>
      </w:r>
      <w:r w:rsidRPr="00BE3340">
        <w:rPr>
          <w:spacing w:val="-4"/>
        </w:rPr>
        <w:t xml:space="preserve"> </w:t>
      </w:r>
      <w:r w:rsidRPr="00BE3340">
        <w:t>multiple</w:t>
      </w:r>
      <w:r w:rsidRPr="00BE3340">
        <w:rPr>
          <w:spacing w:val="-3"/>
        </w:rPr>
        <w:t xml:space="preserve"> </w:t>
      </w:r>
      <w:r w:rsidRPr="00BE3340">
        <w:t>versions</w:t>
      </w:r>
      <w:r w:rsidRPr="00BE3340">
        <w:rPr>
          <w:spacing w:val="-4"/>
        </w:rPr>
        <w:t xml:space="preserve"> </w:t>
      </w:r>
      <w:r w:rsidRPr="00BE3340">
        <w:t>of</w:t>
      </w:r>
      <w:r w:rsidRPr="00BE3340">
        <w:rPr>
          <w:spacing w:val="-3"/>
        </w:rPr>
        <w:t xml:space="preserve"> </w:t>
      </w:r>
      <w:r w:rsidRPr="00BE3340">
        <w:t>a</w:t>
      </w:r>
      <w:r w:rsidRPr="00BE3340">
        <w:rPr>
          <w:spacing w:val="-4"/>
        </w:rPr>
        <w:t xml:space="preserve"> </w:t>
      </w:r>
      <w:r w:rsidRPr="00BE3340">
        <w:t>predictor</w:t>
      </w:r>
      <w:r w:rsidRPr="00BE3340">
        <w:rPr>
          <w:spacing w:val="-3"/>
        </w:rPr>
        <w:t xml:space="preserve"> </w:t>
      </w:r>
      <w:r w:rsidRPr="00BE3340">
        <w:t>to</w:t>
      </w:r>
      <w:r w:rsidRPr="00BE3340">
        <w:rPr>
          <w:spacing w:val="-4"/>
        </w:rPr>
        <w:t xml:space="preserve"> </w:t>
      </w:r>
      <w:r w:rsidRPr="00BE3340">
        <w:t>obtain</w:t>
      </w:r>
      <w:r w:rsidRPr="00BE3340">
        <w:rPr>
          <w:spacing w:val="-3"/>
        </w:rPr>
        <w:t xml:space="preserve"> </w:t>
      </w:r>
      <w:r w:rsidRPr="00BE3340">
        <w:t>an</w:t>
      </w:r>
      <w:r w:rsidRPr="00BE3340">
        <w:rPr>
          <w:spacing w:val="-4"/>
        </w:rPr>
        <w:t xml:space="preserve"> </w:t>
      </w:r>
      <w:r w:rsidRPr="00BE3340">
        <w:t>aggregated</w:t>
      </w:r>
      <w:r w:rsidRPr="00BE3340">
        <w:rPr>
          <w:spacing w:val="-3"/>
        </w:rPr>
        <w:t xml:space="preserve"> </w:t>
      </w:r>
      <w:r w:rsidRPr="00BE3340">
        <w:t>predictor [53]. It</w:t>
      </w:r>
      <w:r w:rsidRPr="00BE3340">
        <w:rPr>
          <w:spacing w:val="-17"/>
        </w:rPr>
        <w:t xml:space="preserve"> </w:t>
      </w:r>
      <w:r w:rsidRPr="00BE3340">
        <w:t>generates</w:t>
      </w:r>
      <w:r w:rsidRPr="00BE3340">
        <w:rPr>
          <w:spacing w:val="-17"/>
        </w:rPr>
        <w:t xml:space="preserve"> </w:t>
      </w:r>
      <w:r w:rsidRPr="00BE3340">
        <w:t>multiple</w:t>
      </w:r>
      <w:r w:rsidRPr="00BE3340">
        <w:rPr>
          <w:spacing w:val="-17"/>
        </w:rPr>
        <w:t xml:space="preserve"> </w:t>
      </w:r>
      <w:r w:rsidRPr="00BE3340">
        <w:t>models</w:t>
      </w:r>
      <w:r w:rsidRPr="00BE3340">
        <w:rPr>
          <w:spacing w:val="-17"/>
        </w:rPr>
        <w:t xml:space="preserve"> </w:t>
      </w:r>
      <w:r w:rsidRPr="00BE3340">
        <w:t>independently</w:t>
      </w:r>
      <w:r w:rsidRPr="00BE3340">
        <w:rPr>
          <w:spacing w:val="-17"/>
        </w:rPr>
        <w:t xml:space="preserve"> </w:t>
      </w:r>
      <w:r w:rsidRPr="00BE3340">
        <w:t>on</w:t>
      </w:r>
      <w:r w:rsidRPr="00BE3340">
        <w:rPr>
          <w:spacing w:val="-17"/>
        </w:rPr>
        <w:t xml:space="preserve"> </w:t>
      </w:r>
      <w:r w:rsidRPr="00BE3340">
        <w:t>different</w:t>
      </w:r>
      <w:r w:rsidRPr="00BE3340">
        <w:rPr>
          <w:spacing w:val="-17"/>
        </w:rPr>
        <w:t xml:space="preserve"> </w:t>
      </w:r>
      <w:r w:rsidRPr="00BE3340">
        <w:t>versions</w:t>
      </w:r>
      <w:r w:rsidRPr="00BE3340">
        <w:rPr>
          <w:spacing w:val="-17"/>
        </w:rPr>
        <w:t xml:space="preserve"> </w:t>
      </w:r>
      <w:r w:rsidRPr="00BE3340">
        <w:t>of</w:t>
      </w:r>
      <w:r w:rsidRPr="00BE3340">
        <w:rPr>
          <w:spacing w:val="-17"/>
        </w:rPr>
        <w:t xml:space="preserve"> </w:t>
      </w:r>
      <w:r w:rsidRPr="00BE3340">
        <w:t>data</w:t>
      </w:r>
      <w:del w:id="1921" w:author="Patrick Tang" w:date="2021-06-29T16:41:00Z">
        <w:r w:rsidRPr="00BE3340" w:rsidDel="00FA1A45">
          <w:rPr>
            <w:spacing w:val="-17"/>
          </w:rPr>
          <w:delText xml:space="preserve"> </w:delText>
        </w:r>
      </w:del>
      <w:r w:rsidRPr="00BE3340">
        <w:t>set</w:t>
      </w:r>
      <w:r w:rsidRPr="00BE3340">
        <w:rPr>
          <w:spacing w:val="-17"/>
        </w:rPr>
        <w:t xml:space="preserve"> </w:t>
      </w:r>
      <w:del w:id="1922" w:author="Patrick Tang" w:date="2021-06-29T16:55:00Z">
        <w:r w:rsidRPr="00BE3340" w:rsidDel="00AA6C89">
          <w:delText>which</w:delText>
        </w:r>
        <w:r w:rsidRPr="00BE3340" w:rsidDel="00AA6C89">
          <w:rPr>
            <w:spacing w:val="-17"/>
          </w:rPr>
          <w:delText xml:space="preserve"> </w:delText>
        </w:r>
        <w:r w:rsidRPr="00BE3340" w:rsidDel="00AA6C89">
          <w:delText>are</w:delText>
        </w:r>
      </w:del>
      <w:ins w:id="1923" w:author="Patrick Tang" w:date="2021-06-29T16:55:00Z">
        <w:r w:rsidR="00AA6C89">
          <w:t>via</w:t>
        </w:r>
      </w:ins>
      <w:r w:rsidRPr="00AF7ECF">
        <w:rPr>
          <w:spacing w:val="-17"/>
        </w:rPr>
        <w:t xml:space="preserve"> </w:t>
      </w:r>
      <w:r w:rsidRPr="00BE3340">
        <w:t>random</w:t>
      </w:r>
      <w:r w:rsidRPr="00BE3340">
        <w:rPr>
          <w:spacing w:val="-17"/>
        </w:rPr>
        <w:t xml:space="preserve"> </w:t>
      </w:r>
      <w:r w:rsidRPr="00BE3340">
        <w:t>bootstrap</w:t>
      </w:r>
      <w:ins w:id="1924" w:author="Patrick Tang" w:date="2021-06-29T16:55:00Z">
        <w:r w:rsidR="00AA6C89">
          <w:t xml:space="preserve">ping </w:t>
        </w:r>
      </w:ins>
      <w:del w:id="1925" w:author="Patrick Tang" w:date="2021-06-29T16:55:00Z">
        <w:r w:rsidRPr="00AF7ECF" w:rsidDel="00AA6C89">
          <w:delText xml:space="preserve"> replications </w:delText>
        </w:r>
      </w:del>
      <w:r w:rsidRPr="00BE3340">
        <w:t xml:space="preserve">of </w:t>
      </w:r>
      <w:ins w:id="1926" w:author="Patrick Tang" w:date="2021-06-29T16:55:00Z">
        <w:r w:rsidR="00AA6C89">
          <w:t xml:space="preserve">the </w:t>
        </w:r>
      </w:ins>
      <w:r w:rsidRPr="00AF7ECF">
        <w:t xml:space="preserve">original training set. </w:t>
      </w:r>
      <w:del w:id="1927" w:author="Patrick Tang" w:date="2021-06-29T16:56:00Z">
        <w:r w:rsidRPr="00BE3340" w:rsidDel="00AA6C89">
          <w:delText>That is</w:delText>
        </w:r>
      </w:del>
      <w:ins w:id="1928" w:author="Patrick Tang" w:date="2021-06-29T16:56:00Z">
        <w:r w:rsidR="00AA6C89">
          <w:t>In other words</w:t>
        </w:r>
      </w:ins>
      <w:r w:rsidRPr="00AF7ECF">
        <w:t xml:space="preserve">, several training examples may repeatedly appear in </w:t>
      </w:r>
      <w:r w:rsidRPr="00BE3340">
        <w:rPr>
          <w:spacing w:val="-3"/>
        </w:rPr>
        <w:t xml:space="preserve">different </w:t>
      </w:r>
      <w:r w:rsidRPr="00BE3340">
        <w:t xml:space="preserve">bootstrap </w:t>
      </w:r>
      <w:del w:id="1929" w:author="Patrick Tang" w:date="2021-06-29T16:57:00Z">
        <w:r w:rsidRPr="00BE3340" w:rsidDel="00AA6C89">
          <w:delText xml:space="preserve">replicated </w:delText>
        </w:r>
      </w:del>
      <w:ins w:id="1930" w:author="Patrick Tang" w:date="2021-06-29T16:57:00Z">
        <w:r w:rsidR="00AA6C89" w:rsidRPr="00BE3340">
          <w:t>replicate</w:t>
        </w:r>
        <w:r w:rsidR="00AA6C89">
          <w:t>s</w:t>
        </w:r>
      </w:ins>
      <w:del w:id="1931" w:author="Patrick Tang" w:date="2021-06-29T16:57:00Z">
        <w:r w:rsidRPr="00AF7ECF" w:rsidDel="00AA6C89">
          <w:delText>data set</w:delText>
        </w:r>
      </w:del>
      <w:r w:rsidRPr="00BE3340">
        <w:t xml:space="preserve">. Then </w:t>
      </w:r>
      <w:del w:id="1932" w:author="Patrick Tang" w:date="2021-06-29T16:57:00Z">
        <w:r w:rsidRPr="00BE3340" w:rsidDel="00AA6C89">
          <w:delText xml:space="preserve">those </w:delText>
        </w:r>
      </w:del>
      <w:ins w:id="1933" w:author="Patrick Tang" w:date="2021-06-29T16:57:00Z">
        <w:r w:rsidR="00AA6C89" w:rsidRPr="00BE3340">
          <w:t>th</w:t>
        </w:r>
        <w:r w:rsidR="00AA6C89">
          <w:t>e</w:t>
        </w:r>
        <w:r w:rsidR="00AA6C89" w:rsidRPr="00AF7ECF">
          <w:t xml:space="preserve"> </w:t>
        </w:r>
      </w:ins>
      <w:r w:rsidRPr="00BE3340">
        <w:t>individual predictions are aggregated through a</w:t>
      </w:r>
      <w:del w:id="1934" w:author="Patrick Tang" w:date="2021-06-29T16:59:00Z">
        <w:r w:rsidRPr="00BE3340" w:rsidDel="00AA6C89">
          <w:delText>n</w:delText>
        </w:r>
      </w:del>
      <w:r w:rsidRPr="00BE3340">
        <w:t xml:space="preserve"> combination method</w:t>
      </w:r>
      <w:r w:rsidRPr="00BE3340">
        <w:rPr>
          <w:spacing w:val="-8"/>
        </w:rPr>
        <w:t xml:space="preserve"> </w:t>
      </w:r>
      <w:r w:rsidRPr="00BE3340">
        <w:t>(either</w:t>
      </w:r>
      <w:r w:rsidRPr="00BE3340">
        <w:rPr>
          <w:spacing w:val="-9"/>
        </w:rPr>
        <w:t xml:space="preserve"> </w:t>
      </w:r>
      <w:r w:rsidRPr="00BE3340">
        <w:t>voting</w:t>
      </w:r>
      <w:r w:rsidRPr="00BE3340">
        <w:rPr>
          <w:spacing w:val="-8"/>
        </w:rPr>
        <w:t xml:space="preserve"> </w:t>
      </w:r>
      <w:r w:rsidRPr="00BE3340">
        <w:t>or</w:t>
      </w:r>
      <w:r w:rsidRPr="00BE3340">
        <w:rPr>
          <w:spacing w:val="-8"/>
        </w:rPr>
        <w:t xml:space="preserve"> </w:t>
      </w:r>
      <w:r w:rsidRPr="00BE3340">
        <w:t>averaging)</w:t>
      </w:r>
      <w:r w:rsidRPr="00BE3340">
        <w:rPr>
          <w:spacing w:val="-8"/>
        </w:rPr>
        <w:t xml:space="preserve"> </w:t>
      </w:r>
      <w:r w:rsidRPr="00BE3340">
        <w:t>to</w:t>
      </w:r>
      <w:r w:rsidRPr="00BE3340">
        <w:rPr>
          <w:spacing w:val="-8"/>
        </w:rPr>
        <w:t xml:space="preserve"> </w:t>
      </w:r>
      <w:r w:rsidRPr="00BE3340">
        <w:t>form</w:t>
      </w:r>
      <w:r w:rsidRPr="00BE3340">
        <w:rPr>
          <w:spacing w:val="-8"/>
        </w:rPr>
        <w:t xml:space="preserve"> </w:t>
      </w:r>
      <w:r w:rsidRPr="00BE3340">
        <w:t>the</w:t>
      </w:r>
      <w:r w:rsidRPr="00BE3340">
        <w:rPr>
          <w:spacing w:val="-8"/>
        </w:rPr>
        <w:t xml:space="preserve"> </w:t>
      </w:r>
      <w:r w:rsidRPr="00BE3340">
        <w:t>final</w:t>
      </w:r>
      <w:r w:rsidRPr="00BE3340">
        <w:rPr>
          <w:spacing w:val="-9"/>
        </w:rPr>
        <w:t xml:space="preserve"> </w:t>
      </w:r>
      <w:r w:rsidRPr="00BE3340">
        <w:t>prediction.</w:t>
      </w:r>
      <w:r w:rsidRPr="00BE3340">
        <w:rPr>
          <w:spacing w:val="4"/>
        </w:rPr>
        <w:t xml:space="preserve"> </w:t>
      </w:r>
      <w:ins w:id="1935" w:author="Patrick Tang" w:date="2021-06-29T17:00:00Z">
        <w:r w:rsidR="00AA6C89">
          <w:t>B</w:t>
        </w:r>
        <w:r w:rsidR="00AA6C89" w:rsidRPr="00FF7B01">
          <w:t>agging</w:t>
        </w:r>
        <w:r w:rsidR="00AA6C89" w:rsidRPr="00FF7B01">
          <w:rPr>
            <w:spacing w:val="-10"/>
          </w:rPr>
          <w:t xml:space="preserve"> </w:t>
        </w:r>
        <w:r w:rsidR="00AA6C89" w:rsidRPr="00FF7B01">
          <w:t>method</w:t>
        </w:r>
        <w:r w:rsidR="00AA6C89" w:rsidRPr="00FF7B01">
          <w:rPr>
            <w:spacing w:val="-9"/>
          </w:rPr>
          <w:t xml:space="preserve"> </w:t>
        </w:r>
        <w:r w:rsidR="00AA6C89">
          <w:t>can be</w:t>
        </w:r>
        <w:r w:rsidR="00AA6C89" w:rsidRPr="00FF7B01">
          <w:rPr>
            <w:spacing w:val="-9"/>
          </w:rPr>
          <w:t xml:space="preserve"> </w:t>
        </w:r>
        <w:r w:rsidR="00AA6C89" w:rsidRPr="00FF7B01">
          <w:t>used</w:t>
        </w:r>
        <w:r w:rsidR="00AA6C89" w:rsidRPr="00FF7B01">
          <w:rPr>
            <w:spacing w:val="-9"/>
          </w:rPr>
          <w:t xml:space="preserve"> </w:t>
        </w:r>
        <w:r w:rsidR="00AA6C89" w:rsidRPr="00FF7B01">
          <w:rPr>
            <w:spacing w:val="-6"/>
          </w:rPr>
          <w:t xml:space="preserve">to </w:t>
        </w:r>
        <w:r w:rsidR="00AA6C89" w:rsidRPr="00FF7B01">
          <w:t>reduce th</w:t>
        </w:r>
        <w:r w:rsidR="00AA6C89">
          <w:t>e variance of a base estimator (</w:t>
        </w:r>
      </w:ins>
      <w:ins w:id="1936" w:author="Patrick Tang" w:date="2021-06-29T17:01:00Z">
        <w:r w:rsidR="00AA6C89">
          <w:t xml:space="preserve">e.g. </w:t>
        </w:r>
      </w:ins>
      <w:ins w:id="1937" w:author="Patrick Tang" w:date="2021-06-29T17:00:00Z">
        <w:r w:rsidR="00AA6C89" w:rsidRPr="00FF7B01">
          <w:t>a regression</w:t>
        </w:r>
        <w:r w:rsidR="00AA6C89" w:rsidRPr="00FF7B01">
          <w:rPr>
            <w:spacing w:val="-20"/>
          </w:rPr>
          <w:t xml:space="preserve"> </w:t>
        </w:r>
        <w:r w:rsidR="00AA6C89">
          <w:t>tree</w:t>
        </w:r>
      </w:ins>
      <w:ins w:id="1938" w:author="Patrick Tang" w:date="2021-06-29T17:01:00Z">
        <w:r w:rsidR="00AA6C89">
          <w:t>)</w:t>
        </w:r>
      </w:ins>
      <w:ins w:id="1939" w:author="Patrick Tang" w:date="2021-06-29T17:00:00Z">
        <w:r w:rsidR="00AA6C89">
          <w:t>, b</w:t>
        </w:r>
      </w:ins>
      <w:del w:id="1940" w:author="Patrick Tang" w:date="2021-06-29T17:00:00Z">
        <w:r w:rsidRPr="00AF7ECF" w:rsidDel="00AA6C89">
          <w:delText>B</w:delText>
        </w:r>
      </w:del>
      <w:r w:rsidRPr="00BE3340">
        <w:t>y</w:t>
      </w:r>
      <w:r w:rsidRPr="00BE3340">
        <w:rPr>
          <w:spacing w:val="-9"/>
        </w:rPr>
        <w:t xml:space="preserve"> </w:t>
      </w:r>
      <w:r w:rsidRPr="00BE3340">
        <w:t>introducing</w:t>
      </w:r>
      <w:r w:rsidRPr="00BE3340">
        <w:rPr>
          <w:spacing w:val="-7"/>
        </w:rPr>
        <w:t xml:space="preserve"> </w:t>
      </w:r>
      <w:r w:rsidRPr="00BE3340">
        <w:t>randomization</w:t>
      </w:r>
      <w:r w:rsidRPr="00BE3340">
        <w:rPr>
          <w:spacing w:val="-9"/>
        </w:rPr>
        <w:t xml:space="preserve"> </w:t>
      </w:r>
      <w:r w:rsidRPr="00BE3340">
        <w:t>into</w:t>
      </w:r>
      <w:r w:rsidRPr="00BE3340">
        <w:rPr>
          <w:spacing w:val="-8"/>
        </w:rPr>
        <w:t xml:space="preserve"> </w:t>
      </w:r>
      <w:del w:id="1941" w:author="Patrick Tang" w:date="2021-06-29T17:00:00Z">
        <w:r w:rsidRPr="00BE3340" w:rsidDel="00AA6C89">
          <w:delText>bagging method</w:delText>
        </w:r>
      </w:del>
      <w:ins w:id="1942" w:author="Patrick Tang" w:date="2021-06-29T17:00:00Z">
        <w:r w:rsidR="00AA6C89">
          <w:t>it</w:t>
        </w:r>
      </w:ins>
      <w:del w:id="1943" w:author="Patrick Tang" w:date="2021-06-29T17:00:00Z">
        <w:r w:rsidRPr="00AF7ECF" w:rsidDel="00AA6C89">
          <w:delText>’</w:delText>
        </w:r>
      </w:del>
      <w:r w:rsidRPr="00BE3340">
        <w:t>s</w:t>
      </w:r>
      <w:r w:rsidRPr="00BE3340">
        <w:rPr>
          <w:spacing w:val="-9"/>
        </w:rPr>
        <w:t xml:space="preserve"> </w:t>
      </w:r>
      <w:r w:rsidRPr="00BE3340">
        <w:t>construction</w:t>
      </w:r>
      <w:r w:rsidRPr="00BE3340">
        <w:rPr>
          <w:spacing w:val="-10"/>
        </w:rPr>
        <w:t xml:space="preserve"> </w:t>
      </w:r>
      <w:r w:rsidRPr="00BE3340">
        <w:t>procedure</w:t>
      </w:r>
      <w:r w:rsidRPr="00BE3340">
        <w:rPr>
          <w:spacing w:val="-9"/>
        </w:rPr>
        <w:t xml:space="preserve"> </w:t>
      </w:r>
      <w:r w:rsidRPr="00BE3340">
        <w:t>and</w:t>
      </w:r>
      <w:r w:rsidRPr="00BE3340">
        <w:rPr>
          <w:spacing w:val="-9"/>
        </w:rPr>
        <w:t xml:space="preserve"> </w:t>
      </w:r>
      <w:r w:rsidRPr="00BE3340">
        <w:t>making</w:t>
      </w:r>
      <w:r w:rsidRPr="00BE3340">
        <w:rPr>
          <w:spacing w:val="-9"/>
        </w:rPr>
        <w:t xml:space="preserve"> </w:t>
      </w:r>
      <w:r w:rsidRPr="00BE3340">
        <w:t>an</w:t>
      </w:r>
      <w:r w:rsidRPr="00BE3340">
        <w:rPr>
          <w:spacing w:val="-9"/>
        </w:rPr>
        <w:t xml:space="preserve"> </w:t>
      </w:r>
      <w:r w:rsidRPr="00BE3340">
        <w:t>ensemble</w:t>
      </w:r>
      <w:r w:rsidRPr="00BE3340">
        <w:rPr>
          <w:spacing w:val="-9"/>
        </w:rPr>
        <w:t xml:space="preserve"> </w:t>
      </w:r>
      <w:r w:rsidRPr="00BE3340">
        <w:t>out</w:t>
      </w:r>
      <w:r w:rsidRPr="00BE3340">
        <w:rPr>
          <w:spacing w:val="-9"/>
        </w:rPr>
        <w:t xml:space="preserve"> </w:t>
      </w:r>
      <w:r w:rsidRPr="00BE3340">
        <w:t>of</w:t>
      </w:r>
      <w:r w:rsidRPr="00BE3340">
        <w:rPr>
          <w:spacing w:val="-9"/>
        </w:rPr>
        <w:t xml:space="preserve"> </w:t>
      </w:r>
      <w:r w:rsidRPr="00BE3340">
        <w:t>it</w:t>
      </w:r>
      <w:del w:id="1944" w:author="Patrick Tang" w:date="2021-06-29T17:01:00Z">
        <w:r w:rsidRPr="00BE3340" w:rsidDel="00AA6C89">
          <w:delText>,</w:delText>
        </w:r>
        <w:r w:rsidRPr="00BE3340" w:rsidDel="00AA6C89">
          <w:rPr>
            <w:spacing w:val="-8"/>
          </w:rPr>
          <w:delText xml:space="preserve"> </w:delText>
        </w:r>
        <w:r w:rsidRPr="00BE3340" w:rsidDel="00AA6C89">
          <w:delText>bagging</w:delText>
        </w:r>
        <w:r w:rsidRPr="00BE3340" w:rsidDel="00AA6C89">
          <w:rPr>
            <w:spacing w:val="-10"/>
          </w:rPr>
          <w:delText xml:space="preserve"> </w:delText>
        </w:r>
        <w:r w:rsidRPr="00BE3340" w:rsidDel="00AA6C89">
          <w:delText>method</w:delText>
        </w:r>
        <w:r w:rsidRPr="00BE3340" w:rsidDel="00AA6C89">
          <w:rPr>
            <w:spacing w:val="-9"/>
          </w:rPr>
          <w:delText xml:space="preserve"> </w:delText>
        </w:r>
      </w:del>
      <w:del w:id="1945" w:author="Patrick Tang" w:date="2021-06-29T16:58:00Z">
        <w:r w:rsidRPr="00BE3340" w:rsidDel="00AA6C89">
          <w:delText>is</w:delText>
        </w:r>
      </w:del>
      <w:del w:id="1946" w:author="Patrick Tang" w:date="2021-06-29T17:01:00Z">
        <w:r w:rsidRPr="00BE3340" w:rsidDel="00AA6C89">
          <w:rPr>
            <w:spacing w:val="-9"/>
          </w:rPr>
          <w:delText xml:space="preserve"> </w:delText>
        </w:r>
        <w:r w:rsidRPr="00BE3340" w:rsidDel="00AA6C89">
          <w:delText>used</w:delText>
        </w:r>
        <w:r w:rsidRPr="00BE3340" w:rsidDel="00AA6C89">
          <w:rPr>
            <w:spacing w:val="-9"/>
          </w:rPr>
          <w:delText xml:space="preserve"> </w:delText>
        </w:r>
        <w:r w:rsidRPr="00BE3340" w:rsidDel="00AA6C89">
          <w:delText>as</w:delText>
        </w:r>
        <w:r w:rsidRPr="00BE3340" w:rsidDel="00AA6C89">
          <w:rPr>
            <w:spacing w:val="-9"/>
          </w:rPr>
          <w:delText xml:space="preserve"> </w:delText>
        </w:r>
        <w:r w:rsidRPr="00BE3340" w:rsidDel="00AA6C89">
          <w:delText>a</w:delText>
        </w:r>
        <w:r w:rsidRPr="00BE3340" w:rsidDel="00AA6C89">
          <w:rPr>
            <w:spacing w:val="-9"/>
          </w:rPr>
          <w:delText xml:space="preserve"> </w:delText>
        </w:r>
        <w:r w:rsidRPr="00BE3340" w:rsidDel="00AA6C89">
          <w:delText>approach</w:delText>
        </w:r>
        <w:r w:rsidRPr="00BE3340" w:rsidDel="00AA6C89">
          <w:rPr>
            <w:spacing w:val="-9"/>
          </w:rPr>
          <w:delText xml:space="preserve"> </w:delText>
        </w:r>
        <w:r w:rsidRPr="00BE3340" w:rsidDel="00AA6C89">
          <w:rPr>
            <w:spacing w:val="-6"/>
          </w:rPr>
          <w:delText xml:space="preserve">to </w:delText>
        </w:r>
        <w:r w:rsidRPr="00BE3340" w:rsidDel="00AA6C89">
          <w:delText>reduce the variance of a base estimator, such as a regression</w:delText>
        </w:r>
        <w:r w:rsidRPr="00BE3340" w:rsidDel="00AA6C89">
          <w:rPr>
            <w:spacing w:val="-20"/>
          </w:rPr>
          <w:delText xml:space="preserve"> </w:delText>
        </w:r>
        <w:r w:rsidRPr="00BE3340" w:rsidDel="00AA6C89">
          <w:delText>tree</w:delText>
        </w:r>
      </w:del>
      <w:r w:rsidRPr="00BE3340">
        <w:t>.</w:t>
      </w:r>
    </w:p>
    <w:p w14:paraId="15D2DFCF" w14:textId="77777777" w:rsidR="00B40315" w:rsidRPr="00BE3340" w:rsidRDefault="00B40315">
      <w:pPr>
        <w:pStyle w:val="BodyText"/>
        <w:spacing w:before="11"/>
        <w:rPr>
          <w:sz w:val="27"/>
        </w:rPr>
      </w:pPr>
    </w:p>
    <w:p w14:paraId="55E0D85F" w14:textId="77777777" w:rsidR="00B40315" w:rsidRPr="00BE3340" w:rsidRDefault="002B1B5E">
      <w:pPr>
        <w:pStyle w:val="Heading3"/>
        <w:numPr>
          <w:ilvl w:val="2"/>
          <w:numId w:val="4"/>
        </w:numPr>
        <w:tabs>
          <w:tab w:val="left" w:pos="771"/>
          <w:tab w:val="left" w:pos="772"/>
        </w:tabs>
      </w:pPr>
      <w:r w:rsidRPr="00BE3340">
        <w:t>AdaBoost</w:t>
      </w:r>
    </w:p>
    <w:p w14:paraId="2DD99BFD" w14:textId="4F219BA9" w:rsidR="00B40315" w:rsidRPr="00AF7ECF" w:rsidDel="00A57A90" w:rsidRDefault="002B1B5E">
      <w:pPr>
        <w:pStyle w:val="BodyText"/>
        <w:spacing w:before="165" w:line="256" w:lineRule="auto"/>
        <w:ind w:left="117" w:right="595"/>
        <w:jc w:val="both"/>
        <w:rPr>
          <w:del w:id="1947" w:author="Patrick Tang" w:date="2021-06-29T17:16:00Z"/>
        </w:rPr>
      </w:pPr>
      <w:del w:id="1948" w:author="Patrick Tang" w:date="2021-06-29T17:01:00Z">
        <w:r w:rsidRPr="00BE3340" w:rsidDel="00AA6C89">
          <w:delText xml:space="preserve">Liking </w:delText>
        </w:r>
      </w:del>
      <w:proofErr w:type="gramStart"/>
      <w:ins w:id="1949" w:author="Patrick Tang" w:date="2021-06-29T17:01:00Z">
        <w:r w:rsidR="00AA6C89">
          <w:t>Similar to</w:t>
        </w:r>
        <w:proofErr w:type="gramEnd"/>
        <w:r w:rsidR="00AA6C89" w:rsidRPr="00AF7ECF">
          <w:t xml:space="preserve"> </w:t>
        </w:r>
      </w:ins>
      <w:r w:rsidRPr="00BE3340">
        <w:t xml:space="preserve">bagging, AdaBoost </w:t>
      </w:r>
      <w:ins w:id="1950" w:author="Patrick Tang" w:date="2021-06-29T17:02:00Z">
        <w:r w:rsidR="00AA6C89">
          <w:t xml:space="preserve">method </w:t>
        </w:r>
      </w:ins>
      <w:r w:rsidRPr="00AF7ECF">
        <w:t xml:space="preserve">[54] manipulates </w:t>
      </w:r>
      <w:del w:id="1951" w:author="Patrick Tang" w:date="2021-06-29T17:07:00Z">
        <w:r w:rsidRPr="00BE3340" w:rsidDel="006E6B88">
          <w:delText>modified versions of</w:delText>
        </w:r>
      </w:del>
      <w:ins w:id="1952" w:author="Patrick Tang" w:date="2021-06-29T17:07:00Z">
        <w:r w:rsidR="006E6B88">
          <w:t>the</w:t>
        </w:r>
      </w:ins>
      <w:r w:rsidRPr="00AF7ECF">
        <w:t xml:space="preserve"> training examples</w:t>
      </w:r>
      <w:del w:id="1953" w:author="Patrick Tang" w:date="2021-06-29T17:07:00Z">
        <w:r w:rsidRPr="00BE3340" w:rsidDel="006E6B88">
          <w:delText xml:space="preserve"> repeatedly</w:delText>
        </w:r>
      </w:del>
      <w:r w:rsidRPr="00BE3340">
        <w:t xml:space="preserve"> to generate multiple predictions </w:t>
      </w:r>
      <w:del w:id="1954" w:author="Patrick Tang" w:date="2021-06-29T17:07:00Z">
        <w:r w:rsidRPr="00BE3340" w:rsidDel="006E6B88">
          <w:delText xml:space="preserve">which are then combined </w:delText>
        </w:r>
      </w:del>
      <w:r w:rsidRPr="00BE3340">
        <w:t xml:space="preserve">to form the final prediction. The </w:t>
      </w:r>
      <w:ins w:id="1955" w:author="Patrick Tang" w:date="2021-06-29T17:08:00Z">
        <w:r w:rsidR="006E6B88">
          <w:t xml:space="preserve">main </w:t>
        </w:r>
      </w:ins>
      <w:r w:rsidRPr="00AF7ECF">
        <w:t xml:space="preserve">difference </w:t>
      </w:r>
      <w:ins w:id="1956" w:author="Patrick Tang" w:date="2021-06-29T17:08:00Z">
        <w:r w:rsidR="006E6B88">
          <w:t xml:space="preserve">with bagging </w:t>
        </w:r>
      </w:ins>
      <w:r w:rsidRPr="00AF7ECF">
        <w:t>is that AdaBoost applies a weight t</w:t>
      </w:r>
      <w:r w:rsidRPr="00BE3340">
        <w:t xml:space="preserve">o each of the training examples. In each </w:t>
      </w:r>
      <w:r w:rsidRPr="00BE3340">
        <w:lastRenderedPageBreak/>
        <w:t xml:space="preserve">iteration, the weights are individually updated </w:t>
      </w:r>
      <w:del w:id="1957" w:author="Patrick Tang" w:date="2021-06-29T17:09:00Z">
        <w:r w:rsidRPr="00BE3340" w:rsidDel="006E6B88">
          <w:delText>based on</w:delText>
        </w:r>
      </w:del>
      <w:ins w:id="1958" w:author="Patrick Tang" w:date="2021-06-29T17:09:00Z">
        <w:r w:rsidR="006E6B88">
          <w:t>to</w:t>
        </w:r>
      </w:ins>
      <w:r w:rsidRPr="00AF7ECF">
        <w:t xml:space="preserve"> minimiz</w:t>
      </w:r>
      <w:ins w:id="1959" w:author="Patrick Tang" w:date="2021-06-29T17:09:00Z">
        <w:r w:rsidR="006E6B88">
          <w:t>e</w:t>
        </w:r>
      </w:ins>
      <w:del w:id="1960" w:author="Patrick Tang" w:date="2021-06-29T17:09:00Z">
        <w:r w:rsidRPr="00AF7ECF" w:rsidDel="006E6B88">
          <w:delText>ing</w:delText>
        </w:r>
      </w:del>
      <w:r w:rsidRPr="00BE3340">
        <w:t xml:space="preserve"> the weighted error on the training set. </w:t>
      </w:r>
      <w:del w:id="1961" w:author="Patrick Tang" w:date="2021-06-29T17:11:00Z">
        <w:r w:rsidRPr="00BE3340" w:rsidDel="006E6B88">
          <w:delText>It increases</w:delText>
        </w:r>
      </w:del>
      <w:ins w:id="1962" w:author="Patrick Tang" w:date="2021-06-29T17:11:00Z">
        <w:r w:rsidR="006E6B88">
          <w:t xml:space="preserve">For example, </w:t>
        </w:r>
      </w:ins>
      <w:del w:id="1963" w:author="Patrick Tang" w:date="2021-06-29T17:14:00Z">
        <w:r w:rsidRPr="00AF7ECF" w:rsidDel="006E6B88">
          <w:delText xml:space="preserve"> </w:delText>
        </w:r>
      </w:del>
      <w:r w:rsidRPr="00BE3340">
        <w:t>weights on those training</w:t>
      </w:r>
      <w:r w:rsidRPr="00BE3340">
        <w:rPr>
          <w:spacing w:val="-21"/>
        </w:rPr>
        <w:t xml:space="preserve"> </w:t>
      </w:r>
      <w:r w:rsidRPr="00BE3340">
        <w:t xml:space="preserve">examples </w:t>
      </w:r>
      <w:del w:id="1964" w:author="Patrick Tang" w:date="2021-06-29T17:12:00Z">
        <w:r w:rsidRPr="00BE3340" w:rsidDel="006E6B88">
          <w:delText>were</w:delText>
        </w:r>
        <w:r w:rsidRPr="00BE3340" w:rsidDel="006E6B88">
          <w:rPr>
            <w:spacing w:val="11"/>
          </w:rPr>
          <w:delText xml:space="preserve"> </w:delText>
        </w:r>
      </w:del>
      <w:r w:rsidRPr="00BE3340">
        <w:t>incorrectly</w:t>
      </w:r>
      <w:r w:rsidRPr="00BE3340">
        <w:rPr>
          <w:spacing w:val="12"/>
        </w:rPr>
        <w:t xml:space="preserve"> </w:t>
      </w:r>
      <w:r w:rsidRPr="00BE3340">
        <w:t>predicted</w:t>
      </w:r>
      <w:r w:rsidRPr="00BE3340">
        <w:rPr>
          <w:spacing w:val="12"/>
        </w:rPr>
        <w:t xml:space="preserve"> </w:t>
      </w:r>
      <w:r w:rsidRPr="00BE3340">
        <w:t>in</w:t>
      </w:r>
      <w:r w:rsidRPr="00BE3340">
        <w:rPr>
          <w:spacing w:val="12"/>
        </w:rPr>
        <w:t xml:space="preserve"> </w:t>
      </w:r>
      <w:r w:rsidRPr="00BE3340">
        <w:t>previous</w:t>
      </w:r>
      <w:r w:rsidRPr="00BE3340">
        <w:rPr>
          <w:spacing w:val="12"/>
        </w:rPr>
        <w:t xml:space="preserve"> </w:t>
      </w:r>
      <w:r w:rsidRPr="00BE3340">
        <w:t>iteration</w:t>
      </w:r>
      <w:r w:rsidRPr="00BE3340">
        <w:rPr>
          <w:spacing w:val="12"/>
        </w:rPr>
        <w:t xml:space="preserve"> </w:t>
      </w:r>
      <w:del w:id="1965" w:author="Patrick Tang" w:date="2021-06-29T17:15:00Z">
        <w:r w:rsidRPr="00BE3340" w:rsidDel="00A57A90">
          <w:delText>by</w:delText>
        </w:r>
        <w:r w:rsidRPr="00BE3340" w:rsidDel="00A57A90">
          <w:rPr>
            <w:spacing w:val="12"/>
          </w:rPr>
          <w:delText xml:space="preserve"> </w:delText>
        </w:r>
        <w:r w:rsidRPr="00BE3340" w:rsidDel="00A57A90">
          <w:delText>the</w:delText>
        </w:r>
        <w:r w:rsidRPr="00BE3340" w:rsidDel="00A57A90">
          <w:rPr>
            <w:spacing w:val="12"/>
          </w:rPr>
          <w:delText xml:space="preserve"> </w:delText>
        </w:r>
        <w:r w:rsidRPr="00BE3340" w:rsidDel="00A57A90">
          <w:delText>boosted</w:delText>
        </w:r>
        <w:r w:rsidRPr="00BE3340" w:rsidDel="00A57A90">
          <w:rPr>
            <w:spacing w:val="12"/>
          </w:rPr>
          <w:delText xml:space="preserve"> </w:delText>
        </w:r>
        <w:r w:rsidRPr="00BE3340" w:rsidDel="00A57A90">
          <w:delText>model</w:delText>
        </w:r>
      </w:del>
      <w:ins w:id="1966" w:author="Patrick Tang" w:date="2021-06-29T17:15:00Z">
        <w:r w:rsidR="00A57A90">
          <w:t>increase</w:t>
        </w:r>
      </w:ins>
      <w:r w:rsidRPr="00AF7ECF">
        <w:t>,</w:t>
      </w:r>
      <w:r w:rsidRPr="00BE3340">
        <w:rPr>
          <w:spacing w:val="16"/>
        </w:rPr>
        <w:t xml:space="preserve"> </w:t>
      </w:r>
      <w:r w:rsidRPr="00BE3340">
        <w:t>whereas</w:t>
      </w:r>
      <w:r w:rsidRPr="00BE3340">
        <w:rPr>
          <w:spacing w:val="12"/>
        </w:rPr>
        <w:t xml:space="preserve"> </w:t>
      </w:r>
      <w:r w:rsidRPr="00BE3340">
        <w:t>the</w:t>
      </w:r>
      <w:r w:rsidRPr="00BE3340">
        <w:rPr>
          <w:spacing w:val="12"/>
        </w:rPr>
        <w:t xml:space="preserve"> </w:t>
      </w:r>
      <w:r w:rsidRPr="00BE3340">
        <w:t>weights</w:t>
      </w:r>
      <w:r w:rsidRPr="00BE3340">
        <w:rPr>
          <w:spacing w:val="12"/>
        </w:rPr>
        <w:t xml:space="preserve"> </w:t>
      </w:r>
      <w:del w:id="1967" w:author="Patrick Tang" w:date="2021-06-29T17:13:00Z">
        <w:r w:rsidRPr="00BE3340" w:rsidDel="006E6B88">
          <w:delText>are</w:delText>
        </w:r>
        <w:r w:rsidRPr="00BE3340" w:rsidDel="006E6B88">
          <w:rPr>
            <w:spacing w:val="12"/>
          </w:rPr>
          <w:delText xml:space="preserve"> </w:delText>
        </w:r>
        <w:r w:rsidRPr="00BE3340" w:rsidDel="006E6B88">
          <w:delText>decreased</w:delText>
        </w:r>
      </w:del>
      <w:ins w:id="1968" w:author="Patrick Tang" w:date="2021-06-29T17:13:00Z">
        <w:r w:rsidR="006E6B88">
          <w:t>of the</w:t>
        </w:r>
      </w:ins>
    </w:p>
    <w:p w14:paraId="10420CD5" w14:textId="77777777" w:rsidR="0055052B" w:rsidRDefault="0055052B" w:rsidP="0055052B">
      <w:pPr>
        <w:pStyle w:val="BodyText"/>
        <w:spacing w:before="165" w:line="256" w:lineRule="auto"/>
        <w:ind w:left="117" w:right="595"/>
        <w:jc w:val="both"/>
        <w:sectPr w:rsidR="0055052B">
          <w:pgSz w:w="12240" w:h="15840"/>
          <w:pgMar w:top="1500" w:right="820" w:bottom="720" w:left="1300" w:header="0" w:footer="538" w:gutter="0"/>
          <w:cols w:space="720"/>
        </w:sectPr>
        <w:pPrChange w:id="1969" w:author="Patrick Tang" w:date="2021-06-29T17:16:00Z">
          <w:pPr>
            <w:spacing w:line="256" w:lineRule="auto"/>
            <w:jc w:val="both"/>
          </w:pPr>
        </w:pPrChange>
      </w:pPr>
    </w:p>
    <w:p w14:paraId="50F30BA3" w14:textId="120A9FAE" w:rsidR="00B40315" w:rsidRPr="00BE3340" w:rsidRDefault="002B1B5E">
      <w:pPr>
        <w:pStyle w:val="BodyText"/>
        <w:spacing w:before="71" w:line="256" w:lineRule="auto"/>
        <w:ind w:right="595"/>
        <w:jc w:val="both"/>
        <w:pPrChange w:id="1970" w:author="Patrick Tang" w:date="2021-06-29T17:16:00Z">
          <w:pPr>
            <w:pStyle w:val="BodyText"/>
            <w:spacing w:before="71" w:line="256" w:lineRule="auto"/>
            <w:ind w:left="117" w:right="595"/>
            <w:jc w:val="both"/>
          </w:pPr>
        </w:pPrChange>
      </w:pPr>
      <w:del w:id="1971" w:author="Patrick Tang" w:date="2021-06-29T17:13:00Z">
        <w:r w:rsidRPr="00BE3340" w:rsidDel="006E6B88">
          <w:lastRenderedPageBreak/>
          <w:delText xml:space="preserve">for </w:delText>
        </w:r>
      </w:del>
      <w:r w:rsidRPr="00BE3340">
        <w:t>correctly predicted training examples</w:t>
      </w:r>
      <w:ins w:id="1972" w:author="Patrick Tang" w:date="2021-06-29T17:13:00Z">
        <w:r w:rsidR="006E6B88">
          <w:t xml:space="preserve"> decrease</w:t>
        </w:r>
      </w:ins>
      <w:r w:rsidRPr="00AF7ECF">
        <w:t xml:space="preserve">. </w:t>
      </w:r>
      <w:del w:id="1973" w:author="Patrick Tang" w:date="2021-06-29T17:18:00Z">
        <w:r w:rsidRPr="00BE3340" w:rsidDel="00A57A90">
          <w:delText xml:space="preserve">In subsequent iterations, </w:delText>
        </w:r>
      </w:del>
      <w:ins w:id="1974" w:author="Patrick Tang" w:date="2021-06-29T17:18:00Z">
        <w:r w:rsidR="00A57A90">
          <w:t>T</w:t>
        </w:r>
      </w:ins>
      <w:del w:id="1975" w:author="Patrick Tang" w:date="2021-06-29T17:18:00Z">
        <w:r w:rsidRPr="00AF7ECF" w:rsidDel="00A57A90">
          <w:delText>t</w:delText>
        </w:r>
      </w:del>
      <w:r w:rsidRPr="00BE3340">
        <w:t xml:space="preserve">herefore, AdaBoost </w:t>
      </w:r>
      <w:ins w:id="1976" w:author="Patrick Tang" w:date="2021-06-29T17:17:00Z">
        <w:r w:rsidR="00A57A90">
          <w:t xml:space="preserve">tends to </w:t>
        </w:r>
      </w:ins>
      <w:r w:rsidRPr="00AF7ECF">
        <w:t>construct</w:t>
      </w:r>
      <w:del w:id="1977" w:author="Patrick Tang" w:date="2021-06-29T17:17:00Z">
        <w:r w:rsidRPr="00BE3340" w:rsidDel="00A57A90">
          <w:delText>s</w:delText>
        </w:r>
      </w:del>
      <w:r w:rsidRPr="00BE3340">
        <w:rPr>
          <w:spacing w:val="-30"/>
        </w:rPr>
        <w:t xml:space="preserve"> </w:t>
      </w:r>
      <w:r w:rsidRPr="00BE3340">
        <w:t>progres</w:t>
      </w:r>
      <w:del w:id="1978" w:author="Patrick Tang" w:date="2021-06-29T17:16:00Z">
        <w:r w:rsidRPr="00BE3340" w:rsidDel="00A57A90">
          <w:delText xml:space="preserve">- </w:delText>
        </w:r>
      </w:del>
      <w:r w:rsidRPr="00BE3340">
        <w:t>sively</w:t>
      </w:r>
      <w:r w:rsidRPr="00BE3340">
        <w:rPr>
          <w:spacing w:val="-14"/>
        </w:rPr>
        <w:t xml:space="preserve"> </w:t>
      </w:r>
      <w:r w:rsidRPr="00BE3340">
        <w:t>more</w:t>
      </w:r>
      <w:r w:rsidRPr="00BE3340">
        <w:rPr>
          <w:spacing w:val="-13"/>
        </w:rPr>
        <w:t xml:space="preserve"> </w:t>
      </w:r>
      <w:r w:rsidRPr="00BE3340">
        <w:t>difficult</w:t>
      </w:r>
      <w:r w:rsidRPr="00BE3340">
        <w:rPr>
          <w:spacing w:val="-13"/>
        </w:rPr>
        <w:t xml:space="preserve"> </w:t>
      </w:r>
      <w:r w:rsidRPr="00BE3340">
        <w:t>learning</w:t>
      </w:r>
      <w:r w:rsidRPr="00BE3340">
        <w:rPr>
          <w:spacing w:val="-13"/>
        </w:rPr>
        <w:t xml:space="preserve"> </w:t>
      </w:r>
      <w:r w:rsidRPr="00BE3340">
        <w:t>problems</w:t>
      </w:r>
      <w:ins w:id="1979" w:author="Patrick Tang" w:date="2021-06-29T17:19:00Z">
        <w:r w:rsidR="00A57A90">
          <w:t xml:space="preserve"> in subsequent iterations</w:t>
        </w:r>
      </w:ins>
      <w:r w:rsidRPr="00AF7ECF">
        <w:t>.</w:t>
      </w:r>
      <w:r w:rsidRPr="00BE3340">
        <w:rPr>
          <w:spacing w:val="1"/>
        </w:rPr>
        <w:t xml:space="preserve"> </w:t>
      </w:r>
      <w:r w:rsidRPr="00BE3340">
        <w:t>Once</w:t>
      </w:r>
      <w:r w:rsidRPr="00BE3340">
        <w:rPr>
          <w:spacing w:val="-14"/>
        </w:rPr>
        <w:t xml:space="preserve"> </w:t>
      </w:r>
      <w:r w:rsidRPr="00BE3340">
        <w:t>the</w:t>
      </w:r>
      <w:r w:rsidRPr="00BE3340">
        <w:rPr>
          <w:spacing w:val="-13"/>
        </w:rPr>
        <w:t xml:space="preserve"> </w:t>
      </w:r>
      <w:r w:rsidRPr="00BE3340">
        <w:t>training</w:t>
      </w:r>
      <w:r w:rsidRPr="00BE3340">
        <w:rPr>
          <w:spacing w:val="-13"/>
        </w:rPr>
        <w:t xml:space="preserve"> </w:t>
      </w:r>
      <w:r w:rsidRPr="00BE3340">
        <w:t>process</w:t>
      </w:r>
      <w:r w:rsidRPr="00BE3340">
        <w:rPr>
          <w:spacing w:val="-13"/>
        </w:rPr>
        <w:t xml:space="preserve"> </w:t>
      </w:r>
      <w:r w:rsidRPr="00BE3340">
        <w:t>has</w:t>
      </w:r>
      <w:r w:rsidRPr="00BE3340">
        <w:rPr>
          <w:spacing w:val="-13"/>
        </w:rPr>
        <w:t xml:space="preserve"> </w:t>
      </w:r>
      <w:r w:rsidRPr="00BE3340">
        <w:t>finished,</w:t>
      </w:r>
      <w:r w:rsidRPr="00BE3340">
        <w:rPr>
          <w:spacing w:val="-12"/>
        </w:rPr>
        <w:t xml:space="preserve"> </w:t>
      </w:r>
      <w:r w:rsidRPr="00BE3340">
        <w:t>the</w:t>
      </w:r>
      <w:r w:rsidRPr="00BE3340">
        <w:rPr>
          <w:spacing w:val="-14"/>
        </w:rPr>
        <w:t xml:space="preserve"> </w:t>
      </w:r>
      <w:r w:rsidRPr="00BE3340">
        <w:t>predictions</w:t>
      </w:r>
      <w:r w:rsidRPr="00BE3340">
        <w:rPr>
          <w:spacing w:val="-12"/>
        </w:rPr>
        <w:t xml:space="preserve"> </w:t>
      </w:r>
      <w:r w:rsidRPr="00BE3340">
        <w:t>are</w:t>
      </w:r>
      <w:r w:rsidRPr="00BE3340">
        <w:rPr>
          <w:spacing w:val="-14"/>
        </w:rPr>
        <w:t xml:space="preserve"> </w:t>
      </w:r>
      <w:r w:rsidRPr="00BE3340">
        <w:t xml:space="preserve">combined through a weighted majority vote (or sum) to produce the final prediction. </w:t>
      </w:r>
      <w:ins w:id="1980" w:author="Patrick Tang" w:date="2021-06-29T17:19:00Z">
        <w:r w:rsidR="00A57A90">
          <w:t>So, t</w:t>
        </w:r>
      </w:ins>
      <w:del w:id="1981" w:author="Patrick Tang" w:date="2021-06-29T17:19:00Z">
        <w:r w:rsidRPr="00AF7ECF" w:rsidDel="00A57A90">
          <w:delText>T</w:delText>
        </w:r>
      </w:del>
      <w:r w:rsidRPr="00BE3340">
        <w:t xml:space="preserve">he final classifier </w:t>
      </w:r>
      <w:del w:id="1982" w:author="Patrick Tang" w:date="2021-06-29T17:19:00Z">
        <w:r w:rsidRPr="00BE3340" w:rsidDel="00A57A90">
          <w:delText xml:space="preserve">therefore </w:delText>
        </w:r>
      </w:del>
      <w:r w:rsidRPr="00BE3340">
        <w:t xml:space="preserve">usually </w:t>
      </w:r>
      <w:ins w:id="1983" w:author="Patrick Tang" w:date="2021-06-29T17:19:00Z">
        <w:r w:rsidR="00A57A90">
          <w:t xml:space="preserve">can </w:t>
        </w:r>
      </w:ins>
      <w:r w:rsidRPr="00AF7ECF">
        <w:t>achieve</w:t>
      </w:r>
      <w:del w:id="1984" w:author="Patrick Tang" w:date="2021-06-29T17:20:00Z">
        <w:r w:rsidRPr="00BE3340" w:rsidDel="00A57A90">
          <w:delText>s</w:delText>
        </w:r>
      </w:del>
      <w:r w:rsidRPr="00BE3340">
        <w:t xml:space="preserve"> a high degree of accuracy in the test</w:t>
      </w:r>
      <w:r w:rsidRPr="00BE3340">
        <w:rPr>
          <w:spacing w:val="-16"/>
        </w:rPr>
        <w:t xml:space="preserve"> </w:t>
      </w:r>
      <w:r w:rsidRPr="00BE3340">
        <w:t>set.</w:t>
      </w:r>
    </w:p>
    <w:p w14:paraId="17125844" w14:textId="77777777" w:rsidR="00B40315" w:rsidRPr="00BE3340" w:rsidRDefault="00B40315">
      <w:pPr>
        <w:pStyle w:val="BodyText"/>
        <w:spacing w:before="9"/>
        <w:rPr>
          <w:sz w:val="27"/>
        </w:rPr>
      </w:pPr>
    </w:p>
    <w:p w14:paraId="35D0D955" w14:textId="77777777" w:rsidR="00B40315" w:rsidRPr="00BE3340" w:rsidRDefault="002B1B5E">
      <w:pPr>
        <w:pStyle w:val="Heading3"/>
        <w:numPr>
          <w:ilvl w:val="2"/>
          <w:numId w:val="4"/>
        </w:numPr>
        <w:tabs>
          <w:tab w:val="left" w:pos="771"/>
          <w:tab w:val="left" w:pos="772"/>
        </w:tabs>
        <w:spacing w:before="1"/>
      </w:pPr>
      <w:r w:rsidRPr="00BE3340">
        <w:t>Stacking</w:t>
      </w:r>
    </w:p>
    <w:p w14:paraId="282E674D" w14:textId="1FAE282D" w:rsidR="00B40315" w:rsidRPr="00BE3340" w:rsidRDefault="002B1B5E">
      <w:pPr>
        <w:pStyle w:val="BodyText"/>
        <w:spacing w:before="165" w:line="256" w:lineRule="auto"/>
        <w:ind w:left="117" w:right="595"/>
        <w:jc w:val="both"/>
      </w:pPr>
      <w:r w:rsidRPr="00BE3340">
        <w:t xml:space="preserve">Stacking regression combines multiple regression models via a </w:t>
      </w:r>
      <w:commentRangeStart w:id="1985"/>
      <w:r w:rsidRPr="00BE3340">
        <w:t>meta-</w:t>
      </w:r>
      <w:del w:id="1986" w:author="Patrick Tang" w:date="2021-06-29T17:23:00Z">
        <w:r w:rsidRPr="00BE3340" w:rsidDel="00A57A90">
          <w:delText>regression</w:delText>
        </w:r>
      </w:del>
      <w:ins w:id="1987" w:author="Patrick Tang" w:date="2021-06-29T17:23:00Z">
        <w:r w:rsidR="00A57A90" w:rsidRPr="00BE3340">
          <w:t>regress</w:t>
        </w:r>
        <w:r w:rsidR="00A57A90">
          <w:t>or</w:t>
        </w:r>
      </w:ins>
      <w:commentRangeEnd w:id="1985"/>
      <w:ins w:id="1988" w:author="Patrick Tang" w:date="2021-07-01T09:47:00Z">
        <w:r w:rsidR="003702EC">
          <w:rPr>
            <w:rStyle w:val="CommentReference"/>
          </w:rPr>
          <w:commentReference w:id="1985"/>
        </w:r>
      </w:ins>
      <w:r w:rsidRPr="00AF7ECF">
        <w:t xml:space="preserve">, </w:t>
      </w:r>
      <w:del w:id="1989" w:author="Patrick Tang" w:date="2021-06-29T17:20:00Z">
        <w:r w:rsidRPr="00BE3340" w:rsidDel="00A57A90">
          <w:delText xml:space="preserve">which </w:delText>
        </w:r>
      </w:del>
      <w:r w:rsidRPr="00BE3340">
        <w:t>us</w:t>
      </w:r>
      <w:ins w:id="1990" w:author="Patrick Tang" w:date="2021-06-29T17:20:00Z">
        <w:r w:rsidR="00A57A90">
          <w:t>ing</w:t>
        </w:r>
      </w:ins>
      <w:del w:id="1991" w:author="Patrick Tang" w:date="2021-06-29T17:20:00Z">
        <w:r w:rsidRPr="00AF7ECF" w:rsidDel="00A57A90">
          <w:delText>e</w:delText>
        </w:r>
      </w:del>
      <w:r w:rsidRPr="00BE3340">
        <w:t xml:space="preserve"> out-of-fold</w:t>
      </w:r>
      <w:r w:rsidRPr="00BE3340">
        <w:rPr>
          <w:spacing w:val="-29"/>
        </w:rPr>
        <w:t xml:space="preserve"> </w:t>
      </w:r>
      <w:r w:rsidRPr="00BE3340">
        <w:t>pre</w:t>
      </w:r>
      <w:del w:id="1992" w:author="Patrick Tang" w:date="2021-06-29T17:20:00Z">
        <w:r w:rsidRPr="00BE3340" w:rsidDel="00A57A90">
          <w:delText xml:space="preserve">- </w:delText>
        </w:r>
      </w:del>
      <w:r w:rsidRPr="00BE3340">
        <w:t>dict</w:t>
      </w:r>
      <w:ins w:id="1993" w:author="Patrick Tang" w:date="2021-06-29T17:21:00Z">
        <w:r w:rsidR="00A57A90">
          <w:t>ion</w:t>
        </w:r>
      </w:ins>
      <w:del w:id="1994" w:author="Patrick Tang" w:date="2021-06-29T17:21:00Z">
        <w:r w:rsidRPr="00AF7ECF" w:rsidDel="00A57A90">
          <w:delText>s</w:delText>
        </w:r>
      </w:del>
      <w:r w:rsidRPr="00BE3340">
        <w:t xml:space="preserve"> concept</w:t>
      </w:r>
      <w:ins w:id="1995" w:author="Patrick Tang" w:date="2021-06-29T17:22:00Z">
        <w:r w:rsidR="00A57A90">
          <w:t xml:space="preserve"> as shown in Figure 7</w:t>
        </w:r>
      </w:ins>
      <w:r w:rsidRPr="00AF7ECF">
        <w:t xml:space="preserve"> [55]</w:t>
      </w:r>
      <w:del w:id="1996" w:author="Patrick Tang" w:date="2021-06-29T17:22:00Z">
        <w:r w:rsidRPr="00BE3340" w:rsidDel="00A57A90">
          <w:delText xml:space="preserve"> (Shown in Figure 7)</w:delText>
        </w:r>
      </w:del>
      <w:r w:rsidRPr="00BE3340">
        <w:t xml:space="preserve">. </w:t>
      </w:r>
      <w:ins w:id="1997" w:author="Patrick Tang" w:date="2021-06-29T17:22:00Z">
        <w:r w:rsidR="00A57A90">
          <w:t>The method</w:t>
        </w:r>
      </w:ins>
      <w:del w:id="1998" w:author="Patrick Tang" w:date="2021-06-29T17:22:00Z">
        <w:r w:rsidRPr="00AF7ECF" w:rsidDel="00A57A90">
          <w:delText>It</w:delText>
        </w:r>
      </w:del>
      <w:r w:rsidRPr="00BE3340">
        <w:t xml:space="preserve"> split</w:t>
      </w:r>
      <w:ins w:id="1999" w:author="Patrick Tang" w:date="2021-06-29T17:22:00Z">
        <w:r w:rsidR="00A57A90">
          <w:t>s</w:t>
        </w:r>
      </w:ins>
      <w:r w:rsidRPr="00AF7ECF">
        <w:t xml:space="preserve"> the data set into </w:t>
      </w:r>
      <w:commentRangeStart w:id="2000"/>
      <w:r w:rsidRPr="00AF7ECF">
        <w:t>K</w:t>
      </w:r>
      <w:commentRangeEnd w:id="2000"/>
      <w:r w:rsidR="00A57A90">
        <w:rPr>
          <w:rStyle w:val="CommentReference"/>
        </w:rPr>
        <w:commentReference w:id="2000"/>
      </w:r>
      <w:r w:rsidRPr="00AF7ECF">
        <w:t xml:space="preserve"> folds,</w:t>
      </w:r>
      <w:ins w:id="2001" w:author="Patrick Tang" w:date="2021-06-29T17:24:00Z">
        <w:r w:rsidR="00A57A90">
          <w:t xml:space="preserve"> in which the</w:t>
        </w:r>
      </w:ins>
      <w:r w:rsidRPr="00AF7ECF">
        <w:t xml:space="preserve"> </w:t>
      </w:r>
      <w:r w:rsidRPr="00BE3340">
        <w:t xml:space="preserve">k-1 folds are used to train the first level regressors in K successive rounds. In each round, the first level regressors are used to predict based on the remaining 1 subset. After that, the prediction results </w:t>
      </w:r>
      <w:del w:id="2002" w:author="Patrick Tang" w:date="2021-06-29T17:25:00Z">
        <w:r w:rsidRPr="00BE3340" w:rsidDel="000E7725">
          <w:delText xml:space="preserve">is </w:delText>
        </w:r>
      </w:del>
      <w:ins w:id="2003" w:author="Patrick Tang" w:date="2021-06-29T17:25:00Z">
        <w:r w:rsidR="000E7725">
          <w:t>are</w:t>
        </w:r>
        <w:r w:rsidR="000E7725" w:rsidRPr="00AF7ECF">
          <w:t xml:space="preserve"> </w:t>
        </w:r>
      </w:ins>
      <w:r w:rsidRPr="00BE3340">
        <w:t>used and stacked as input data to the second level regressor</w:t>
      </w:r>
      <w:ins w:id="2004" w:author="Patrick Tang" w:date="2021-06-29T17:26:00Z">
        <w:r w:rsidR="000E7725">
          <w:t>s</w:t>
        </w:r>
      </w:ins>
      <w:r w:rsidRPr="00AF7ECF">
        <w:t xml:space="preserve"> to form a final set of predictions [56]. In this </w:t>
      </w:r>
      <w:r w:rsidRPr="00BE3340">
        <w:rPr>
          <w:spacing w:val="-3"/>
        </w:rPr>
        <w:t xml:space="preserve">study, </w:t>
      </w:r>
      <w:r w:rsidRPr="00BE3340">
        <w:t xml:space="preserve">SVR, BPNN and </w:t>
      </w:r>
      <w:r w:rsidRPr="00BE3340">
        <w:rPr>
          <w:spacing w:val="-7"/>
        </w:rPr>
        <w:t xml:space="preserve">CRAT </w:t>
      </w:r>
      <w:del w:id="2005" w:author="Patrick Tang" w:date="2021-06-29T17:26:00Z">
        <w:r w:rsidRPr="00BE3340" w:rsidDel="000E7725">
          <w:delText xml:space="preserve">are </w:delText>
        </w:r>
      </w:del>
      <w:ins w:id="2006" w:author="Patrick Tang" w:date="2021-06-29T17:26:00Z">
        <w:r w:rsidR="000E7725">
          <w:t>we</w:t>
        </w:r>
        <w:r w:rsidR="000E7725" w:rsidRPr="00AF7ECF">
          <w:t xml:space="preserve">re </w:t>
        </w:r>
      </w:ins>
      <w:r w:rsidRPr="00BE3340">
        <w:t xml:space="preserve">used as regression models in the first level to get </w:t>
      </w:r>
      <w:ins w:id="2007" w:author="Patrick Tang" w:date="2021-06-29T17:26:00Z">
        <w:r w:rsidR="000E7725">
          <w:t xml:space="preserve">the </w:t>
        </w:r>
      </w:ins>
      <w:r w:rsidRPr="00AF7ECF">
        <w:t xml:space="preserve">prediction results, and LR </w:t>
      </w:r>
      <w:ins w:id="2008" w:author="Patrick Tang" w:date="2021-06-29T17:26:00Z">
        <w:r w:rsidR="000E7725">
          <w:t>wa</w:t>
        </w:r>
      </w:ins>
      <w:del w:id="2009" w:author="Patrick Tang" w:date="2021-06-29T17:26:00Z">
        <w:r w:rsidRPr="00AF7ECF" w:rsidDel="000E7725">
          <w:delText>i</w:delText>
        </w:r>
      </w:del>
      <w:r w:rsidRPr="00BE3340">
        <w:t>s used as met</w:t>
      </w:r>
      <w:ins w:id="2010" w:author="Patrick Tang" w:date="2021-06-29T17:26:00Z">
        <w:r w:rsidR="000E7725">
          <w:t>a</w:t>
        </w:r>
      </w:ins>
      <w:r w:rsidRPr="00AF7ECF">
        <w:t xml:space="preserve">-regressor in the second level to combine and generate </w:t>
      </w:r>
      <w:ins w:id="2011" w:author="Patrick Tang" w:date="2021-06-29T17:27:00Z">
        <w:r w:rsidR="000E7725">
          <w:t xml:space="preserve">the </w:t>
        </w:r>
      </w:ins>
      <w:r w:rsidRPr="00AF7ECF">
        <w:t>final</w:t>
      </w:r>
      <w:r w:rsidRPr="00BE3340">
        <w:rPr>
          <w:spacing w:val="-9"/>
        </w:rPr>
        <w:t xml:space="preserve"> </w:t>
      </w:r>
      <w:r w:rsidRPr="00BE3340">
        <w:t>prediction</w:t>
      </w:r>
      <w:ins w:id="2012" w:author="Patrick Tang" w:date="2021-06-29T17:27:00Z">
        <w:r w:rsidR="000E7725">
          <w:t xml:space="preserve"> results</w:t>
        </w:r>
      </w:ins>
      <w:r w:rsidRPr="00AF7ECF">
        <w:t>.</w:t>
      </w:r>
    </w:p>
    <w:p w14:paraId="173DAB26" w14:textId="77777777" w:rsidR="00B40315" w:rsidRPr="00BE3340" w:rsidRDefault="00B40315">
      <w:pPr>
        <w:pStyle w:val="BodyText"/>
        <w:rPr>
          <w:sz w:val="20"/>
        </w:rPr>
      </w:pPr>
    </w:p>
    <w:p w14:paraId="33DB90CB" w14:textId="77777777" w:rsidR="00B40315" w:rsidRPr="00BE3340" w:rsidRDefault="008E6C9D">
      <w:pPr>
        <w:pStyle w:val="BodyText"/>
        <w:spacing w:before="1"/>
        <w:rPr>
          <w:sz w:val="13"/>
        </w:rPr>
      </w:pPr>
      <w:r>
        <w:pict w14:anchorId="5EB46DFF">
          <v:shape id="_x0000_s1209" type="#_x0000_t202" style="position:absolute;margin-left:197.3pt;margin-top:9.8pt;width:192.6pt;height:22.05pt;z-index:-251599360;mso-wrap-distance-left:0;mso-wrap-distance-right:0;mso-position-horizontal-relative:page" fillcolor="#92cddc" strokeweight=".20567mm">
            <v:textbox inset="0,0,0,0">
              <w:txbxContent>
                <w:p w14:paraId="2EDD3974" w14:textId="77777777" w:rsidR="002E35F5" w:rsidRDefault="002E35F5">
                  <w:pPr>
                    <w:spacing w:before="99"/>
                    <w:ind w:left="1435" w:right="1432"/>
                    <w:jc w:val="center"/>
                    <w:rPr>
                      <w:rFonts w:ascii="Calibri"/>
                      <w:b/>
                      <w:sz w:val="18"/>
                    </w:rPr>
                  </w:pPr>
                  <w:r>
                    <w:rPr>
                      <w:rFonts w:ascii="Calibri"/>
                      <w:b/>
                      <w:w w:val="105"/>
                      <w:sz w:val="18"/>
                    </w:rPr>
                    <w:t>Training Set</w:t>
                  </w:r>
                </w:p>
              </w:txbxContent>
            </v:textbox>
            <w10:wrap type="topAndBottom" anchorx="page"/>
          </v:shape>
        </w:pict>
      </w:r>
    </w:p>
    <w:p w14:paraId="094E9A3C" w14:textId="77777777" w:rsidR="00B40315" w:rsidRPr="00A97774" w:rsidRDefault="00B40315">
      <w:pPr>
        <w:pStyle w:val="BodyText"/>
        <w:spacing w:before="10"/>
        <w:rPr>
          <w:sz w:val="6"/>
        </w:rPr>
      </w:pPr>
    </w:p>
    <w:p w14:paraId="277FA526" w14:textId="77777777" w:rsidR="00B40315" w:rsidRPr="00BE3340" w:rsidRDefault="008E6C9D">
      <w:pPr>
        <w:tabs>
          <w:tab w:val="left" w:pos="2009"/>
        </w:tabs>
        <w:spacing w:before="107"/>
        <w:ind w:right="269"/>
        <w:jc w:val="center"/>
        <w:rPr>
          <w:b/>
          <w:sz w:val="18"/>
          <w:rPrChange w:id="2013" w:author="Patrick Tang" w:date="2021-06-25T17:28:00Z">
            <w:rPr>
              <w:rFonts w:ascii="Calibri"/>
              <w:b/>
              <w:sz w:val="18"/>
            </w:rPr>
          </w:rPrChange>
        </w:rPr>
      </w:pPr>
      <w:r>
        <w:pict w14:anchorId="4AECAB5A">
          <v:group id="_x0000_s1144" style="position:absolute;left:0;text-align:left;margin-left:142.7pt;margin-top:15.4pt;width:247.5pt;height:132.95pt;z-index:-251671040;mso-position-horizontal-relative:page" coordorigin="2854,308" coordsize="4950,2659">
            <v:rect id="_x0000_s1208" style="position:absolute;left:3945;top:573;width:771;height:441" fillcolor="#92cddc" stroked="f"/>
            <v:rect id="_x0000_s1207" style="position:absolute;left:3945;top:573;width:771;height:441" filled="f" strokeweight=".20561mm"/>
            <v:rect id="_x0000_s1206" style="position:absolute;left:4716;top:573;width:771;height:441" fillcolor="#92cddc" stroked="f"/>
            <v:rect id="_x0000_s1205" style="position:absolute;left:4716;top:573;width:771;height:441" filled="f" strokeweight=".20561mm"/>
            <v:rect id="_x0000_s1204" style="position:absolute;left:5486;top:573;width:771;height:441" fillcolor="#92cddc" stroked="f"/>
            <v:rect id="_x0000_s1203" style="position:absolute;left:5486;top:573;width:771;height:441" filled="f" strokeweight=".20561mm"/>
            <v:rect id="_x0000_s1202" style="position:absolute;left:6256;top:573;width:771;height:441" fillcolor="#92cddc" stroked="f"/>
            <v:rect id="_x0000_s1201" style="position:absolute;left:6256;top:573;width:771;height:441" filled="f" strokeweight=".20561mm"/>
            <v:rect id="_x0000_s1200" style="position:absolute;left:7027;top:573;width:771;height:441" fillcolor="#92cddc" stroked="f"/>
            <v:rect id="_x0000_s1199" style="position:absolute;left:7027;top:573;width:771;height:441" filled="f" strokeweight=".20561mm"/>
            <v:shape id="_x0000_s1198" style="position:absolute;left:3947;top:1058;width:3477;height:1278" coordorigin="3947,1058" coordsize="3477,1278" o:spt="100" adj="0,,0" path="m7424,1058r,1278m7020,1147r-5,21l7003,1184r-17,12l6965,1202r-1453,l5491,1208r-17,12l5462,1237r-5,20l5451,1237r-12,-17l5422,1208r-21,-6l4002,1202r-20,-6l3965,1184r-12,-16l3947,1147t1510,110l5457,1373t-1451,83l6938,1456t-2932,l4006,1681e" filled="f" strokeweight=".27408mm">
              <v:stroke joinstyle="round"/>
              <v:formulas/>
              <v:path arrowok="t" o:connecttype="segments"/>
            </v:shape>
            <v:shape id="_x0000_s1197" style="position:absolute;left:3951;top:1654;width:110;height:110" coordorigin="3951,1655" coordsize="110,110" path="m4060,1655r-26,9l4006,1668r-28,-4l3951,1655r55,109l4060,1655xe" fillcolor="black" stroked="f">
              <v:path arrowok="t"/>
            </v:shape>
            <v:line id="_x0000_s1196" style="position:absolute" from="6939,1456" to="6939,1667" strokeweight=".27392mm"/>
            <v:shape id="_x0000_s1195" style="position:absolute;left:6884;top:1640;width:110;height:110" coordorigin="6885,1640" coordsize="110,110" path="m6994,1640r-27,10l6939,1653r-28,-3l6885,1640r54,110l6994,1640xe" fillcolor="black" stroked="f">
              <v:path arrowok="t"/>
            </v:shape>
            <v:line id="_x0000_s1194" style="position:absolute" from="4958,1456" to="4958,1681" strokeweight=".27392mm"/>
            <v:shape id="_x0000_s1193" style="position:absolute;left:4903;top:1654;width:110;height:110" coordorigin="4904,1655" coordsize="110,110" path="m5013,1655r-27,9l4958,1668r-28,-4l4904,1655r54,109l5013,1655xe" fillcolor="black" stroked="f">
              <v:path arrowok="t"/>
            </v:shape>
            <v:line id="_x0000_s1192" style="position:absolute" from="5971,1456" to="5971,1681" strokeweight=".27392mm"/>
            <v:shape id="_x0000_s1191" style="position:absolute;left:5916;top:1654;width:110;height:110" coordorigin="5916,1655" coordsize="110,110" path="m6026,1655r-27,9l5971,1668r-28,-4l5916,1655r55,109l6026,1655xe" fillcolor="black" stroked="f">
              <v:path arrowok="t"/>
            </v:shape>
            <v:shape id="_x0000_s1190" style="position:absolute;left:3730;top:1764;width:551;height:414" coordorigin="3731,1764" coordsize="551,414" path="m4226,1764r-440,l3764,1769r-17,11l3735,1798r-4,21l3731,2122r4,22l3747,2161r17,12l3786,2177r440,l4247,2173r18,-12l4277,2144r4,-22l4281,1819r-4,-21l4265,1780r-18,-11l4226,1764xe" fillcolor="#fee599" stroked="f">
              <v:path arrowok="t"/>
            </v:shape>
            <v:shape id="_x0000_s1189" style="position:absolute;left:3730;top:1764;width:551;height:414" coordorigin="3731,1764" coordsize="551,414" path="m3786,2177r440,l4247,2173r18,-12l4277,2144r4,-22l4281,1819r-4,-21l4265,1780r-18,-11l4226,1764r-440,l3764,1769r-17,11l3735,1798r-4,21l3731,2122r4,22l3747,2161r17,12l3786,2177xe" filled="f" strokeweight=".27411mm">
              <v:path arrowok="t"/>
            </v:shape>
            <v:shape id="_x0000_s1188" style="position:absolute;left:4639;top:1764;width:551;height:414" coordorigin="4639,1764" coordsize="551,414" path="m5134,1764r-440,l4673,1769r-18,11l4644,1798r-5,21l4639,2122r5,22l4655,2161r18,12l4694,2177r440,l5156,2173r17,-12l5185,2144r4,-22l5189,1819r-4,-21l5173,1780r-17,-11l5134,1764xe" fillcolor="#fee599" stroked="f">
              <v:path arrowok="t"/>
            </v:shape>
            <v:shape id="_x0000_s1187" style="position:absolute;left:4639;top:1764;width:551;height:414" coordorigin="4639,1764" coordsize="551,414" path="m4694,2177r440,l5156,2173r17,-12l5185,2144r4,-22l5189,1819r-4,-21l5173,1780r-17,-11l5134,1764r-440,l4673,1769r-18,11l4644,1798r-5,21l4639,2122r5,22l4655,2161r18,12l4694,2177xe" filled="f" strokeweight=".27411mm">
              <v:path arrowok="t"/>
            </v:shape>
            <v:shape id="_x0000_s1186" style="position:absolute;left:6653;top:1764;width:551;height:414" coordorigin="6653,1764" coordsize="551,414" path="m7148,1764r-440,l6687,1769r-18,11l6657,1798r-4,21l6653,2122r4,22l6669,2161r18,12l6708,2177r440,l7170,2173r17,-12l7199,2144r5,-22l7204,1819r-5,-21l7187,1780r-17,-11l7148,1764xe" fillcolor="#fee599" stroked="f">
              <v:path arrowok="t"/>
            </v:shape>
            <v:shape id="_x0000_s1185" style="position:absolute;left:6653;top:1764;width:551;height:414" coordorigin="6653,1764" coordsize="551,414" path="m6708,2177r440,l7170,2173r17,-12l7199,2144r5,-22l7204,1819r-5,-21l7187,1780r-17,-11l7148,1764r-440,l6687,1769r-18,11l6657,1798r-4,21l6653,2122r4,22l6669,2161r18,12l6708,2177xe" filled="f" strokeweight=".27411mm">
              <v:path arrowok="t"/>
            </v:shape>
            <v:shape id="_x0000_s1184" style="position:absolute;left:5679;top:1913;width:72;height:54" coordorigin="5679,1914" coordsize="72,54" path="m5748,1914r-66,l5679,1917r,47l5682,1967r4,l5748,1967r3,-3l5751,1917r-3,-3xe" fillcolor="black" stroked="f">
              <v:path arrowok="t"/>
            </v:shape>
            <v:shape id="_x0000_s1183" style="position:absolute;left:5679;top:1913;width:72;height:54" coordorigin="5679,1914" coordsize="72,54" path="m5686,1967r58,l5748,1967r3,-3l5751,1960r,-39l5751,1917r-3,-3l5744,1914r-58,l5682,1914r-3,3l5679,1921r,39l5679,1964r3,3l5686,1967xe" filled="f" strokeweight=".06578mm">
              <v:path arrowok="t"/>
            </v:shape>
            <v:shape id="_x0000_s1182" style="position:absolute;left:5935;top:1913;width:72;height:54" coordorigin="5935,1914" coordsize="72,54" path="m6003,1914r-65,l5935,1917r,47l5938,1967r4,l6003,1967r4,-3l6007,1917r-4,-3xe" fillcolor="black" stroked="f">
              <v:path arrowok="t"/>
            </v:shape>
            <v:shape id="_x0000_s1181" style="position:absolute;left:5935;top:1913;width:72;height:54" coordorigin="5935,1914" coordsize="72,54" path="m5942,1967r57,l6003,1967r4,-3l6007,1960r,-39l6007,1917r-4,-3l5999,1914r-57,l5938,1914r-3,3l5935,1921r,39l5935,1964r3,3l5942,1967xe" filled="f" strokeweight=".06578mm">
              <v:path arrowok="t"/>
            </v:shape>
            <v:shape id="_x0000_s1180" style="position:absolute;left:6190;top:1913;width:72;height:54" coordorigin="6191,1914" coordsize="72,54" path="m6259,1914r-65,l6191,1917r,47l6194,1967r4,l6259,1967r4,-3l6263,1917r-4,-3xe" fillcolor="black" stroked="f">
              <v:path arrowok="t"/>
            </v:shape>
            <v:shape id="_x0000_s1179" style="position:absolute;left:6190;top:1913;width:72;height:54" coordorigin="6191,1914" coordsize="72,54" path="m6198,1967r57,l6259,1967r4,-3l6263,1960r,-39l6263,1917r-4,-3l6255,1914r-57,l6194,1914r-3,3l6191,1921r,39l6191,1964r3,3l6198,1967xe" filled="f" strokeweight=".06578mm">
              <v:path arrowok="t"/>
            </v:shape>
            <v:line id="_x0000_s1178" style="position:absolute" from="4006,2183" to="4006,2409" strokeweight=".27392mm"/>
            <v:shape id="_x0000_s1177" style="position:absolute;left:3951;top:2381;width:110;height:110" coordorigin="3951,2382" coordsize="110,110" path="m4060,2382r-26,10l4006,2395r-28,-3l3951,2382r55,109l4060,2382xe" fillcolor="black" stroked="f">
              <v:path arrowok="t"/>
            </v:shape>
            <v:line id="_x0000_s1176" style="position:absolute" from="6939,2183" to="6939,2394" strokeweight=".27392mm"/>
            <v:shape id="_x0000_s1175" style="position:absolute;left:6884;top:2367;width:110;height:110" coordorigin="6885,2368" coordsize="110,110" path="m6994,2368r-27,9l6939,2380r-28,-3l6885,2368r54,109l6994,2368xe" fillcolor="black" stroked="f">
              <v:path arrowok="t"/>
            </v:shape>
            <v:line id="_x0000_s1174" style="position:absolute" from="4958,2183" to="4958,2409" strokeweight=".27392mm"/>
            <v:shape id="_x0000_s1173" style="position:absolute;left:4903;top:2381;width:110;height:110" coordorigin="4904,2382" coordsize="110,110" path="m5013,2382r-27,10l4958,2395r-28,-3l4904,2382r54,109l5013,2382xe" fillcolor="black" stroked="f">
              <v:path arrowok="t"/>
            </v:shape>
            <v:line id="_x0000_s1172" style="position:absolute" from="5971,2183" to="5971,2409" strokeweight=".27392mm"/>
            <v:shape id="_x0000_s1171" style="position:absolute;left:5916;top:2381;width:110;height:110" coordorigin="5916,2382" coordsize="110,110" path="m6026,2382r-27,10l5971,2395r-28,-3l5916,2382r55,109l6026,2382xe" fillcolor="black" stroked="f">
              <v:path arrowok="t"/>
            </v:shape>
            <v:shape id="_x0000_s1170" style="position:absolute;left:3769;top:2491;width:474;height:474" coordorigin="3769,2491" coordsize="474,474" path="m4006,2491r-75,12l3866,2537r-51,51l3781,2653r-12,75l3781,2803r34,65l3866,2919r65,34l4006,2965r75,-12l4146,2919r51,-51l4230,2803r12,-75l4230,2653r-33,-65l4146,2537r-65,-34l4006,2491xe" fillcolor="#f9c499" stroked="f">
              <v:path arrowok="t"/>
            </v:shape>
            <v:shape id="_x0000_s1169" style="position:absolute;left:3769;top:2491;width:474;height:474" coordorigin="3769,2491" coordsize="474,474" path="m3769,2728r12,-75l3815,2588r51,-51l3931,2503r75,-12l4081,2503r65,34l4197,2588r33,65l4242,2728r-12,75l4197,2868r-51,51l4081,2953r-75,12l3931,2953r-65,-34l3815,2868r-34,-65l3769,2728xe" filled="f" strokeweight=".06578mm">
              <v:path arrowok="t"/>
            </v:shape>
            <v:shape id="_x0000_s1168" style="position:absolute;left:4721;top:2491;width:474;height:474" coordorigin="4722,2491" coordsize="474,474" path="m4958,2491r-74,12l4819,2537r-52,51l4734,2653r-12,75l4734,2803r33,65l4819,2919r65,34l4958,2965r75,-12l5098,2919r51,-51l5183,2803r12,-75l5183,2653r-34,-65l5098,2537r-65,-34l4958,2491xe" fillcolor="#f9c499" stroked="f">
              <v:path arrowok="t"/>
            </v:shape>
            <v:shape id="_x0000_s1167" style="position:absolute;left:4721;top:2491;width:474;height:474" coordorigin="4722,2491" coordsize="474,474" path="m4722,2728r12,-75l4767,2588r52,-51l4884,2503r74,-12l5033,2503r65,34l5149,2588r34,65l5195,2728r-12,75l5149,2868r-51,51l5033,2953r-75,12l4884,2953r-65,-34l4767,2868r-33,-65l4722,2728xe" filled="f" strokeweight=".06578mm">
              <v:path arrowok="t"/>
            </v:shape>
            <v:shape id="_x0000_s1166" style="position:absolute;left:6702;top:2476;width:474;height:474" coordorigin="6703,2477" coordsize="474,474" path="m6939,2477r-74,12l6800,2523r-52,51l6715,2639r-12,75l6715,2789r33,65l6800,2905r65,34l6939,2951r75,-12l7079,2905r51,-51l7164,2789r12,-75l7164,2639r-34,-65l7079,2523r-65,-34l6939,2477xe" fillcolor="#f9c499" stroked="f">
              <v:path arrowok="t"/>
            </v:shape>
            <v:shape id="_x0000_s1165" style="position:absolute;left:6702;top:2476;width:474;height:474" coordorigin="6703,2477" coordsize="474,474" path="m6703,2714r12,-75l6748,2574r52,-51l6865,2489r74,-12l7014,2489r65,34l7130,2574r34,65l7176,2714r-12,75l7130,2854r-51,51l7014,2939r-75,12l6865,2939r-65,-34l6748,2854r-33,-65l6703,2714xe" filled="f" strokeweight=".06578mm">
              <v:path arrowok="t"/>
            </v:shape>
            <v:shape id="_x0000_s1164" style="position:absolute;left:5679;top:2636;width:72;height:54" coordorigin="5679,2636" coordsize="72,54" path="m5748,2636r-66,l5679,2639r,47l5682,2690r4,l5748,2690r3,-4l5751,2639r-3,-3xe" fillcolor="black" stroked="f">
              <v:path arrowok="t"/>
            </v:shape>
            <v:shape id="_x0000_s1163" style="position:absolute;left:5679;top:2636;width:72;height:54" coordorigin="5679,2636" coordsize="72,54" path="m5686,2690r58,l5748,2690r3,-4l5751,2683r,-40l5751,2639r-3,-3l5744,2636r-58,l5682,2636r-3,3l5679,2643r,40l5679,2686r3,4l5686,2690xe" filled="f" strokeweight=".06578mm">
              <v:path arrowok="t"/>
            </v:shape>
            <v:shape id="_x0000_s1162" style="position:absolute;left:5935;top:2636;width:72;height:54" coordorigin="5935,2636" coordsize="72,54" path="m6003,2636r-65,l5935,2639r,47l5938,2690r4,l6003,2690r4,-4l6007,2639r-4,-3xe" fillcolor="black" stroked="f">
              <v:path arrowok="t"/>
            </v:shape>
            <v:shape id="_x0000_s1161" style="position:absolute;left:5935;top:2636;width:72;height:54" coordorigin="5935,2636" coordsize="72,54" path="m5942,2690r57,l6003,2690r4,-4l6007,2683r,-40l6007,2639r-4,-3l5999,2636r-57,l5938,2636r-3,3l5935,2643r,40l5935,2686r3,4l5942,2690xe" filled="f" strokeweight=".06578mm">
              <v:path arrowok="t"/>
            </v:shape>
            <v:shape id="_x0000_s1160" style="position:absolute;left:6190;top:2636;width:72;height:54" coordorigin="6191,2636" coordsize="72,54" path="m6259,2636r-65,l6191,2639r,47l6194,2690r4,l6259,2690r4,-4l6263,2639r-4,-3xe" fillcolor="black" stroked="f">
              <v:path arrowok="t"/>
            </v:shape>
            <v:shape id="_x0000_s1159" style="position:absolute;left:6190;top:2636;width:72;height:54" coordorigin="6191,2636" coordsize="72,54" path="m6198,2690r57,l6259,2690r4,-4l6263,2683r,-40l6263,2639r-4,-3l6255,2636r-57,l6194,2636r-3,3l6191,2643r,40l6191,2686r3,4l6198,2690xe" filled="f" strokeweight=".06578mm">
              <v:path arrowok="t"/>
            </v:shape>
            <v:shape id="_x0000_s1158" style="position:absolute;left:5401;top:1346;width:110;height:110" coordorigin="5402,1346" coordsize="110,110" path="m5511,1346r-27,10l5457,1359r-28,-3l5402,1346r55,110l5511,1346xe" fillcolor="black" stroked="f">
              <v:path arrowok="t"/>
            </v:shape>
            <v:line id="_x0000_s1157" style="position:absolute" from="4010,2337" to="7421,2337" strokeweight=".27422mm"/>
            <v:shape id="_x0000_s1156" style="position:absolute;left:3269;top:309;width:474;height:2380" coordorigin="3269,310" coordsize="474,2380" o:spt="100" adj="0,,0" path="m3742,2469r-440,l3522,2690r220,-221xm3269,310r,l3269,530r56,11l3370,572r31,46l3412,673r,1796l3632,2469r,-1796l3625,600r-21,-68l3570,470r-44,-54l3472,372r-61,-33l3342,317r-73,-7xe" fillcolor="#c4d6a0" stroked="f">
              <v:stroke joinstyle="round"/>
              <v:formulas/>
              <v:path arrowok="t" o:connecttype="segments"/>
            </v:shape>
            <v:shape id="_x0000_s1155" style="position:absolute;left:3269;top:309;width:474;height:2380" coordorigin="3269,310" coordsize="474,2380" path="m3269,310r,220l3325,541r45,31l3401,618r11,55l3412,2469r-110,l3522,2690r220,-221l3632,2469r,-1795l3625,600r-21,-68l3570,470r-44,-54l3472,372r-61,-33l3342,317r-73,-7l3269,310xe" filled="f" strokeweight=".06575mm">
              <v:path arrowok="t"/>
            </v:shape>
            <v:shape id="_x0000_s1154" style="position:absolute;left:2856;top:486;width:474;height:2380" coordorigin="2856,486" coordsize="474,2380" o:spt="100" adj="0,,0" path="m3187,707r-221,l2966,2502r8,74l2995,2644r33,62l3073,2759r53,45l3188,2837r68,22l3329,2866r1,l3330,2646r-56,-12l3228,2604r-30,-46l3187,2502r,-1795xm3076,486l2856,707r441,l3076,486xe" fillcolor="#c4d6a0" stroked="f">
              <v:stroke joinstyle="round"/>
              <v:formulas/>
              <v:path arrowok="t" o:connecttype="segments"/>
            </v:shape>
            <v:shape id="_x0000_s1153" style="position:absolute;left:2856;top:486;width:474;height:2380" coordorigin="2856,486" coordsize="474,2380" path="m3330,2866r,-220l3274,2634r-46,-30l3198,2558r-11,-56l3187,707r110,l3076,486,2856,707r110,l2966,2502r8,74l2995,2644r33,62l3073,2759r53,45l3188,2837r68,22l3329,2866r1,xe" filled="f" strokeweight=".06575mm">
              <v:path arrowok="t"/>
            </v:shape>
            <v:shape id="_x0000_s1152" type="#_x0000_t202" style="position:absolute;left:5231;top:1456;width:494;height:172" filled="f" stroked="f">
              <v:textbox inset="0,0,0,0">
                <w:txbxContent>
                  <w:p w14:paraId="1463C524" w14:textId="77777777" w:rsidR="002E35F5" w:rsidRDefault="002E35F5">
                    <w:pPr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Training</w:t>
                    </w:r>
                  </w:p>
                </w:txbxContent>
              </v:textbox>
            </v:shape>
            <v:shape id="_x0000_s1151" type="#_x0000_t202" style="position:absolute;left:3927;top:1854;width:179;height:236" filled="f" stroked="f">
              <v:textbox inset="0,0,0,0">
                <w:txbxContent>
                  <w:p w14:paraId="44D50C3A" w14:textId="77777777" w:rsidR="002E35F5" w:rsidRDefault="002E35F5">
                    <w:pPr>
                      <w:spacing w:before="6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C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50" type="#_x0000_t202" style="position:absolute;left:4838;top:1854;width:178;height:236" filled="f" stroked="f">
              <v:textbox inset="0,0,0,0">
                <w:txbxContent>
                  <w:p w14:paraId="6B45A579" w14:textId="77777777" w:rsidR="002E35F5" w:rsidRDefault="002E35F5">
                    <w:pPr>
                      <w:spacing w:before="6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C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49" type="#_x0000_t202" style="position:absolute;left:6836;top:1854;width:214;height:236" filled="f" stroked="f">
              <v:textbox inset="0,0,0,0">
                <w:txbxContent>
                  <w:p w14:paraId="5152FBA5" w14:textId="77777777" w:rsidR="002E35F5" w:rsidRDefault="002E35F5">
                    <w:pPr>
                      <w:spacing w:before="6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C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  <w:vertAlign w:val="subscript"/>
                      </w:rPr>
                      <w:t>m</w:t>
                    </w:r>
                  </w:p>
                </w:txbxContent>
              </v:textbox>
            </v:shape>
            <v:shape id="_x0000_s1148" type="#_x0000_t202" style="position:absolute;left:5165;top:2163;width:670;height:171" filled="f" stroked="f">
              <v:textbox inset="0,0,0,0">
                <w:txbxContent>
                  <w:p w14:paraId="6EA05E3F" w14:textId="77777777" w:rsidR="002E35F5" w:rsidRDefault="002E35F5">
                    <w:pPr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Predictions</w:t>
                    </w:r>
                  </w:p>
                </w:txbxContent>
              </v:textbox>
            </v:shape>
            <v:shape id="_x0000_s1147" type="#_x0000_t202" style="position:absolute;left:3957;top:2612;width:179;height:236" filled="f" stroked="f">
              <v:textbox inset="0,0,0,0">
                <w:txbxContent>
                  <w:p w14:paraId="29F6E2FC" w14:textId="77777777" w:rsidR="002E35F5" w:rsidRDefault="002E35F5">
                    <w:pPr>
                      <w:spacing w:before="6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P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46" type="#_x0000_t202" style="position:absolute;left:4905;top:2612;width:179;height:236" filled="f" stroked="f">
              <v:textbox inset="0,0,0,0">
                <w:txbxContent>
                  <w:p w14:paraId="52002ADB" w14:textId="77777777" w:rsidR="002E35F5" w:rsidRDefault="002E35F5">
                    <w:pPr>
                      <w:spacing w:before="6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P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45" type="#_x0000_t202" style="position:absolute;left:6871;top:2573;width:215;height:236" filled="f" stroked="f">
              <v:textbox inset="0,0,0,0">
                <w:txbxContent>
                  <w:p w14:paraId="1B829959" w14:textId="77777777" w:rsidR="002E35F5" w:rsidRDefault="002E35F5">
                    <w:pPr>
                      <w:spacing w:before="6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P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  <w:vertAlign w:val="subscript"/>
                      </w:rPr>
                      <w:t>m</w:t>
                    </w:r>
                  </w:p>
                </w:txbxContent>
              </v:textbox>
            </v:shape>
            <w10:wrap anchorx="page"/>
          </v:group>
        </w:pict>
      </w:r>
      <w:r>
        <w:rPr>
          <w:rPrChange w:id="2014" w:author="Patrick Tang" w:date="2021-06-25T17:28:00Z">
            <w:rPr/>
          </w:rPrChange>
        </w:rPr>
        <w:pict w14:anchorId="74766738">
          <v:group id="_x0000_s1141" style="position:absolute;left:0;text-align:left;margin-left:293.6pt;margin-top:-5.15pt;width:5.5pt;height:15.45pt;z-index:-251670016;mso-position-horizontal-relative:page" coordorigin="5872,-103" coordsize="110,309">
            <v:line id="_x0000_s1143" style="position:absolute" from="5927,-103" to="5927,122" strokeweight=".27392mm"/>
            <v:shape id="_x0000_s1142" style="position:absolute;left:5872;top:95;width:110;height:110" coordorigin="5872,96" coordsize="110,110" path="m5981,96r-26,10l5927,109r-28,-3l5872,96r55,109l5981,96xe" fillcolor="black" stroked="f">
              <v:path arrowok="t"/>
            </v:shape>
            <w10:wrap anchorx="page"/>
          </v:group>
        </w:pict>
      </w:r>
      <w:r w:rsidR="002B1B5E" w:rsidRPr="00BE3340">
        <w:rPr>
          <w:b/>
          <w:w w:val="105"/>
          <w:sz w:val="18"/>
          <w:rPrChange w:id="2015" w:author="Patrick Tang" w:date="2021-06-25T17:28:00Z">
            <w:rPr>
              <w:rFonts w:ascii="Calibri"/>
              <w:b/>
              <w:w w:val="105"/>
              <w:sz w:val="18"/>
            </w:rPr>
          </w:rPrChange>
        </w:rPr>
        <w:t>Training</w:t>
      </w:r>
      <w:r w:rsidR="002B1B5E" w:rsidRPr="00BE3340">
        <w:rPr>
          <w:b/>
          <w:spacing w:val="-7"/>
          <w:w w:val="105"/>
          <w:sz w:val="18"/>
          <w:rPrChange w:id="2016" w:author="Patrick Tang" w:date="2021-06-25T17:28:00Z">
            <w:rPr>
              <w:rFonts w:ascii="Calibri"/>
              <w:b/>
              <w:spacing w:val="-7"/>
              <w:w w:val="105"/>
              <w:sz w:val="18"/>
            </w:rPr>
          </w:rPrChange>
        </w:rPr>
        <w:t xml:space="preserve"> </w:t>
      </w:r>
      <w:r w:rsidR="002B1B5E" w:rsidRPr="00BE3340">
        <w:rPr>
          <w:b/>
          <w:w w:val="105"/>
          <w:sz w:val="18"/>
          <w:rPrChange w:id="2017" w:author="Patrick Tang" w:date="2021-06-25T17:28:00Z">
            <w:rPr>
              <w:rFonts w:ascii="Calibri"/>
              <w:b/>
              <w:w w:val="105"/>
              <w:sz w:val="18"/>
            </w:rPr>
          </w:rPrChange>
        </w:rPr>
        <w:t>folds</w:t>
      </w:r>
      <w:r w:rsidR="002B1B5E" w:rsidRPr="00BE3340">
        <w:rPr>
          <w:b/>
          <w:w w:val="105"/>
          <w:sz w:val="18"/>
          <w:rPrChange w:id="2018" w:author="Patrick Tang" w:date="2021-06-25T17:28:00Z">
            <w:rPr>
              <w:rFonts w:ascii="Calibri"/>
              <w:b/>
              <w:w w:val="105"/>
              <w:sz w:val="18"/>
            </w:rPr>
          </w:rPrChange>
        </w:rPr>
        <w:tab/>
        <w:t>Validation</w:t>
      </w:r>
      <w:r w:rsidR="002B1B5E" w:rsidRPr="00BE3340">
        <w:rPr>
          <w:b/>
          <w:spacing w:val="-4"/>
          <w:w w:val="105"/>
          <w:sz w:val="18"/>
          <w:rPrChange w:id="2019" w:author="Patrick Tang" w:date="2021-06-25T17:28:00Z">
            <w:rPr>
              <w:rFonts w:ascii="Calibri"/>
              <w:b/>
              <w:spacing w:val="-4"/>
              <w:w w:val="105"/>
              <w:sz w:val="18"/>
            </w:rPr>
          </w:rPrChange>
        </w:rPr>
        <w:t xml:space="preserve"> </w:t>
      </w:r>
      <w:r w:rsidR="002B1B5E" w:rsidRPr="00BE3340">
        <w:rPr>
          <w:b/>
          <w:w w:val="105"/>
          <w:sz w:val="18"/>
          <w:rPrChange w:id="2020" w:author="Patrick Tang" w:date="2021-06-25T17:28:00Z">
            <w:rPr>
              <w:rFonts w:ascii="Calibri"/>
              <w:b/>
              <w:w w:val="105"/>
              <w:sz w:val="18"/>
            </w:rPr>
          </w:rPrChange>
        </w:rPr>
        <w:t>folds</w:t>
      </w:r>
    </w:p>
    <w:p w14:paraId="66EF62DE" w14:textId="77777777" w:rsidR="00B40315" w:rsidRPr="00BE3340" w:rsidRDefault="008E6C9D">
      <w:pPr>
        <w:pStyle w:val="BodyText"/>
        <w:spacing w:line="126" w:lineRule="exact"/>
        <w:ind w:left="2648"/>
        <w:rPr>
          <w:sz w:val="12"/>
          <w:rPrChange w:id="2021" w:author="Patrick Tang" w:date="2021-06-25T17:28:00Z">
            <w:rPr>
              <w:rFonts w:ascii="Calibri"/>
              <w:sz w:val="12"/>
            </w:rPr>
          </w:rPrChange>
        </w:rPr>
      </w:pPr>
      <w:r>
        <w:rPr>
          <w:position w:val="-2"/>
          <w:sz w:val="12"/>
        </w:rPr>
      </w:r>
      <w:r>
        <w:rPr>
          <w:position w:val="-2"/>
          <w:sz w:val="12"/>
        </w:rPr>
        <w:pict w14:anchorId="534AF966">
          <v:group id="_x0000_s1139" style="width:192.85pt;height:6.3pt;mso-position-horizontal-relative:char;mso-position-vertical-relative:line" coordsize="3857,126">
            <v:shape id="_x0000_s1140" style="position:absolute;left:7;top:7;width:3841;height:111" coordorigin="8,8" coordsize="3841,111" o:spt="100" adj="0,,0" path="m8,118l14,98,26,81,42,69,63,63r1456,l1540,57r17,-12l1569,28r6,-20l1580,28r12,17l1609,57r20,6l3031,63r21,6l3068,81r12,17l3086,118t,l3092,98r12,-17l3121,69r20,-6l3419,63r21,-6l3456,45r12,-17l3474,8r6,20l3492,45r17,12l3529,63r265,l3814,69r17,12l3843,98r6,20e" filled="f" strokeweight=".27408mm">
              <v:stroke joinstyle="round"/>
              <v:formulas/>
              <v:path arrowok="t" o:connecttype="segments"/>
            </v:shape>
            <w10:anchorlock/>
          </v:group>
        </w:pict>
      </w:r>
    </w:p>
    <w:p w14:paraId="08B0C41B" w14:textId="77777777" w:rsidR="00B40315" w:rsidRPr="00BE3340" w:rsidRDefault="00B40315">
      <w:pPr>
        <w:pStyle w:val="BodyText"/>
        <w:rPr>
          <w:b/>
          <w:sz w:val="20"/>
          <w:rPrChange w:id="2022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005FF10A" w14:textId="77777777" w:rsidR="00B40315" w:rsidRPr="00BE3340" w:rsidRDefault="00B40315">
      <w:pPr>
        <w:pStyle w:val="BodyText"/>
        <w:rPr>
          <w:b/>
          <w:sz w:val="20"/>
          <w:rPrChange w:id="2023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7BAECD11" w14:textId="77777777" w:rsidR="00B40315" w:rsidRPr="00BE3340" w:rsidRDefault="00B40315">
      <w:pPr>
        <w:pStyle w:val="BodyText"/>
        <w:rPr>
          <w:b/>
          <w:sz w:val="20"/>
          <w:rPrChange w:id="2024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7BFE0D78" w14:textId="77777777" w:rsidR="00B40315" w:rsidRPr="00BE3340" w:rsidRDefault="00B40315">
      <w:pPr>
        <w:pStyle w:val="BodyText"/>
        <w:rPr>
          <w:b/>
          <w:sz w:val="20"/>
          <w:rPrChange w:id="2025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5C57AC67" w14:textId="77777777" w:rsidR="00B40315" w:rsidRPr="00BE3340" w:rsidRDefault="00B40315">
      <w:pPr>
        <w:pStyle w:val="BodyText"/>
        <w:spacing w:before="6"/>
        <w:rPr>
          <w:b/>
          <w:sz w:val="18"/>
          <w:rPrChange w:id="2026" w:author="Patrick Tang" w:date="2021-06-25T17:28:00Z">
            <w:rPr>
              <w:rFonts w:ascii="Calibri"/>
              <w:b/>
              <w:sz w:val="18"/>
            </w:rPr>
          </w:rPrChange>
        </w:rPr>
      </w:pPr>
    </w:p>
    <w:p w14:paraId="2A7DD658" w14:textId="77777777" w:rsidR="00B40315" w:rsidRPr="00BE3340" w:rsidRDefault="008E6C9D">
      <w:pPr>
        <w:spacing w:before="107"/>
        <w:ind w:left="6502"/>
        <w:rPr>
          <w:b/>
          <w:sz w:val="18"/>
          <w:rPrChange w:id="2027" w:author="Patrick Tang" w:date="2021-06-25T17:28:00Z">
            <w:rPr>
              <w:rFonts w:ascii="Calibri"/>
              <w:b/>
              <w:sz w:val="18"/>
            </w:rPr>
          </w:rPrChange>
        </w:rPr>
      </w:pPr>
      <w:r>
        <w:pict w14:anchorId="7E4E987D">
          <v:shape id="_x0000_s1138" type="#_x0000_t202" style="position:absolute;left:0;text-align:left;margin-left:146.75pt;margin-top:-28.7pt;width:13.4pt;height:59.9pt;z-index:251596288;mso-position-horizontal-relative:page" filled="f" stroked="f">
            <v:textbox style="layout-flow:vertical;mso-layout-flow-alt:bottom-to-top" inset="0,0,0,0">
              <w:txbxContent>
                <w:p w14:paraId="7CE937B2" w14:textId="77777777" w:rsidR="002E35F5" w:rsidRDefault="002E35F5">
                  <w:pPr>
                    <w:spacing w:before="26"/>
                    <w:ind w:left="20"/>
                    <w:rPr>
                      <w:rFonts w:ascii="Calibri"/>
                      <w:b/>
                      <w:sz w:val="18"/>
                    </w:rPr>
                  </w:pPr>
                  <w:r>
                    <w:rPr>
                      <w:rFonts w:ascii="Calibri"/>
                      <w:b/>
                      <w:w w:val="105"/>
                      <w:sz w:val="18"/>
                    </w:rPr>
                    <w:t xml:space="preserve">Repeat k </w:t>
                  </w:r>
                  <w:proofErr w:type="gramStart"/>
                  <w:r>
                    <w:rPr>
                      <w:rFonts w:ascii="Calibri"/>
                      <w:b/>
                      <w:w w:val="105"/>
                      <w:sz w:val="18"/>
                    </w:rPr>
                    <w:t>times</w:t>
                  </w:r>
                  <w:proofErr w:type="gramEnd"/>
                </w:p>
              </w:txbxContent>
            </v:textbox>
            <w10:wrap anchorx="page"/>
          </v:shape>
        </w:pict>
      </w:r>
      <w:r w:rsidR="002B1B5E" w:rsidRPr="00BE3340">
        <w:rPr>
          <w:b/>
          <w:w w:val="105"/>
          <w:sz w:val="18"/>
          <w:rPrChange w:id="2028" w:author="Patrick Tang" w:date="2021-06-25T17:28:00Z">
            <w:rPr>
              <w:rFonts w:ascii="Calibri"/>
              <w:b/>
              <w:w w:val="105"/>
              <w:sz w:val="18"/>
            </w:rPr>
          </w:rPrChange>
        </w:rPr>
        <w:t>Regression</w:t>
      </w:r>
    </w:p>
    <w:p w14:paraId="3894A92A" w14:textId="77777777" w:rsidR="00B40315" w:rsidRPr="00BE3340" w:rsidRDefault="002B1B5E">
      <w:pPr>
        <w:spacing w:before="5"/>
        <w:ind w:left="6502"/>
        <w:rPr>
          <w:b/>
          <w:sz w:val="18"/>
          <w:rPrChange w:id="2029" w:author="Patrick Tang" w:date="2021-06-25T17:28:00Z">
            <w:rPr>
              <w:rFonts w:ascii="Calibri"/>
              <w:b/>
              <w:sz w:val="18"/>
            </w:rPr>
          </w:rPrChange>
        </w:rPr>
      </w:pPr>
      <w:r w:rsidRPr="00BE3340">
        <w:rPr>
          <w:b/>
          <w:w w:val="105"/>
          <w:sz w:val="18"/>
          <w:rPrChange w:id="2030" w:author="Patrick Tang" w:date="2021-06-25T17:28:00Z">
            <w:rPr>
              <w:rFonts w:ascii="Calibri"/>
              <w:b/>
              <w:w w:val="105"/>
              <w:sz w:val="18"/>
            </w:rPr>
          </w:rPrChange>
        </w:rPr>
        <w:t>models</w:t>
      </w:r>
    </w:p>
    <w:p w14:paraId="3A2A76C4" w14:textId="77777777" w:rsidR="00B40315" w:rsidRPr="00BE3340" w:rsidRDefault="00B40315">
      <w:pPr>
        <w:pStyle w:val="BodyText"/>
        <w:spacing w:before="5"/>
        <w:rPr>
          <w:b/>
          <w:sz w:val="21"/>
          <w:rPrChange w:id="2031" w:author="Patrick Tang" w:date="2021-06-25T17:28:00Z">
            <w:rPr>
              <w:rFonts w:ascii="Calibri"/>
              <w:b/>
              <w:sz w:val="21"/>
            </w:rPr>
          </w:rPrChange>
        </w:rPr>
      </w:pPr>
    </w:p>
    <w:p w14:paraId="0A1B1420" w14:textId="77777777" w:rsidR="00B40315" w:rsidRPr="00BE3340" w:rsidRDefault="002B1B5E">
      <w:pPr>
        <w:spacing w:before="1" w:line="244" w:lineRule="auto"/>
        <w:ind w:left="6502" w:right="2006"/>
        <w:rPr>
          <w:b/>
          <w:sz w:val="18"/>
          <w:rPrChange w:id="2032" w:author="Patrick Tang" w:date="2021-06-25T17:28:00Z">
            <w:rPr>
              <w:rFonts w:ascii="Calibri"/>
              <w:b/>
              <w:sz w:val="18"/>
            </w:rPr>
          </w:rPrChange>
        </w:rPr>
      </w:pPr>
      <w:r w:rsidRPr="00BE3340">
        <w:rPr>
          <w:b/>
          <w:w w:val="105"/>
          <w:sz w:val="18"/>
          <w:rPrChange w:id="2033" w:author="Patrick Tang" w:date="2021-06-25T17:28:00Z">
            <w:rPr>
              <w:rFonts w:ascii="Calibri"/>
              <w:b/>
              <w:w w:val="105"/>
              <w:sz w:val="18"/>
            </w:rPr>
          </w:rPrChange>
        </w:rPr>
        <w:t>Level-1 predictions in k-</w:t>
      </w:r>
      <w:proofErr w:type="spellStart"/>
      <w:r w:rsidRPr="00BE3340">
        <w:rPr>
          <w:b/>
          <w:w w:val="105"/>
          <w:sz w:val="18"/>
          <w:rPrChange w:id="2034" w:author="Patrick Tang" w:date="2021-06-25T17:28:00Z">
            <w:rPr>
              <w:rFonts w:ascii="Calibri"/>
              <w:b/>
              <w:w w:val="105"/>
              <w:sz w:val="18"/>
            </w:rPr>
          </w:rPrChange>
        </w:rPr>
        <w:t>th</w:t>
      </w:r>
      <w:proofErr w:type="spellEnd"/>
      <w:r w:rsidRPr="00BE3340">
        <w:rPr>
          <w:b/>
          <w:w w:val="105"/>
          <w:sz w:val="18"/>
          <w:rPrChange w:id="2035" w:author="Patrick Tang" w:date="2021-06-25T17:28:00Z">
            <w:rPr>
              <w:rFonts w:ascii="Calibri"/>
              <w:b/>
              <w:w w:val="105"/>
              <w:sz w:val="18"/>
            </w:rPr>
          </w:rPrChange>
        </w:rPr>
        <w:t xml:space="preserve"> iteration</w:t>
      </w:r>
    </w:p>
    <w:p w14:paraId="4BDFB7B6" w14:textId="77777777" w:rsidR="00B40315" w:rsidRPr="00BE3340" w:rsidRDefault="008E6C9D">
      <w:pPr>
        <w:pStyle w:val="BodyText"/>
        <w:spacing w:before="5"/>
        <w:rPr>
          <w:b/>
          <w:sz w:val="17"/>
          <w:rPrChange w:id="2036" w:author="Patrick Tang" w:date="2021-06-25T17:28:00Z">
            <w:rPr>
              <w:rFonts w:ascii="Calibri"/>
              <w:b/>
              <w:sz w:val="17"/>
            </w:rPr>
          </w:rPrChange>
        </w:rPr>
      </w:pPr>
      <w:r>
        <w:pict w14:anchorId="283CFCD5">
          <v:shape id="_x0000_s1137" type="#_x0000_t202" style="position:absolute;margin-left:198.35pt;margin-top:12.9pt;width:191.55pt;height:22.05pt;z-index:-251598336;mso-wrap-distance-left:0;mso-wrap-distance-right:0;mso-position-horizontal-relative:page" fillcolor="#f9c499" strokeweight=".20567mm">
            <v:textbox inset="0,0,0,0">
              <w:txbxContent>
                <w:p w14:paraId="24165592" w14:textId="77777777" w:rsidR="002E35F5" w:rsidRDefault="002E35F5">
                  <w:pPr>
                    <w:spacing w:before="106"/>
                    <w:ind w:left="1064"/>
                    <w:rPr>
                      <w:rFonts w:ascii="Calibri"/>
                      <w:b/>
                      <w:sz w:val="18"/>
                    </w:rPr>
                  </w:pPr>
                  <w:r>
                    <w:rPr>
                      <w:rFonts w:ascii="Calibri"/>
                      <w:b/>
                      <w:w w:val="105"/>
                      <w:sz w:val="18"/>
                    </w:rPr>
                    <w:t>All level-1 predictions</w:t>
                  </w:r>
                </w:p>
              </w:txbxContent>
            </v:textbox>
            <w10:wrap type="topAndBottom" anchorx="page"/>
          </v:shape>
        </w:pict>
      </w:r>
    </w:p>
    <w:p w14:paraId="6097A1C6" w14:textId="77777777" w:rsidR="00B40315" w:rsidRPr="00BE3340" w:rsidRDefault="00B40315">
      <w:pPr>
        <w:pStyle w:val="BodyText"/>
        <w:rPr>
          <w:b/>
          <w:sz w:val="20"/>
          <w:rPrChange w:id="2037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34260EE8" w14:textId="77777777" w:rsidR="00B40315" w:rsidRPr="00BE3340" w:rsidRDefault="00B40315">
      <w:pPr>
        <w:pStyle w:val="BodyText"/>
        <w:rPr>
          <w:b/>
          <w:sz w:val="20"/>
          <w:rPrChange w:id="2038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3316BC4A" w14:textId="77777777" w:rsidR="00B40315" w:rsidRPr="00BE3340" w:rsidRDefault="00B40315">
      <w:pPr>
        <w:pStyle w:val="BodyText"/>
        <w:rPr>
          <w:b/>
          <w:sz w:val="20"/>
          <w:rPrChange w:id="2039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0A422CD7" w14:textId="77777777" w:rsidR="00B40315" w:rsidRPr="00BE3340" w:rsidRDefault="00B40315">
      <w:pPr>
        <w:pStyle w:val="BodyText"/>
        <w:rPr>
          <w:b/>
          <w:sz w:val="20"/>
          <w:rPrChange w:id="2040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27BEF24C" w14:textId="77777777" w:rsidR="00B40315" w:rsidRPr="00BE3340" w:rsidRDefault="00B40315">
      <w:pPr>
        <w:pStyle w:val="BodyText"/>
        <w:rPr>
          <w:b/>
          <w:sz w:val="20"/>
          <w:rPrChange w:id="2041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63621E4E" w14:textId="77777777" w:rsidR="00B40315" w:rsidRPr="00BE3340" w:rsidRDefault="00B40315">
      <w:pPr>
        <w:pStyle w:val="BodyText"/>
        <w:spacing w:before="4"/>
        <w:rPr>
          <w:b/>
          <w:sz w:val="15"/>
          <w:rPrChange w:id="2042" w:author="Patrick Tang" w:date="2021-06-25T17:28:00Z">
            <w:rPr>
              <w:rFonts w:ascii="Calibri"/>
              <w:b/>
              <w:sz w:val="15"/>
            </w:rPr>
          </w:rPrChange>
        </w:rPr>
      </w:pPr>
    </w:p>
    <w:p w14:paraId="4631883A" w14:textId="77777777" w:rsidR="00B40315" w:rsidRPr="00BE3340" w:rsidRDefault="008E6C9D">
      <w:pPr>
        <w:spacing w:before="107"/>
        <w:ind w:left="6502"/>
        <w:rPr>
          <w:b/>
          <w:sz w:val="18"/>
          <w:rPrChange w:id="2043" w:author="Patrick Tang" w:date="2021-06-25T17:28:00Z">
            <w:rPr>
              <w:rFonts w:ascii="Calibri"/>
              <w:b/>
              <w:sz w:val="18"/>
            </w:rPr>
          </w:rPrChange>
        </w:rPr>
      </w:pPr>
      <w:r>
        <w:pict w14:anchorId="46BC2FF3">
          <v:group id="_x0000_s1126" style="position:absolute;left:0;text-align:left;margin-left:202.5pt;margin-top:-69.95pt;width:182.2pt;height:92.85pt;z-index:251595264;mso-position-horizontal-relative:page" coordorigin="4050,-1399" coordsize="3644,1857">
            <v:line id="_x0000_s1136" style="position:absolute" from="5971,-1399" to="5971,-1173" strokeweight=".27392mm"/>
            <v:shape id="_x0000_s1135" style="position:absolute;left:5916;top:-1200;width:110;height:110" coordorigin="5916,-1200" coordsize="110,110" path="m6026,-1200r-27,10l5971,-1187r-28,-3l5916,-1200r55,110l6026,-1200xe" fillcolor="black" stroked="f">
              <v:path arrowok="t"/>
            </v:shape>
            <v:shape id="_x0000_s1134" style="position:absolute;left:4055;top:-1047;width:3632;height:772" coordorigin="4056,-1046" coordsize="3632,772" path="m7688,-1046r-3632,l5927,-275r1761,-771xe" fillcolor="#92cddc" stroked="f">
              <v:path arrowok="t"/>
            </v:shape>
            <v:shape id="_x0000_s1133" style="position:absolute;left:4055;top:-1047;width:3632;height:772" coordorigin="4056,-1046" coordsize="3632,772" path="m7688,-1046r-3632,l5927,-275r1761,-771xe" filled="f" strokeweight=".20567mm">
              <v:path arrowok="t"/>
            </v:shape>
            <v:line id="_x0000_s1132" style="position:absolute" from="5927,-253" to="5927,-27" strokeweight=".27392mm"/>
            <v:shape id="_x0000_s1131" style="position:absolute;left:5591;top:52;width:672;height:404" coordorigin="5591,52" coordsize="672,404" path="m6095,52r-336,l5591,254r168,201l6095,455,6263,254,6095,52xe" fillcolor="#f9c499" stroked="f">
              <v:path arrowok="t"/>
            </v:shape>
            <v:shape id="_x0000_s1130" style="position:absolute;left:5591;top:52;width:672;height:404" coordorigin="5591,52" coordsize="672,404" path="m5759,455r336,l6263,254,6095,52r-336,l5591,254r168,201xe" filled="f" strokeweight=".06581mm">
              <v:path arrowok="t"/>
            </v:shape>
            <v:shape id="_x0000_s1129" style="position:absolute;left:5872;top:-55;width:110;height:110" coordorigin="5872,-54" coordsize="110,110" path="m5981,-54r-26,10l5927,-41r-28,-3l5872,-54r55,109l5981,-54xe" fillcolor="black" stroked="f">
              <v:path arrowok="t"/>
            </v:shape>
            <v:shape id="_x0000_s1128" type="#_x0000_t202" style="position:absolute;left:5338;top:-829;width:1259;height:229" filled="f" stroked="f">
              <v:textbox inset="0,0,0,0">
                <w:txbxContent>
                  <w:p w14:paraId="5B477D32" w14:textId="77777777" w:rsidR="002E35F5" w:rsidRDefault="002E35F5">
                    <w:pPr>
                      <w:spacing w:before="6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Meta-Regressor</w:t>
                    </w:r>
                  </w:p>
                </w:txbxContent>
              </v:textbox>
            </v:shape>
            <v:shape id="_x0000_s1127" type="#_x0000_t202" style="position:absolute;left:5863;top:143;width:157;height:236" filled="f" stroked="f">
              <v:textbox inset="0,0,0,0">
                <w:txbxContent>
                  <w:p w14:paraId="2BB4777E" w14:textId="77777777" w:rsidR="002E35F5" w:rsidRDefault="002E35F5">
                    <w:pPr>
                      <w:spacing w:before="6"/>
                      <w:rPr>
                        <w:rFonts w:ascii="Calibri"/>
                        <w:b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w w:val="105"/>
                        <w:sz w:val="18"/>
                      </w:rPr>
                      <w:t>P</w:t>
                    </w:r>
                    <w:r>
                      <w:rPr>
                        <w:rFonts w:ascii="Calibri"/>
                        <w:b/>
                        <w:w w:val="105"/>
                        <w:sz w:val="18"/>
                        <w:vertAlign w:val="subscript"/>
                      </w:rPr>
                      <w:t>f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2B1B5E" w:rsidRPr="00BE3340">
        <w:rPr>
          <w:b/>
          <w:w w:val="105"/>
          <w:sz w:val="18"/>
          <w:rPrChange w:id="2044" w:author="Patrick Tang" w:date="2021-06-25T17:28:00Z">
            <w:rPr>
              <w:rFonts w:ascii="Calibri"/>
              <w:b/>
              <w:w w:val="105"/>
              <w:sz w:val="18"/>
            </w:rPr>
          </w:rPrChange>
        </w:rPr>
        <w:t>Final predication</w:t>
      </w:r>
    </w:p>
    <w:p w14:paraId="7543F681" w14:textId="77777777" w:rsidR="00B40315" w:rsidRPr="00BE3340" w:rsidRDefault="00B40315">
      <w:pPr>
        <w:pStyle w:val="BodyText"/>
        <w:rPr>
          <w:b/>
          <w:sz w:val="20"/>
          <w:rPrChange w:id="2045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4B54A01C" w14:textId="77777777" w:rsidR="00B40315" w:rsidRPr="00BE3340" w:rsidRDefault="00B40315">
      <w:pPr>
        <w:pStyle w:val="BodyText"/>
        <w:rPr>
          <w:b/>
          <w:sz w:val="20"/>
          <w:rPrChange w:id="2046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088F25B8" w14:textId="77777777" w:rsidR="00B40315" w:rsidRPr="00BE3340" w:rsidRDefault="00B40315">
      <w:pPr>
        <w:pStyle w:val="BodyText"/>
        <w:spacing w:before="6"/>
        <w:rPr>
          <w:b/>
          <w:sz w:val="20"/>
          <w:rPrChange w:id="2047" w:author="Patrick Tang" w:date="2021-06-25T17:28:00Z">
            <w:rPr>
              <w:rFonts w:ascii="Calibri"/>
              <w:b/>
              <w:sz w:val="20"/>
            </w:rPr>
          </w:rPrChange>
        </w:rPr>
      </w:pPr>
    </w:p>
    <w:p w14:paraId="76A6CB9F" w14:textId="77777777" w:rsidR="00B40315" w:rsidRPr="00A97774" w:rsidRDefault="002B1B5E">
      <w:pPr>
        <w:pStyle w:val="BodyText"/>
        <w:spacing w:before="97"/>
        <w:ind w:right="477"/>
        <w:jc w:val="center"/>
      </w:pPr>
      <w:r w:rsidRPr="00BE3340">
        <w:t>Figure 7: Schematic diagram of Stacking model [</w:t>
      </w:r>
      <w:commentRangeStart w:id="2048"/>
      <w:r w:rsidRPr="00BE3340">
        <w:t>56</w:t>
      </w:r>
      <w:commentRangeEnd w:id="2048"/>
      <w:r w:rsidR="00A57A90">
        <w:rPr>
          <w:rStyle w:val="CommentReference"/>
        </w:rPr>
        <w:commentReference w:id="2048"/>
      </w:r>
      <w:r w:rsidRPr="00BE3340">
        <w:t>]</w:t>
      </w:r>
    </w:p>
    <w:p w14:paraId="77DE9369" w14:textId="77777777" w:rsidR="00B40315" w:rsidRPr="00453F0F" w:rsidRDefault="00B40315">
      <w:pPr>
        <w:pStyle w:val="BodyText"/>
        <w:rPr>
          <w:sz w:val="26"/>
        </w:rPr>
      </w:pPr>
    </w:p>
    <w:p w14:paraId="506F0B62" w14:textId="445C5E43" w:rsidR="000D5AF8" w:rsidRPr="00FF7B01" w:rsidRDefault="000D5AF8" w:rsidP="000D5AF8">
      <w:pPr>
        <w:pStyle w:val="BodyText"/>
        <w:spacing w:before="231" w:line="256" w:lineRule="auto"/>
        <w:ind w:left="117" w:right="595"/>
        <w:jc w:val="both"/>
        <w:rPr>
          <w:ins w:id="2049" w:author="Patrick Tang" w:date="2021-07-01T09:30:00Z"/>
        </w:rPr>
      </w:pPr>
      <w:commentRangeStart w:id="2050"/>
      <w:ins w:id="2051" w:author="Patrick Tang" w:date="2021-07-01T09:30:00Z">
        <w:r w:rsidRPr="00D50D6E">
          <w:rPr>
            <w:highlight w:val="yellow"/>
            <w:rPrChange w:id="2052" w:author="Patrick Tang" w:date="2021-07-01T12:39:00Z">
              <w:rPr/>
            </w:rPrChange>
          </w:rPr>
          <w:t xml:space="preserve">Table </w:t>
        </w:r>
      </w:ins>
      <w:ins w:id="2053" w:author="Patrick Tang" w:date="2021-07-01T09:31:00Z">
        <w:r w:rsidRPr="00D50D6E">
          <w:rPr>
            <w:highlight w:val="yellow"/>
            <w:rPrChange w:id="2054" w:author="Patrick Tang" w:date="2021-07-01T12:39:00Z">
              <w:rPr/>
            </w:rPrChange>
          </w:rPr>
          <w:t>5</w:t>
        </w:r>
      </w:ins>
      <w:commentRangeEnd w:id="2050"/>
      <w:ins w:id="2055" w:author="Patrick Tang" w:date="2021-07-01T12:39:00Z">
        <w:r w:rsidR="00D50D6E">
          <w:rPr>
            <w:rStyle w:val="CommentReference"/>
          </w:rPr>
          <w:commentReference w:id="2050"/>
        </w:r>
      </w:ins>
      <w:ins w:id="2056" w:author="Patrick Tang" w:date="2021-07-01T09:31:00Z">
        <w:r w:rsidRPr="00D50D6E">
          <w:rPr>
            <w:highlight w:val="yellow"/>
            <w:rPrChange w:id="2057" w:author="Patrick Tang" w:date="2021-07-01T12:39:00Z">
              <w:rPr/>
            </w:rPrChange>
          </w:rPr>
          <w:t xml:space="preserve"> shows the individual and </w:t>
        </w:r>
      </w:ins>
      <w:ins w:id="2058" w:author="Patrick Tang" w:date="2021-07-01T09:39:00Z">
        <w:r w:rsidR="00290CA9" w:rsidRPr="00D50D6E">
          <w:rPr>
            <w:highlight w:val="yellow"/>
            <w:rPrChange w:id="2059" w:author="Patrick Tang" w:date="2021-07-01T12:39:00Z">
              <w:rPr/>
            </w:rPrChange>
          </w:rPr>
          <w:t>ensemble</w:t>
        </w:r>
      </w:ins>
      <w:ins w:id="2060" w:author="Patrick Tang" w:date="2021-07-01T09:31:00Z">
        <w:r w:rsidRPr="00D50D6E">
          <w:rPr>
            <w:highlight w:val="yellow"/>
            <w:rPrChange w:id="2061" w:author="Patrick Tang" w:date="2021-07-01T12:39:00Z">
              <w:rPr/>
            </w:rPrChange>
          </w:rPr>
          <w:t xml:space="preserve"> models.</w:t>
        </w:r>
        <w:r>
          <w:t xml:space="preserve"> The abbreviation for labelling models were adopted in a such a way that the letters Bag, </w:t>
        </w:r>
        <w:proofErr w:type="gramStart"/>
        <w:r>
          <w:t>Ada</w:t>
        </w:r>
        <w:proofErr w:type="gramEnd"/>
        <w:r>
          <w:t xml:space="preserve"> and </w:t>
        </w:r>
      </w:ins>
      <w:ins w:id="2062" w:author="Patrick Tang" w:date="2021-07-01T09:34:00Z">
        <w:r>
          <w:t xml:space="preserve">Stack stand for </w:t>
        </w:r>
        <w:r w:rsidR="00290CA9">
          <w:t xml:space="preserve">the ensemble methods </w:t>
        </w:r>
      </w:ins>
      <w:ins w:id="2063" w:author="Patrick Tang" w:date="2021-07-01T09:39:00Z">
        <w:r w:rsidR="00290CA9">
          <w:t>of</w:t>
        </w:r>
      </w:ins>
      <w:ins w:id="2064" w:author="Patrick Tang" w:date="2021-07-01T09:34:00Z">
        <w:r w:rsidR="00290CA9">
          <w:t xml:space="preserve"> </w:t>
        </w:r>
      </w:ins>
      <w:ins w:id="2065" w:author="Patrick Tang" w:date="2021-07-01T09:39:00Z">
        <w:r w:rsidR="00290CA9">
          <w:t>B</w:t>
        </w:r>
      </w:ins>
      <w:ins w:id="2066" w:author="Patrick Tang" w:date="2021-07-01T09:34:00Z">
        <w:r w:rsidR="00290CA9">
          <w:t>aggin</w:t>
        </w:r>
      </w:ins>
      <w:ins w:id="2067" w:author="Patrick Tang" w:date="2021-07-01T09:39:00Z">
        <w:r w:rsidR="00290CA9">
          <w:t>g</w:t>
        </w:r>
      </w:ins>
      <w:ins w:id="2068" w:author="Patrick Tang" w:date="2021-07-01T09:34:00Z">
        <w:r w:rsidR="00290CA9">
          <w:t>, Ada</w:t>
        </w:r>
      </w:ins>
      <w:ins w:id="2069" w:author="Patrick Tang" w:date="2021-07-01T09:39:00Z">
        <w:r w:rsidR="00290CA9">
          <w:t>B</w:t>
        </w:r>
      </w:ins>
      <w:ins w:id="2070" w:author="Patrick Tang" w:date="2021-07-01T09:34:00Z">
        <w:r w:rsidR="00290CA9">
          <w:t xml:space="preserve">oost and </w:t>
        </w:r>
      </w:ins>
      <w:ins w:id="2071" w:author="Patrick Tang" w:date="2021-07-01T09:40:00Z">
        <w:r w:rsidR="00290CA9">
          <w:t>S</w:t>
        </w:r>
      </w:ins>
      <w:ins w:id="2072" w:author="Patrick Tang" w:date="2021-07-01T09:34:00Z">
        <w:r w:rsidR="00290CA9">
          <w:t xml:space="preserve">tacking, respectively. </w:t>
        </w:r>
      </w:ins>
      <w:ins w:id="2073" w:author="Patrick Tang" w:date="2021-07-01T09:30:00Z">
        <w:r w:rsidR="00290CA9">
          <w:rPr>
            <w:spacing w:val="-13"/>
          </w:rPr>
          <w:t xml:space="preserve">The letters </w:t>
        </w:r>
        <w:r w:rsidRPr="00FF7B01">
          <w:t xml:space="preserve">LR, SVR, BPNN and </w:t>
        </w:r>
        <w:r w:rsidRPr="00FF7B01">
          <w:rPr>
            <w:spacing w:val="-7"/>
          </w:rPr>
          <w:t xml:space="preserve">CRAT </w:t>
        </w:r>
      </w:ins>
      <w:ins w:id="2074" w:author="Patrick Tang" w:date="2021-07-01T09:36:00Z">
        <w:r w:rsidR="00290CA9">
          <w:rPr>
            <w:spacing w:val="-7"/>
          </w:rPr>
          <w:t xml:space="preserve">stand for </w:t>
        </w:r>
        <w:r w:rsidR="00290CA9">
          <w:t>the</w:t>
        </w:r>
      </w:ins>
      <w:ins w:id="2075" w:author="Patrick Tang" w:date="2021-07-01T09:30:00Z">
        <w:r w:rsidRPr="00FF7B01">
          <w:t xml:space="preserve"> </w:t>
        </w:r>
        <w:commentRangeStart w:id="2076"/>
        <w:r w:rsidRPr="00FF7B01">
          <w:t>base estimators</w:t>
        </w:r>
      </w:ins>
      <w:commentRangeEnd w:id="2076"/>
      <w:ins w:id="2077" w:author="Patrick Tang" w:date="2021-07-01T09:40:00Z">
        <w:r w:rsidR="00290CA9">
          <w:rPr>
            <w:rStyle w:val="CommentReference"/>
          </w:rPr>
          <w:commentReference w:id="2076"/>
        </w:r>
      </w:ins>
      <w:ins w:id="2078" w:author="Patrick Tang" w:date="2021-07-01T09:30:00Z">
        <w:r w:rsidRPr="00FF7B01">
          <w:t>.</w:t>
        </w:r>
        <w:r w:rsidR="00290CA9">
          <w:t xml:space="preserve"> However, the</w:t>
        </w:r>
        <w:r w:rsidRPr="00FF7B01">
          <w:rPr>
            <w:spacing w:val="1"/>
          </w:rPr>
          <w:t xml:space="preserve"> </w:t>
        </w:r>
        <w:r w:rsidRPr="00FF7B01">
          <w:t>Stack</w:t>
        </w:r>
        <w:r w:rsidRPr="00FF7B01">
          <w:rPr>
            <w:spacing w:val="10"/>
          </w:rPr>
          <w:t xml:space="preserve"> </w:t>
        </w:r>
        <w:r w:rsidRPr="00FF7B01">
          <w:t>LR</w:t>
        </w:r>
        <w:r w:rsidRPr="00FF7B01">
          <w:rPr>
            <w:spacing w:val="-10"/>
          </w:rPr>
          <w:t xml:space="preserve"> </w:t>
        </w:r>
      </w:ins>
      <w:ins w:id="2079" w:author="Patrick Tang" w:date="2021-07-01T09:37:00Z">
        <w:r w:rsidR="00290CA9">
          <w:rPr>
            <w:spacing w:val="-10"/>
          </w:rPr>
          <w:t xml:space="preserve">model </w:t>
        </w:r>
        <w:r w:rsidR="00290CA9">
          <w:t xml:space="preserve">refers to </w:t>
        </w:r>
      </w:ins>
      <w:ins w:id="2080" w:author="Patrick Tang" w:date="2021-07-01T09:46:00Z">
        <w:r w:rsidR="003702EC">
          <w:t>combining</w:t>
        </w:r>
      </w:ins>
      <w:ins w:id="2081" w:author="Patrick Tang" w:date="2021-07-01T09:30:00Z">
        <w:r w:rsidRPr="00FF7B01">
          <w:rPr>
            <w:spacing w:val="-10"/>
          </w:rPr>
          <w:t xml:space="preserve"> </w:t>
        </w:r>
      </w:ins>
      <w:ins w:id="2082" w:author="Patrick Tang" w:date="2021-07-01T09:46:00Z">
        <w:r w:rsidR="003702EC">
          <w:t>the base</w:t>
        </w:r>
      </w:ins>
      <w:ins w:id="2083" w:author="Patrick Tang" w:date="2021-07-01T09:30:00Z">
        <w:r w:rsidRPr="00FF7B01">
          <w:t xml:space="preserve"> methods</w:t>
        </w:r>
        <w:r w:rsidRPr="00FF7B01">
          <w:rPr>
            <w:spacing w:val="-4"/>
          </w:rPr>
          <w:t xml:space="preserve"> </w:t>
        </w:r>
        <w:r w:rsidRPr="00FF7B01">
          <w:t>including</w:t>
        </w:r>
        <w:r w:rsidRPr="00FF7B01">
          <w:rPr>
            <w:spacing w:val="-4"/>
          </w:rPr>
          <w:t xml:space="preserve"> </w:t>
        </w:r>
        <w:r w:rsidRPr="00FF7B01">
          <w:t>SVR,</w:t>
        </w:r>
        <w:r w:rsidRPr="00FF7B01">
          <w:rPr>
            <w:spacing w:val="-3"/>
          </w:rPr>
          <w:t xml:space="preserve"> </w:t>
        </w:r>
        <w:r w:rsidRPr="00FF7B01">
          <w:t>BPNN,</w:t>
        </w:r>
        <w:r w:rsidRPr="00FF7B01">
          <w:rPr>
            <w:spacing w:val="-4"/>
          </w:rPr>
          <w:t xml:space="preserve"> </w:t>
        </w:r>
        <w:r w:rsidRPr="00FF7B01">
          <w:t>and</w:t>
        </w:r>
        <w:r w:rsidRPr="00FF7B01">
          <w:rPr>
            <w:spacing w:val="-3"/>
          </w:rPr>
          <w:t xml:space="preserve"> </w:t>
        </w:r>
        <w:r w:rsidR="00290CA9">
          <w:rPr>
            <w:spacing w:val="-5"/>
          </w:rPr>
          <w:t xml:space="preserve">CRAT </w:t>
        </w:r>
      </w:ins>
      <w:ins w:id="2084" w:author="Patrick Tang" w:date="2021-07-01T09:46:00Z">
        <w:r w:rsidR="003702EC">
          <w:t>using</w:t>
        </w:r>
      </w:ins>
      <w:ins w:id="2085" w:author="Patrick Tang" w:date="2021-07-01T09:30:00Z">
        <w:r w:rsidRPr="00FF7B01">
          <w:rPr>
            <w:spacing w:val="-3"/>
          </w:rPr>
          <w:t xml:space="preserve"> </w:t>
        </w:r>
        <w:r w:rsidRPr="00FF7B01">
          <w:t>LR</w:t>
        </w:r>
        <w:r w:rsidRPr="00FF7B01">
          <w:rPr>
            <w:spacing w:val="-4"/>
          </w:rPr>
          <w:t xml:space="preserve"> </w:t>
        </w:r>
        <w:r w:rsidRPr="00FF7B01">
          <w:t>as</w:t>
        </w:r>
        <w:r w:rsidRPr="00FF7B01">
          <w:rPr>
            <w:spacing w:val="-3"/>
          </w:rPr>
          <w:t xml:space="preserve"> </w:t>
        </w:r>
        <w:r w:rsidRPr="00FF7B01">
          <w:t>a</w:t>
        </w:r>
        <w:r w:rsidRPr="00FF7B01">
          <w:rPr>
            <w:spacing w:val="-4"/>
          </w:rPr>
          <w:t xml:space="preserve"> </w:t>
        </w:r>
        <w:commentRangeStart w:id="2086"/>
        <w:r w:rsidRPr="00FF7B01">
          <w:t>meta-regressor</w:t>
        </w:r>
      </w:ins>
      <w:commentRangeEnd w:id="2086"/>
      <w:ins w:id="2087" w:author="Patrick Tang" w:date="2021-07-01T09:46:00Z">
        <w:r w:rsidR="003702EC">
          <w:rPr>
            <w:rStyle w:val="CommentReference"/>
          </w:rPr>
          <w:commentReference w:id="2086"/>
        </w:r>
      </w:ins>
      <w:ins w:id="2088" w:author="Patrick Tang" w:date="2021-07-01T09:30:00Z">
        <w:r w:rsidRPr="00FF7B01">
          <w:t>.</w:t>
        </w:r>
      </w:ins>
    </w:p>
    <w:p w14:paraId="30CA1EB4" w14:textId="77777777" w:rsidR="00B40315" w:rsidRPr="007F427F" w:rsidRDefault="00B40315">
      <w:pPr>
        <w:pStyle w:val="BodyText"/>
        <w:spacing w:before="11"/>
        <w:rPr>
          <w:sz w:val="28"/>
        </w:rPr>
      </w:pPr>
    </w:p>
    <w:p w14:paraId="5508A719" w14:textId="77777777" w:rsidR="00B40315" w:rsidRPr="00BE3340" w:rsidRDefault="002B1B5E">
      <w:pPr>
        <w:pStyle w:val="Heading1"/>
        <w:numPr>
          <w:ilvl w:val="0"/>
          <w:numId w:val="5"/>
        </w:numPr>
        <w:tabs>
          <w:tab w:val="left" w:pos="547"/>
          <w:tab w:val="left" w:pos="548"/>
        </w:tabs>
      </w:pPr>
      <w:r w:rsidRPr="002B568D">
        <w:rPr>
          <w:spacing w:val="-3"/>
        </w:rPr>
        <w:lastRenderedPageBreak/>
        <w:t xml:space="preserve">Validation </w:t>
      </w:r>
      <w:r w:rsidRPr="00FA1A45">
        <w:t>and</w:t>
      </w:r>
      <w:r w:rsidRPr="00FA1A45">
        <w:rPr>
          <w:spacing w:val="6"/>
        </w:rPr>
        <w:t xml:space="preserve"> </w:t>
      </w:r>
      <w:r w:rsidRPr="00AF7ECF">
        <w:t>Evaluation</w:t>
      </w:r>
    </w:p>
    <w:p w14:paraId="47FF3D67" w14:textId="77777777" w:rsidR="00B40315" w:rsidRPr="00BE3340" w:rsidRDefault="002B1B5E">
      <w:pPr>
        <w:pStyle w:val="Heading2"/>
        <w:numPr>
          <w:ilvl w:val="1"/>
          <w:numId w:val="5"/>
        </w:numPr>
        <w:tabs>
          <w:tab w:val="left" w:pos="655"/>
          <w:tab w:val="left" w:pos="656"/>
        </w:tabs>
        <w:spacing w:before="220"/>
        <w:ind w:hanging="539"/>
      </w:pPr>
      <w:r w:rsidRPr="00BE3340">
        <w:t>Cross-validation</w:t>
      </w:r>
      <w:r w:rsidRPr="00BE3340">
        <w:rPr>
          <w:spacing w:val="-2"/>
        </w:rPr>
        <w:t xml:space="preserve"> </w:t>
      </w:r>
      <w:r w:rsidRPr="00BE3340">
        <w:t>Method</w:t>
      </w:r>
    </w:p>
    <w:p w14:paraId="25E371A9" w14:textId="170516C2" w:rsidR="00B40315" w:rsidRPr="00BE3340" w:rsidRDefault="002B1B5E">
      <w:pPr>
        <w:pStyle w:val="BodyText"/>
        <w:spacing w:before="161" w:line="256" w:lineRule="auto"/>
        <w:ind w:right="478"/>
        <w:jc w:val="both"/>
        <w:pPrChange w:id="2089" w:author="Patrick Tang" w:date="2021-06-30T18:04:00Z">
          <w:pPr>
            <w:pStyle w:val="BodyText"/>
            <w:spacing w:before="161" w:line="256" w:lineRule="auto"/>
            <w:ind w:right="478"/>
            <w:jc w:val="center"/>
          </w:pPr>
        </w:pPrChange>
      </w:pPr>
      <w:r w:rsidRPr="00BE3340">
        <w:t xml:space="preserve">Generally, </w:t>
      </w:r>
      <w:ins w:id="2090" w:author="Patrick Tang" w:date="2021-06-29T17:27:00Z">
        <w:r w:rsidR="000E7725">
          <w:t xml:space="preserve">the </w:t>
        </w:r>
      </w:ins>
      <w:r w:rsidRPr="00AF7ECF">
        <w:t xml:space="preserve">dataset is split </w:t>
      </w:r>
      <w:del w:id="2091" w:author="Patrick Tang" w:date="2021-06-30T18:08:00Z">
        <w:r w:rsidRPr="00BE3340" w:rsidDel="0044780F">
          <w:delText>to generate</w:delText>
        </w:r>
      </w:del>
      <w:ins w:id="2092" w:author="Patrick Tang" w:date="2021-06-30T18:08:00Z">
        <w:r w:rsidR="0044780F">
          <w:t>into</w:t>
        </w:r>
      </w:ins>
      <w:r w:rsidRPr="00AF7ECF">
        <w:t xml:space="preserve"> </w:t>
      </w:r>
      <w:ins w:id="2093" w:author="Patrick Tang" w:date="2021-06-30T18:09:00Z">
        <w:r w:rsidR="0044780F">
          <w:t xml:space="preserve">a </w:t>
        </w:r>
      </w:ins>
      <w:del w:id="2094" w:author="Patrick Tang" w:date="2021-06-30T18:08:00Z">
        <w:r w:rsidRPr="00AF7ECF" w:rsidDel="0044780F">
          <w:delText xml:space="preserve">a </w:delText>
        </w:r>
      </w:del>
      <w:r w:rsidRPr="00BE3340">
        <w:t xml:space="preserve">training </w:t>
      </w:r>
      <w:commentRangeStart w:id="2095"/>
      <w:r w:rsidRPr="00BE3340">
        <w:t>sub</w:t>
      </w:r>
      <w:commentRangeEnd w:id="2095"/>
      <w:r w:rsidR="0044780F">
        <w:rPr>
          <w:rStyle w:val="CommentReference"/>
        </w:rPr>
        <w:commentReference w:id="2095"/>
      </w:r>
      <w:r w:rsidRPr="00AF7ECF">
        <w:t xml:space="preserve">set and a validation </w:t>
      </w:r>
      <w:del w:id="2096" w:author="Patrick Tang" w:date="2021-06-30T18:07:00Z">
        <w:r w:rsidRPr="00BE3340" w:rsidDel="0044780F">
          <w:delText>sub</w:delText>
        </w:r>
      </w:del>
      <w:r w:rsidRPr="00BE3340">
        <w:t xml:space="preserve">set </w:t>
      </w:r>
      <w:del w:id="2097" w:author="Patrick Tang" w:date="2021-06-30T18:09:00Z">
        <w:r w:rsidRPr="00BE3340" w:rsidDel="0044780F">
          <w:delText xml:space="preserve">keeping </w:delText>
        </w:r>
      </w:del>
      <w:ins w:id="2098" w:author="Patrick Tang" w:date="2021-06-30T18:09:00Z">
        <w:r w:rsidR="0044780F">
          <w:t>while</w:t>
        </w:r>
        <w:r w:rsidR="0044780F" w:rsidRPr="00AF7ECF">
          <w:t xml:space="preserve"> </w:t>
        </w:r>
      </w:ins>
      <w:r w:rsidRPr="00BE3340">
        <w:t>the properties of the original</w:t>
      </w:r>
      <w:r w:rsidRPr="00BE3340">
        <w:rPr>
          <w:spacing w:val="-18"/>
        </w:rPr>
        <w:t xml:space="preserve"> </w:t>
      </w:r>
      <w:r w:rsidRPr="00BE3340">
        <w:t>dataset</w:t>
      </w:r>
      <w:r w:rsidRPr="00BE3340">
        <w:rPr>
          <w:spacing w:val="-18"/>
        </w:rPr>
        <w:t xml:space="preserve"> </w:t>
      </w:r>
      <w:ins w:id="2099" w:author="Patrick Tang" w:date="2021-06-30T18:09:00Z">
        <w:r w:rsidR="0044780F">
          <w:rPr>
            <w:spacing w:val="-18"/>
          </w:rPr>
          <w:t xml:space="preserve">are kept </w:t>
        </w:r>
      </w:ins>
      <w:r w:rsidRPr="00AF7ECF">
        <w:t>as</w:t>
      </w:r>
      <w:r w:rsidRPr="00BE3340">
        <w:rPr>
          <w:spacing w:val="-18"/>
        </w:rPr>
        <w:t xml:space="preserve"> </w:t>
      </w:r>
      <w:r w:rsidRPr="00BE3340">
        <w:t>much</w:t>
      </w:r>
      <w:r w:rsidRPr="00BE3340">
        <w:rPr>
          <w:spacing w:val="-18"/>
        </w:rPr>
        <w:t xml:space="preserve"> </w:t>
      </w:r>
      <w:r w:rsidRPr="00BE3340">
        <w:t>as</w:t>
      </w:r>
      <w:r w:rsidRPr="00BE3340">
        <w:rPr>
          <w:spacing w:val="-18"/>
        </w:rPr>
        <w:t xml:space="preserve"> </w:t>
      </w:r>
      <w:r w:rsidRPr="00BE3340">
        <w:t>possible</w:t>
      </w:r>
      <w:r w:rsidRPr="00BE3340">
        <w:rPr>
          <w:spacing w:val="-17"/>
        </w:rPr>
        <w:t xml:space="preserve"> </w:t>
      </w:r>
      <w:r w:rsidRPr="00BE3340">
        <w:t>to</w:t>
      </w:r>
      <w:r w:rsidRPr="00BE3340">
        <w:rPr>
          <w:spacing w:val="-18"/>
        </w:rPr>
        <w:t xml:space="preserve"> </w:t>
      </w:r>
      <w:r w:rsidRPr="00BE3340">
        <w:t>avoid</w:t>
      </w:r>
      <w:r w:rsidRPr="00BE3340">
        <w:rPr>
          <w:spacing w:val="-18"/>
        </w:rPr>
        <w:t xml:space="preserve"> </w:t>
      </w:r>
      <w:r w:rsidRPr="00BE3340">
        <w:t>misleading</w:t>
      </w:r>
      <w:r w:rsidRPr="00BE3340">
        <w:rPr>
          <w:spacing w:val="-18"/>
        </w:rPr>
        <w:t xml:space="preserve"> </w:t>
      </w:r>
      <w:r w:rsidRPr="00BE3340">
        <w:t>estimates.</w:t>
      </w:r>
      <w:r w:rsidRPr="00BE3340">
        <w:rPr>
          <w:spacing w:val="1"/>
        </w:rPr>
        <w:t xml:space="preserve"> </w:t>
      </w:r>
      <w:r w:rsidRPr="00BE3340">
        <w:rPr>
          <w:spacing w:val="-9"/>
        </w:rPr>
        <w:t>To</w:t>
      </w:r>
      <w:r w:rsidRPr="00BE3340">
        <w:rPr>
          <w:spacing w:val="-18"/>
        </w:rPr>
        <w:t xml:space="preserve"> </w:t>
      </w:r>
      <w:r w:rsidRPr="00BE3340">
        <w:t>minimize</w:t>
      </w:r>
      <w:r w:rsidRPr="00BE3340">
        <w:rPr>
          <w:spacing w:val="-18"/>
        </w:rPr>
        <w:t xml:space="preserve"> </w:t>
      </w:r>
      <w:r w:rsidRPr="00BE3340">
        <w:t>bias</w:t>
      </w:r>
      <w:r w:rsidRPr="00BE3340">
        <w:rPr>
          <w:spacing w:val="-17"/>
        </w:rPr>
        <w:t xml:space="preserve"> </w:t>
      </w:r>
      <w:del w:id="2100" w:author="Patrick Tang" w:date="2021-06-30T18:09:00Z">
        <w:r w:rsidRPr="00BE3340" w:rsidDel="0044780F">
          <w:delText>of</w:delText>
        </w:r>
        <w:r w:rsidRPr="00BE3340" w:rsidDel="0044780F">
          <w:rPr>
            <w:spacing w:val="-18"/>
          </w:rPr>
          <w:delText xml:space="preserve"> </w:delText>
        </w:r>
      </w:del>
      <w:ins w:id="2101" w:author="Patrick Tang" w:date="2021-06-30T18:09:00Z">
        <w:r w:rsidR="0044780F">
          <w:t>due to</w:t>
        </w:r>
        <w:r w:rsidR="0044780F" w:rsidRPr="00AF7ECF">
          <w:rPr>
            <w:spacing w:val="-18"/>
          </w:rPr>
          <w:t xml:space="preserve"> </w:t>
        </w:r>
      </w:ins>
      <w:r w:rsidRPr="00BE3340">
        <w:t>random</w:t>
      </w:r>
      <w:r w:rsidRPr="00BE3340">
        <w:rPr>
          <w:spacing w:val="-18"/>
        </w:rPr>
        <w:t xml:space="preserve"> </w:t>
      </w:r>
      <w:r w:rsidRPr="00BE3340">
        <w:t>data</w:t>
      </w:r>
      <w:r w:rsidRPr="00BE3340">
        <w:rPr>
          <w:spacing w:val="-18"/>
        </w:rPr>
        <w:t xml:space="preserve"> </w:t>
      </w:r>
      <w:r w:rsidRPr="00BE3340">
        <w:t>splitting,</w:t>
      </w:r>
    </w:p>
    <w:p w14:paraId="218C20AF" w14:textId="77777777" w:rsidR="0055052B" w:rsidRDefault="0055052B" w:rsidP="0055052B">
      <w:pPr>
        <w:spacing w:line="256" w:lineRule="auto"/>
        <w:sectPr w:rsidR="0055052B">
          <w:pgSz w:w="12240" w:h="15840"/>
          <w:pgMar w:top="1360" w:right="820" w:bottom="720" w:left="1300" w:header="0" w:footer="538" w:gutter="0"/>
          <w:cols w:space="720"/>
        </w:sectPr>
        <w:pPrChange w:id="2102" w:author="Patrick Tang" w:date="2021-06-30T18:04:00Z">
          <w:pPr>
            <w:spacing w:line="256" w:lineRule="auto"/>
            <w:jc w:val="center"/>
          </w:pPr>
        </w:pPrChange>
      </w:pPr>
    </w:p>
    <w:p w14:paraId="17CEAD92" w14:textId="3FAC4483" w:rsidR="00B40315" w:rsidRPr="00BE3340" w:rsidRDefault="008E6C9D">
      <w:pPr>
        <w:pStyle w:val="BodyText"/>
        <w:spacing w:before="71" w:line="256" w:lineRule="auto"/>
        <w:ind w:right="595"/>
        <w:jc w:val="both"/>
        <w:pPrChange w:id="2103" w:author="Patrick Tang" w:date="2021-06-30T18:04:00Z">
          <w:pPr>
            <w:pStyle w:val="BodyText"/>
            <w:spacing w:before="71" w:line="256" w:lineRule="auto"/>
            <w:ind w:left="117" w:right="595"/>
            <w:jc w:val="both"/>
          </w:pPr>
        </w:pPrChange>
      </w:pPr>
      <w:r>
        <w:lastRenderedPageBreak/>
        <w:pict w14:anchorId="3C885C70">
          <v:shape id="_x0000_s1125" type="#_x0000_t202" style="position:absolute;left:0;text-align:left;margin-left:308.15pt;margin-top:143.75pt;width:23.35pt;height:208.65pt;z-index:25159936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50"/>
                  </w:tblGrid>
                  <w:tr w:rsidR="002E35F5" w14:paraId="7D034B80" w14:textId="77777777">
                    <w:trPr>
                      <w:trHeight w:val="410"/>
                    </w:trPr>
                    <w:tc>
                      <w:tcPr>
                        <w:tcW w:w="450" w:type="dxa"/>
                        <w:shd w:val="clear" w:color="auto" w:fill="DBEEF3"/>
                      </w:tcPr>
                      <w:p w14:paraId="0124D4C5" w14:textId="77777777" w:rsidR="002E35F5" w:rsidRDefault="002E35F5">
                        <w:pPr>
                          <w:pStyle w:val="TableParagraph"/>
                          <w:spacing w:before="109"/>
                          <w:ind w:left="2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1</w:t>
                        </w:r>
                      </w:p>
                    </w:tc>
                  </w:tr>
                  <w:tr w:rsidR="002E35F5" w14:paraId="46BB7A06" w14:textId="77777777">
                    <w:trPr>
                      <w:trHeight w:val="408"/>
                    </w:trPr>
                    <w:tc>
                      <w:tcPr>
                        <w:tcW w:w="450" w:type="dxa"/>
                        <w:shd w:val="clear" w:color="auto" w:fill="DBEEF3"/>
                      </w:tcPr>
                      <w:p w14:paraId="027467B7" w14:textId="77777777" w:rsidR="002E35F5" w:rsidRDefault="002E35F5">
                        <w:pPr>
                          <w:pStyle w:val="TableParagraph"/>
                          <w:spacing w:before="102"/>
                          <w:ind w:left="2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2</w:t>
                        </w:r>
                      </w:p>
                    </w:tc>
                  </w:tr>
                  <w:tr w:rsidR="002E35F5" w14:paraId="704D23F3" w14:textId="77777777">
                    <w:trPr>
                      <w:trHeight w:val="402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214507E8" w14:textId="77777777" w:rsidR="002E35F5" w:rsidRDefault="002E35F5">
                        <w:pPr>
                          <w:pStyle w:val="TableParagraph"/>
                          <w:spacing w:before="108"/>
                          <w:ind w:left="2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3</w:t>
                        </w:r>
                      </w:p>
                    </w:tc>
                  </w:tr>
                  <w:tr w:rsidR="002E35F5" w14:paraId="09EC2ED6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5A6904DB" w14:textId="77777777" w:rsidR="002E35F5" w:rsidRDefault="002E35F5">
                        <w:pPr>
                          <w:pStyle w:val="TableParagraph"/>
                          <w:spacing w:before="105"/>
                          <w:ind w:left="2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4</w:t>
                        </w:r>
                      </w:p>
                    </w:tc>
                  </w:tr>
                  <w:tr w:rsidR="002E35F5" w14:paraId="1B2AB770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44CD8316" w14:textId="77777777" w:rsidR="002E35F5" w:rsidRDefault="002E35F5">
                        <w:pPr>
                          <w:pStyle w:val="TableParagraph"/>
                          <w:spacing w:before="106"/>
                          <w:ind w:left="2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5</w:t>
                        </w:r>
                      </w:p>
                    </w:tc>
                  </w:tr>
                  <w:tr w:rsidR="002E35F5" w14:paraId="3FE948FC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FBD7BB"/>
                      </w:tcPr>
                      <w:p w14:paraId="50CC125D" w14:textId="77777777" w:rsidR="002E35F5" w:rsidRDefault="002E35F5">
                        <w:pPr>
                          <w:pStyle w:val="TableParagraph"/>
                          <w:spacing w:before="106"/>
                          <w:ind w:left="2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6</w:t>
                        </w:r>
                      </w:p>
                    </w:tc>
                  </w:tr>
                  <w:tr w:rsidR="002E35F5" w14:paraId="20159907" w14:textId="77777777">
                    <w:trPr>
                      <w:trHeight w:val="356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73A1C529" w14:textId="77777777" w:rsidR="002E35F5" w:rsidRDefault="002E35F5">
                        <w:pPr>
                          <w:pStyle w:val="TableParagraph"/>
                          <w:spacing w:before="65"/>
                          <w:ind w:left="2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7</w:t>
                        </w:r>
                      </w:p>
                    </w:tc>
                  </w:tr>
                  <w:tr w:rsidR="002E35F5" w14:paraId="45425DCC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779C6101" w14:textId="77777777" w:rsidR="002E35F5" w:rsidRDefault="002E35F5">
                        <w:pPr>
                          <w:pStyle w:val="TableParagraph"/>
                          <w:spacing w:before="108"/>
                          <w:ind w:left="2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8</w:t>
                        </w:r>
                      </w:p>
                    </w:tc>
                  </w:tr>
                  <w:tr w:rsidR="002E35F5" w14:paraId="2D7DACE2" w14:textId="77777777">
                    <w:trPr>
                      <w:trHeight w:val="398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1E152D75" w14:textId="77777777" w:rsidR="002E35F5" w:rsidRDefault="002E35F5">
                        <w:pPr>
                          <w:pStyle w:val="TableParagraph"/>
                          <w:spacing w:before="109"/>
                          <w:ind w:left="2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9</w:t>
                        </w:r>
                      </w:p>
                    </w:tc>
                  </w:tr>
                  <w:tr w:rsidR="002E35F5" w14:paraId="3C6EC812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495E299A" w14:textId="77777777" w:rsidR="002E35F5" w:rsidRDefault="002E35F5">
                        <w:pPr>
                          <w:pStyle w:val="TableParagraph"/>
                          <w:spacing w:before="109"/>
                          <w:ind w:left="102" w:right="99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sz w:val="15"/>
                          </w:rPr>
                          <w:t>10</w:t>
                        </w:r>
                      </w:p>
                    </w:tc>
                  </w:tr>
                </w:tbl>
                <w:p w14:paraId="00FE2D30" w14:textId="77777777" w:rsidR="002E35F5" w:rsidRDefault="002E35F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PrChange w:id="2104" w:author="Patrick Tang" w:date="2021-06-25T17:28:00Z">
            <w:rPr/>
          </w:rPrChange>
        </w:rPr>
        <w:pict w14:anchorId="564F0263">
          <v:shape id="_x0000_s1124" type="#_x0000_t202" style="position:absolute;left:0;text-align:left;margin-left:335pt;margin-top:152.75pt;width:23.35pt;height:208.45pt;z-index:25160038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50"/>
                  </w:tblGrid>
                  <w:tr w:rsidR="002E35F5" w14:paraId="6F650187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690E9488" w14:textId="77777777" w:rsidR="002E35F5" w:rsidRDefault="002E35F5">
                        <w:pPr>
                          <w:pStyle w:val="TableParagraph"/>
                          <w:spacing w:before="109"/>
                          <w:ind w:right="156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1</w:t>
                        </w:r>
                      </w:p>
                    </w:tc>
                  </w:tr>
                  <w:tr w:rsidR="002E35F5" w14:paraId="2AF5A638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10F89194" w14:textId="77777777" w:rsidR="002E35F5" w:rsidRDefault="002E35F5">
                        <w:pPr>
                          <w:pStyle w:val="TableParagraph"/>
                          <w:spacing w:before="104"/>
                          <w:ind w:right="156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2</w:t>
                        </w:r>
                      </w:p>
                    </w:tc>
                  </w:tr>
                  <w:tr w:rsidR="002E35F5" w14:paraId="08EB5E92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2CF688D0" w14:textId="77777777" w:rsidR="002E35F5" w:rsidRDefault="002E35F5">
                        <w:pPr>
                          <w:pStyle w:val="TableParagraph"/>
                          <w:spacing w:before="111"/>
                          <w:ind w:right="156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3</w:t>
                        </w:r>
                      </w:p>
                    </w:tc>
                  </w:tr>
                  <w:tr w:rsidR="002E35F5" w14:paraId="7ED59764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4897B3B2" w14:textId="77777777" w:rsidR="002E35F5" w:rsidRDefault="002E35F5">
                        <w:pPr>
                          <w:pStyle w:val="TableParagraph"/>
                          <w:spacing w:before="105"/>
                          <w:ind w:right="156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4</w:t>
                        </w:r>
                      </w:p>
                    </w:tc>
                  </w:tr>
                  <w:tr w:rsidR="002E35F5" w14:paraId="09867DE1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631DCE76" w14:textId="77777777" w:rsidR="002E35F5" w:rsidRDefault="002E35F5">
                        <w:pPr>
                          <w:pStyle w:val="TableParagraph"/>
                          <w:spacing w:before="107"/>
                          <w:ind w:right="156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5</w:t>
                        </w:r>
                      </w:p>
                    </w:tc>
                  </w:tr>
                  <w:tr w:rsidR="002E35F5" w14:paraId="68B79C80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0797E1A1" w14:textId="77777777" w:rsidR="002E35F5" w:rsidRDefault="002E35F5">
                        <w:pPr>
                          <w:pStyle w:val="TableParagraph"/>
                          <w:spacing w:before="107"/>
                          <w:ind w:right="156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6</w:t>
                        </w:r>
                      </w:p>
                    </w:tc>
                  </w:tr>
                  <w:tr w:rsidR="002E35F5" w14:paraId="65A06CF8" w14:textId="77777777">
                    <w:trPr>
                      <w:trHeight w:val="356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FBD7BB"/>
                      </w:tcPr>
                      <w:p w14:paraId="66FBD17C" w14:textId="77777777" w:rsidR="002E35F5" w:rsidRDefault="002E35F5">
                        <w:pPr>
                          <w:pStyle w:val="TableParagraph"/>
                          <w:spacing w:before="65"/>
                          <w:ind w:right="156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7</w:t>
                        </w:r>
                      </w:p>
                    </w:tc>
                  </w:tr>
                  <w:tr w:rsidR="002E35F5" w14:paraId="38A6982D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568147A6" w14:textId="77777777" w:rsidR="002E35F5" w:rsidRDefault="002E35F5">
                        <w:pPr>
                          <w:pStyle w:val="TableParagraph"/>
                          <w:spacing w:before="108"/>
                          <w:ind w:right="156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8</w:t>
                        </w:r>
                      </w:p>
                    </w:tc>
                  </w:tr>
                  <w:tr w:rsidR="002E35F5" w14:paraId="3A577827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6A28CD43" w14:textId="77777777" w:rsidR="002E35F5" w:rsidRDefault="002E35F5">
                        <w:pPr>
                          <w:pStyle w:val="TableParagraph"/>
                          <w:spacing w:before="109"/>
                          <w:ind w:right="156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9</w:t>
                        </w:r>
                      </w:p>
                    </w:tc>
                  </w:tr>
                  <w:tr w:rsidR="002E35F5" w14:paraId="228E94A2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48A950D3" w14:textId="77777777" w:rsidR="002E35F5" w:rsidRDefault="002E35F5">
                        <w:pPr>
                          <w:pStyle w:val="TableParagraph"/>
                          <w:spacing w:before="109"/>
                          <w:ind w:right="120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sz w:val="15"/>
                          </w:rPr>
                          <w:t>10</w:t>
                        </w:r>
                      </w:p>
                    </w:tc>
                  </w:tr>
                </w:tbl>
                <w:p w14:paraId="52E8C67E" w14:textId="77777777" w:rsidR="002E35F5" w:rsidRDefault="002E35F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PrChange w:id="2105" w:author="Patrick Tang" w:date="2021-06-25T17:28:00Z">
            <w:rPr/>
          </w:rPrChange>
        </w:rPr>
        <w:pict w14:anchorId="301B77AB">
          <v:shape id="_x0000_s1123" type="#_x0000_t202" style="position:absolute;left:0;text-align:left;margin-left:362.3pt;margin-top:157.1pt;width:23.35pt;height:211pt;z-index:251601408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50"/>
                  </w:tblGrid>
                  <w:tr w:rsidR="002E35F5" w14:paraId="0024B959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5BBD16E8" w14:textId="77777777" w:rsidR="002E35F5" w:rsidRDefault="002E35F5">
                        <w:pPr>
                          <w:pStyle w:val="TableParagraph"/>
                          <w:spacing w:before="109"/>
                          <w:ind w:left="185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1</w:t>
                        </w:r>
                      </w:p>
                    </w:tc>
                  </w:tr>
                  <w:tr w:rsidR="002E35F5" w14:paraId="0F3C5594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1BE73080" w14:textId="77777777" w:rsidR="002E35F5" w:rsidRDefault="002E35F5">
                        <w:pPr>
                          <w:pStyle w:val="TableParagraph"/>
                          <w:spacing w:before="104"/>
                          <w:ind w:left="185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2</w:t>
                        </w:r>
                      </w:p>
                    </w:tc>
                  </w:tr>
                  <w:tr w:rsidR="002E35F5" w14:paraId="0F983E16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18ABBDAC" w14:textId="77777777" w:rsidR="002E35F5" w:rsidRDefault="002E35F5">
                        <w:pPr>
                          <w:pStyle w:val="TableParagraph"/>
                          <w:spacing w:before="111"/>
                          <w:ind w:left="185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3</w:t>
                        </w:r>
                      </w:p>
                    </w:tc>
                  </w:tr>
                  <w:tr w:rsidR="002E35F5" w14:paraId="39335A71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5E929A39" w14:textId="77777777" w:rsidR="002E35F5" w:rsidRDefault="002E35F5">
                        <w:pPr>
                          <w:pStyle w:val="TableParagraph"/>
                          <w:spacing w:before="105"/>
                          <w:ind w:left="185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4</w:t>
                        </w:r>
                      </w:p>
                    </w:tc>
                  </w:tr>
                  <w:tr w:rsidR="002E35F5" w14:paraId="5ACA5F1C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022183CF" w14:textId="77777777" w:rsidR="002E35F5" w:rsidRDefault="002E35F5">
                        <w:pPr>
                          <w:pStyle w:val="TableParagraph"/>
                          <w:spacing w:before="107"/>
                          <w:ind w:left="185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5</w:t>
                        </w:r>
                      </w:p>
                    </w:tc>
                  </w:tr>
                  <w:tr w:rsidR="002E35F5" w14:paraId="0B3C2130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20AF96E2" w14:textId="77777777" w:rsidR="002E35F5" w:rsidRDefault="002E35F5">
                        <w:pPr>
                          <w:pStyle w:val="TableParagraph"/>
                          <w:spacing w:before="107"/>
                          <w:ind w:left="185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6</w:t>
                        </w:r>
                      </w:p>
                    </w:tc>
                  </w:tr>
                  <w:tr w:rsidR="002E35F5" w14:paraId="3D8C4062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1CD1F40C" w14:textId="77777777" w:rsidR="002E35F5" w:rsidRDefault="002E35F5">
                        <w:pPr>
                          <w:pStyle w:val="TableParagraph"/>
                          <w:spacing w:before="115"/>
                          <w:ind w:left="185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7</w:t>
                        </w:r>
                      </w:p>
                    </w:tc>
                  </w:tr>
                  <w:tr w:rsidR="002E35F5" w14:paraId="28C7463E" w14:textId="77777777">
                    <w:trPr>
                      <w:trHeight w:val="398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FBD7BB"/>
                      </w:tcPr>
                      <w:p w14:paraId="488EC924" w14:textId="77777777" w:rsidR="002E35F5" w:rsidRDefault="002E35F5">
                        <w:pPr>
                          <w:pStyle w:val="TableParagraph"/>
                          <w:spacing w:before="108"/>
                          <w:ind w:left="185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8</w:t>
                        </w:r>
                      </w:p>
                    </w:tc>
                  </w:tr>
                  <w:tr w:rsidR="002E35F5" w14:paraId="15493200" w14:textId="77777777">
                    <w:trPr>
                      <w:trHeight w:val="398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7FDE7C08" w14:textId="77777777" w:rsidR="002E35F5" w:rsidRDefault="002E35F5">
                        <w:pPr>
                          <w:pStyle w:val="TableParagraph"/>
                          <w:spacing w:before="109"/>
                          <w:ind w:left="185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9</w:t>
                        </w:r>
                      </w:p>
                    </w:tc>
                  </w:tr>
                  <w:tr w:rsidR="002E35F5" w14:paraId="5FB062FE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340FDD7A" w14:textId="77777777" w:rsidR="002E35F5" w:rsidRDefault="002E35F5">
                        <w:pPr>
                          <w:pStyle w:val="TableParagraph"/>
                          <w:spacing w:before="109"/>
                          <w:ind w:left="13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sz w:val="15"/>
                          </w:rPr>
                          <w:t>10</w:t>
                        </w:r>
                      </w:p>
                    </w:tc>
                  </w:tr>
                </w:tbl>
                <w:p w14:paraId="0CD283AB" w14:textId="77777777" w:rsidR="002E35F5" w:rsidRDefault="002E35F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PrChange w:id="2106" w:author="Patrick Tang" w:date="2021-06-25T17:28:00Z">
            <w:rPr/>
          </w:rPrChange>
        </w:rPr>
        <w:pict w14:anchorId="28CA9D96">
          <v:shape id="_x0000_s1122" type="#_x0000_t202" style="position:absolute;left:0;text-align:left;margin-left:389.6pt;margin-top:163.85pt;width:23.35pt;height:208.45pt;z-index:25160243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50"/>
                  </w:tblGrid>
                  <w:tr w:rsidR="002E35F5" w14:paraId="399D96F4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5FA4354C" w14:textId="77777777" w:rsidR="002E35F5" w:rsidRDefault="002E35F5">
                        <w:pPr>
                          <w:pStyle w:val="TableParagraph"/>
                          <w:spacing w:before="109"/>
                          <w:ind w:left="30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1</w:t>
                        </w:r>
                      </w:p>
                    </w:tc>
                  </w:tr>
                  <w:tr w:rsidR="002E35F5" w14:paraId="4F0876B6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6DB4E029" w14:textId="77777777" w:rsidR="002E35F5" w:rsidRDefault="002E35F5">
                        <w:pPr>
                          <w:pStyle w:val="TableParagraph"/>
                          <w:spacing w:before="104"/>
                          <w:ind w:left="30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2</w:t>
                        </w:r>
                      </w:p>
                    </w:tc>
                  </w:tr>
                  <w:tr w:rsidR="002E35F5" w14:paraId="43A2F75E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12BEFAAA" w14:textId="77777777" w:rsidR="002E35F5" w:rsidRDefault="002E35F5">
                        <w:pPr>
                          <w:pStyle w:val="TableParagraph"/>
                          <w:spacing w:before="111"/>
                          <w:ind w:left="30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3</w:t>
                        </w:r>
                      </w:p>
                    </w:tc>
                  </w:tr>
                  <w:tr w:rsidR="002E35F5" w14:paraId="2620D077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5DF8A00C" w14:textId="77777777" w:rsidR="002E35F5" w:rsidRDefault="002E35F5">
                        <w:pPr>
                          <w:pStyle w:val="TableParagraph"/>
                          <w:spacing w:before="106"/>
                          <w:ind w:left="30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4</w:t>
                        </w:r>
                      </w:p>
                    </w:tc>
                  </w:tr>
                  <w:tr w:rsidR="002E35F5" w14:paraId="5A9F7CF0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53EA327B" w14:textId="77777777" w:rsidR="002E35F5" w:rsidRDefault="002E35F5">
                        <w:pPr>
                          <w:pStyle w:val="TableParagraph"/>
                          <w:spacing w:before="107"/>
                          <w:ind w:left="30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5</w:t>
                        </w:r>
                      </w:p>
                    </w:tc>
                  </w:tr>
                  <w:tr w:rsidR="002E35F5" w14:paraId="24C7E4E4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3388DE60" w14:textId="77777777" w:rsidR="002E35F5" w:rsidRDefault="002E35F5">
                        <w:pPr>
                          <w:pStyle w:val="TableParagraph"/>
                          <w:spacing w:before="107"/>
                          <w:ind w:left="30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6</w:t>
                        </w:r>
                      </w:p>
                    </w:tc>
                  </w:tr>
                  <w:tr w:rsidR="002E35F5" w14:paraId="00A9A864" w14:textId="77777777">
                    <w:trPr>
                      <w:trHeight w:val="356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23A4B467" w14:textId="77777777" w:rsidR="002E35F5" w:rsidRDefault="002E35F5">
                        <w:pPr>
                          <w:pStyle w:val="TableParagraph"/>
                          <w:spacing w:before="66"/>
                          <w:ind w:left="3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7</w:t>
                        </w:r>
                      </w:p>
                    </w:tc>
                  </w:tr>
                  <w:tr w:rsidR="002E35F5" w14:paraId="2E546CCE" w14:textId="77777777">
                    <w:trPr>
                      <w:trHeight w:val="398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07ADB70F" w14:textId="77777777" w:rsidR="002E35F5" w:rsidRDefault="002E35F5">
                        <w:pPr>
                          <w:pStyle w:val="TableParagraph"/>
                          <w:spacing w:before="108"/>
                          <w:ind w:left="3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8</w:t>
                        </w:r>
                      </w:p>
                    </w:tc>
                  </w:tr>
                  <w:tr w:rsidR="002E35F5" w14:paraId="3BB2DCBF" w14:textId="77777777">
                    <w:trPr>
                      <w:trHeight w:val="398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FBD7BB"/>
                      </w:tcPr>
                      <w:p w14:paraId="77DEDC35" w14:textId="77777777" w:rsidR="002E35F5" w:rsidRDefault="002E35F5">
                        <w:pPr>
                          <w:pStyle w:val="TableParagraph"/>
                          <w:spacing w:before="110"/>
                          <w:ind w:left="3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9</w:t>
                        </w:r>
                      </w:p>
                    </w:tc>
                  </w:tr>
                  <w:tr w:rsidR="002E35F5" w14:paraId="2E7350B6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57CB5471" w14:textId="77777777" w:rsidR="002E35F5" w:rsidRDefault="002E35F5">
                        <w:pPr>
                          <w:pStyle w:val="TableParagraph"/>
                          <w:spacing w:before="109"/>
                          <w:ind w:left="103" w:right="92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sz w:val="15"/>
                          </w:rPr>
                          <w:t>10</w:t>
                        </w:r>
                      </w:p>
                    </w:tc>
                  </w:tr>
                </w:tbl>
                <w:p w14:paraId="18EC31E8" w14:textId="77777777" w:rsidR="002E35F5" w:rsidRDefault="002E35F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PrChange w:id="2107" w:author="Patrick Tang" w:date="2021-06-25T17:28:00Z">
            <w:rPr/>
          </w:rPrChange>
        </w:rPr>
        <w:pict w14:anchorId="000C3B65">
          <v:shape id="_x0000_s1121" type="#_x0000_t202" style="position:absolute;left:0;text-align:left;margin-left:416.85pt;margin-top:168.2pt;width:23.35pt;height:211.05pt;z-index:25160345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50"/>
                  </w:tblGrid>
                  <w:tr w:rsidR="002E35F5" w14:paraId="30F0B8A9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0A9FD666" w14:textId="77777777" w:rsidR="002E35F5" w:rsidRDefault="002E35F5">
                        <w:pPr>
                          <w:pStyle w:val="TableParagraph"/>
                          <w:spacing w:before="110"/>
                          <w:ind w:left="3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1</w:t>
                        </w:r>
                      </w:p>
                    </w:tc>
                  </w:tr>
                  <w:tr w:rsidR="002E35F5" w14:paraId="0B251264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1DE8E850" w14:textId="77777777" w:rsidR="002E35F5" w:rsidRDefault="002E35F5">
                        <w:pPr>
                          <w:pStyle w:val="TableParagraph"/>
                          <w:spacing w:before="104"/>
                          <w:ind w:left="3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2</w:t>
                        </w:r>
                      </w:p>
                    </w:tc>
                  </w:tr>
                  <w:tr w:rsidR="002E35F5" w14:paraId="1F344782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283F4B30" w14:textId="77777777" w:rsidR="002E35F5" w:rsidRDefault="002E35F5">
                        <w:pPr>
                          <w:pStyle w:val="TableParagraph"/>
                          <w:spacing w:before="111"/>
                          <w:ind w:left="3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3</w:t>
                        </w:r>
                      </w:p>
                    </w:tc>
                  </w:tr>
                  <w:tr w:rsidR="002E35F5" w14:paraId="4E84FBAA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33A7FC40" w14:textId="77777777" w:rsidR="002E35F5" w:rsidRDefault="002E35F5">
                        <w:pPr>
                          <w:pStyle w:val="TableParagraph"/>
                          <w:spacing w:before="106"/>
                          <w:ind w:left="3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4</w:t>
                        </w:r>
                      </w:p>
                    </w:tc>
                  </w:tr>
                  <w:tr w:rsidR="002E35F5" w14:paraId="43086303" w14:textId="77777777">
                    <w:trPr>
                      <w:trHeight w:val="398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5EB78F7C" w14:textId="77777777" w:rsidR="002E35F5" w:rsidRDefault="002E35F5">
                        <w:pPr>
                          <w:pStyle w:val="TableParagraph"/>
                          <w:spacing w:before="107"/>
                          <w:ind w:left="3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5</w:t>
                        </w:r>
                      </w:p>
                    </w:tc>
                  </w:tr>
                  <w:tr w:rsidR="002E35F5" w14:paraId="152B3378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33CB3133" w14:textId="77777777" w:rsidR="002E35F5" w:rsidRDefault="002E35F5">
                        <w:pPr>
                          <w:pStyle w:val="TableParagraph"/>
                          <w:spacing w:before="107"/>
                          <w:ind w:left="3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6</w:t>
                        </w:r>
                      </w:p>
                    </w:tc>
                  </w:tr>
                  <w:tr w:rsidR="002E35F5" w14:paraId="12DB2C8F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35623014" w14:textId="77777777" w:rsidR="002E35F5" w:rsidRDefault="002E35F5">
                        <w:pPr>
                          <w:pStyle w:val="TableParagraph"/>
                          <w:spacing w:before="115"/>
                          <w:ind w:left="3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7</w:t>
                        </w:r>
                      </w:p>
                    </w:tc>
                  </w:tr>
                  <w:tr w:rsidR="002E35F5" w14:paraId="7C5349BA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7D4933C0" w14:textId="77777777" w:rsidR="002E35F5" w:rsidRDefault="002E35F5">
                        <w:pPr>
                          <w:pStyle w:val="TableParagraph"/>
                          <w:spacing w:before="108"/>
                          <w:ind w:left="3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8</w:t>
                        </w:r>
                      </w:p>
                    </w:tc>
                  </w:tr>
                  <w:tr w:rsidR="002E35F5" w14:paraId="1B44533B" w14:textId="77777777">
                    <w:trPr>
                      <w:trHeight w:val="398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224063E0" w14:textId="77777777" w:rsidR="002E35F5" w:rsidRDefault="002E35F5">
                        <w:pPr>
                          <w:pStyle w:val="TableParagraph"/>
                          <w:spacing w:before="110"/>
                          <w:ind w:left="33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9</w:t>
                        </w:r>
                      </w:p>
                    </w:tc>
                  </w:tr>
                  <w:tr w:rsidR="002E35F5" w14:paraId="6E0E8AEC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FBD7BB"/>
                      </w:tcPr>
                      <w:p w14:paraId="2739C385" w14:textId="77777777" w:rsidR="002E35F5" w:rsidRDefault="002E35F5">
                        <w:pPr>
                          <w:pStyle w:val="TableParagraph"/>
                          <w:spacing w:before="110"/>
                          <w:ind w:left="103" w:right="90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sz w:val="15"/>
                          </w:rPr>
                          <w:t>10</w:t>
                        </w:r>
                      </w:p>
                    </w:tc>
                  </w:tr>
                </w:tbl>
                <w:p w14:paraId="3EF4761F" w14:textId="77777777" w:rsidR="002E35F5" w:rsidRDefault="002E35F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2B1B5E" w:rsidRPr="00BE3340">
        <w:t>the</w:t>
      </w:r>
      <w:r w:rsidR="002B1B5E" w:rsidRPr="00A97774">
        <w:rPr>
          <w:spacing w:val="-7"/>
        </w:rPr>
        <w:t xml:space="preserve"> </w:t>
      </w:r>
      <w:r w:rsidR="002B1B5E" w:rsidRPr="00453F0F">
        <w:t>K-fold</w:t>
      </w:r>
      <w:r w:rsidR="002B1B5E" w:rsidRPr="00453F0F">
        <w:rPr>
          <w:spacing w:val="-7"/>
        </w:rPr>
        <w:t xml:space="preserve"> </w:t>
      </w:r>
      <w:r w:rsidR="002B1B5E" w:rsidRPr="00453F0F">
        <w:t>cross-validation</w:t>
      </w:r>
      <w:r w:rsidR="002B1B5E" w:rsidRPr="007F427F">
        <w:rPr>
          <w:spacing w:val="-8"/>
        </w:rPr>
        <w:t xml:space="preserve"> </w:t>
      </w:r>
      <w:r w:rsidR="002B1B5E" w:rsidRPr="007F427F">
        <w:t>is</w:t>
      </w:r>
      <w:r w:rsidR="002B1B5E" w:rsidRPr="002B568D">
        <w:rPr>
          <w:spacing w:val="-6"/>
        </w:rPr>
        <w:t xml:space="preserve"> </w:t>
      </w:r>
      <w:ins w:id="2108" w:author="Patrick Tang" w:date="2021-06-30T18:18:00Z">
        <w:r w:rsidR="00AA24F0">
          <w:rPr>
            <w:spacing w:val="-6"/>
          </w:rPr>
          <w:t xml:space="preserve">commonly </w:t>
        </w:r>
      </w:ins>
      <w:r w:rsidR="002B1B5E" w:rsidRPr="00FA1A45">
        <w:t>used</w:t>
      </w:r>
      <w:r w:rsidR="002B1B5E" w:rsidRPr="00AF7ECF">
        <w:rPr>
          <w:spacing w:val="-7"/>
        </w:rPr>
        <w:t xml:space="preserve"> </w:t>
      </w:r>
      <w:del w:id="2109" w:author="Patrick Tang" w:date="2021-06-30T18:18:00Z">
        <w:r w:rsidR="002B1B5E" w:rsidRPr="00AF7ECF" w:rsidDel="00AA24F0">
          <w:delText>widely</w:delText>
        </w:r>
        <w:r w:rsidR="002B1B5E" w:rsidRPr="00AF7ECF" w:rsidDel="00AA24F0">
          <w:rPr>
            <w:spacing w:val="-7"/>
          </w:rPr>
          <w:delText xml:space="preserve"> </w:delText>
        </w:r>
      </w:del>
      <w:del w:id="2110" w:author="Patrick Tang" w:date="2021-06-30T18:19:00Z">
        <w:r w:rsidR="002B1B5E" w:rsidRPr="00BE3340" w:rsidDel="00AA24F0">
          <w:delText>[29]</w:delText>
        </w:r>
      </w:del>
      <w:ins w:id="2111" w:author="Patrick Tang" w:date="2021-06-30T18:18:00Z">
        <w:r w:rsidR="00AA24F0">
          <w:t xml:space="preserve">as it can </w:t>
        </w:r>
      </w:ins>
      <w:ins w:id="2112" w:author="Patrick Tang" w:date="2021-06-30T18:19:00Z">
        <w:r w:rsidR="00AA24F0">
          <w:t xml:space="preserve">yield </w:t>
        </w:r>
      </w:ins>
      <w:ins w:id="2113" w:author="Patrick Tang" w:date="2021-06-30T18:18:00Z">
        <w:r w:rsidR="00AA24F0" w:rsidRPr="00E0687F">
          <w:t>optimal</w:t>
        </w:r>
        <w:r w:rsidR="00AA24F0" w:rsidRPr="00E0687F">
          <w:rPr>
            <w:spacing w:val="-6"/>
          </w:rPr>
          <w:t xml:space="preserve"> </w:t>
        </w:r>
        <w:r w:rsidR="00AA24F0" w:rsidRPr="00E0687F">
          <w:t>computational</w:t>
        </w:r>
        <w:r w:rsidR="00AA24F0" w:rsidRPr="00E0687F">
          <w:rPr>
            <w:spacing w:val="-7"/>
          </w:rPr>
          <w:t xml:space="preserve"> </w:t>
        </w:r>
        <w:r w:rsidR="00AA24F0" w:rsidRPr="00E0687F">
          <w:t>time and</w:t>
        </w:r>
        <w:r w:rsidR="00AA24F0" w:rsidRPr="00E0687F">
          <w:rPr>
            <w:spacing w:val="-13"/>
          </w:rPr>
          <w:t xml:space="preserve"> </w:t>
        </w:r>
        <w:r w:rsidR="00AA24F0" w:rsidRPr="00E0687F">
          <w:t>reliable</w:t>
        </w:r>
        <w:r w:rsidR="00AA24F0" w:rsidRPr="00E0687F">
          <w:rPr>
            <w:spacing w:val="-11"/>
          </w:rPr>
          <w:t xml:space="preserve"> </w:t>
        </w:r>
        <w:r w:rsidR="00AA24F0" w:rsidRPr="00E0687F">
          <w:t>variance</w:t>
        </w:r>
        <w:r w:rsidR="00AA24F0">
          <w:t xml:space="preserve"> </w:t>
        </w:r>
        <w:r w:rsidR="00AA24F0" w:rsidRPr="00E0687F">
          <w:t>[</w:t>
        </w:r>
      </w:ins>
      <w:ins w:id="2114" w:author="Patrick Tang" w:date="2021-06-30T18:19:00Z">
        <w:r w:rsidR="00AA24F0">
          <w:t xml:space="preserve">29, </w:t>
        </w:r>
      </w:ins>
      <w:ins w:id="2115" w:author="Patrick Tang" w:date="2021-06-30T18:18:00Z">
        <w:r w:rsidR="00AA24F0" w:rsidRPr="00E0687F">
          <w:t>57]</w:t>
        </w:r>
      </w:ins>
      <w:r w:rsidR="002B1B5E" w:rsidRPr="00AF7ECF">
        <w:t>.</w:t>
      </w:r>
      <w:r w:rsidR="002B1B5E" w:rsidRPr="00AF7ECF">
        <w:rPr>
          <w:spacing w:val="5"/>
        </w:rPr>
        <w:t xml:space="preserve"> </w:t>
      </w:r>
      <w:r w:rsidR="002B1B5E" w:rsidRPr="00AF7ECF">
        <w:t>In</w:t>
      </w:r>
      <w:r w:rsidR="002B1B5E" w:rsidRPr="00BE3340">
        <w:rPr>
          <w:spacing w:val="-7"/>
        </w:rPr>
        <w:t xml:space="preserve"> </w:t>
      </w:r>
      <w:r w:rsidR="002B1B5E" w:rsidRPr="00BE3340">
        <w:t>this</w:t>
      </w:r>
      <w:r w:rsidR="002B1B5E" w:rsidRPr="00BE3340">
        <w:rPr>
          <w:spacing w:val="-7"/>
        </w:rPr>
        <w:t xml:space="preserve"> </w:t>
      </w:r>
      <w:r w:rsidR="002B1B5E" w:rsidRPr="00BE3340">
        <w:rPr>
          <w:spacing w:val="-3"/>
        </w:rPr>
        <w:t>study</w:t>
      </w:r>
      <w:del w:id="2116" w:author="Patrick Tang" w:date="2021-06-30T18:10:00Z">
        <w:r w:rsidR="002B1B5E" w:rsidRPr="00BE3340" w:rsidDel="0044780F">
          <w:rPr>
            <w:spacing w:val="-3"/>
          </w:rPr>
          <w:delText>.</w:delText>
        </w:r>
        <w:r w:rsidR="002B1B5E" w:rsidRPr="00BE3340" w:rsidDel="0044780F">
          <w:rPr>
            <w:spacing w:val="5"/>
          </w:rPr>
          <w:delText xml:space="preserve"> </w:delText>
        </w:r>
      </w:del>
      <w:ins w:id="2117" w:author="Patrick Tang" w:date="2021-06-30T18:10:00Z">
        <w:r w:rsidR="0044780F">
          <w:rPr>
            <w:spacing w:val="-3"/>
          </w:rPr>
          <w:t>,</w:t>
        </w:r>
        <w:r w:rsidR="0044780F" w:rsidRPr="00AF7ECF">
          <w:rPr>
            <w:spacing w:val="5"/>
          </w:rPr>
          <w:t xml:space="preserve"> </w:t>
        </w:r>
      </w:ins>
      <w:r w:rsidR="002B1B5E" w:rsidRPr="00AF7ECF">
        <w:t>a</w:t>
      </w:r>
      <w:r w:rsidR="002B1B5E" w:rsidRPr="00AF7ECF">
        <w:rPr>
          <w:spacing w:val="-7"/>
        </w:rPr>
        <w:t xml:space="preserve"> </w:t>
      </w:r>
      <w:r w:rsidR="002B1B5E" w:rsidRPr="00BE3340">
        <w:t>ten-fold</w:t>
      </w:r>
      <w:r w:rsidR="002B1B5E" w:rsidRPr="00BE3340">
        <w:rPr>
          <w:spacing w:val="-6"/>
        </w:rPr>
        <w:t xml:space="preserve"> </w:t>
      </w:r>
      <w:r w:rsidR="002B1B5E" w:rsidRPr="00BE3340">
        <w:t>cross-validation</w:t>
      </w:r>
      <w:r w:rsidR="002B1B5E" w:rsidRPr="00BE3340">
        <w:rPr>
          <w:spacing w:val="-8"/>
        </w:rPr>
        <w:t xml:space="preserve"> </w:t>
      </w:r>
      <w:r w:rsidR="002B1B5E" w:rsidRPr="00BE3340">
        <w:t>approach</w:t>
      </w:r>
      <w:r w:rsidR="002B1B5E" w:rsidRPr="00BE3340">
        <w:rPr>
          <w:spacing w:val="-7"/>
        </w:rPr>
        <w:t xml:space="preserve"> </w:t>
      </w:r>
      <w:del w:id="2118" w:author="Patrick Tang" w:date="2021-06-30T18:10:00Z">
        <w:r w:rsidR="002B1B5E" w:rsidRPr="00BE3340" w:rsidDel="0044780F">
          <w:delText>is</w:delText>
        </w:r>
        <w:r w:rsidR="002B1B5E" w:rsidRPr="00BE3340" w:rsidDel="0044780F">
          <w:rPr>
            <w:spacing w:val="-7"/>
          </w:rPr>
          <w:delText xml:space="preserve"> </w:delText>
        </w:r>
      </w:del>
      <w:ins w:id="2119" w:author="Patrick Tang" w:date="2021-06-30T18:10:00Z">
        <w:r w:rsidR="0044780F">
          <w:t>wa</w:t>
        </w:r>
        <w:r w:rsidR="0044780F" w:rsidRPr="00AF7ECF">
          <w:t>s</w:t>
        </w:r>
        <w:r w:rsidR="0044780F" w:rsidRPr="00AF7ECF">
          <w:rPr>
            <w:spacing w:val="-7"/>
          </w:rPr>
          <w:t xml:space="preserve"> </w:t>
        </w:r>
      </w:ins>
      <w:r w:rsidR="002B1B5E" w:rsidRPr="00AF7ECF">
        <w:t>applied to</w:t>
      </w:r>
      <w:r w:rsidR="002B1B5E" w:rsidRPr="00BE3340">
        <w:rPr>
          <w:spacing w:val="-7"/>
        </w:rPr>
        <w:t xml:space="preserve"> </w:t>
      </w:r>
      <w:r w:rsidR="002B1B5E" w:rsidRPr="00BE3340">
        <w:t>assess</w:t>
      </w:r>
      <w:r w:rsidR="002B1B5E" w:rsidRPr="00BE3340">
        <w:rPr>
          <w:spacing w:val="-7"/>
        </w:rPr>
        <w:t xml:space="preserve"> </w:t>
      </w:r>
      <w:r w:rsidR="002B1B5E" w:rsidRPr="00BE3340">
        <w:t>model</w:t>
      </w:r>
      <w:r w:rsidR="002B1B5E" w:rsidRPr="00BE3340">
        <w:rPr>
          <w:spacing w:val="-7"/>
        </w:rPr>
        <w:t xml:space="preserve"> </w:t>
      </w:r>
      <w:r w:rsidR="002B1B5E" w:rsidRPr="00BE3340">
        <w:t>performance</w:t>
      </w:r>
      <w:r w:rsidR="002B1B5E" w:rsidRPr="00BE3340">
        <w:rPr>
          <w:spacing w:val="-6"/>
        </w:rPr>
        <w:t xml:space="preserve"> </w:t>
      </w:r>
      <w:del w:id="2120" w:author="Patrick Tang" w:date="2021-06-30T18:10:00Z">
        <w:r w:rsidR="002B1B5E" w:rsidRPr="00BE3340" w:rsidDel="0044780F">
          <w:delText>in</w:delText>
        </w:r>
        <w:r w:rsidR="002B1B5E" w:rsidRPr="00BE3340" w:rsidDel="0044780F">
          <w:rPr>
            <w:spacing w:val="-7"/>
          </w:rPr>
          <w:delText xml:space="preserve"> </w:delText>
        </w:r>
        <w:r w:rsidR="002B1B5E" w:rsidRPr="00BE3340" w:rsidDel="0044780F">
          <w:delText>this</w:delText>
        </w:r>
        <w:r w:rsidR="002B1B5E" w:rsidRPr="00BE3340" w:rsidDel="0044780F">
          <w:rPr>
            <w:spacing w:val="-7"/>
          </w:rPr>
          <w:delText xml:space="preserve"> </w:delText>
        </w:r>
        <w:r w:rsidR="002B1B5E" w:rsidRPr="00BE3340" w:rsidDel="0044780F">
          <w:delText>study</w:delText>
        </w:r>
        <w:r w:rsidR="002B1B5E" w:rsidRPr="00BE3340" w:rsidDel="0044780F">
          <w:rPr>
            <w:spacing w:val="-7"/>
          </w:rPr>
          <w:delText xml:space="preserve"> </w:delText>
        </w:r>
        <w:r w:rsidR="002B1B5E" w:rsidRPr="00BE3340" w:rsidDel="0044780F">
          <w:delText>(</w:delText>
        </w:r>
      </w:del>
      <w:ins w:id="2121" w:author="Patrick Tang" w:date="2021-06-30T18:11:00Z">
        <w:r w:rsidR="00AA24F0">
          <w:t xml:space="preserve">as shown in </w:t>
        </w:r>
      </w:ins>
      <w:del w:id="2122" w:author="Patrick Tang" w:date="2021-06-30T18:11:00Z">
        <w:r w:rsidR="002B1B5E" w:rsidRPr="00AF7ECF" w:rsidDel="0044780F">
          <w:delText>shown</w:delText>
        </w:r>
        <w:r w:rsidR="002B1B5E" w:rsidRPr="00AF7ECF" w:rsidDel="0044780F">
          <w:rPr>
            <w:spacing w:val="-6"/>
          </w:rPr>
          <w:delText xml:space="preserve"> </w:delText>
        </w:r>
        <w:r w:rsidR="002B1B5E" w:rsidRPr="00AF7ECF" w:rsidDel="0044780F">
          <w:delText>in</w:delText>
        </w:r>
        <w:r w:rsidR="002B1B5E" w:rsidRPr="00BE3340" w:rsidDel="0044780F">
          <w:rPr>
            <w:spacing w:val="-7"/>
          </w:rPr>
          <w:delText xml:space="preserve"> </w:delText>
        </w:r>
      </w:del>
      <w:r w:rsidR="002B1B5E" w:rsidRPr="00BE3340">
        <w:t>Figure</w:t>
      </w:r>
      <w:r w:rsidR="002B1B5E" w:rsidRPr="00BE3340">
        <w:rPr>
          <w:spacing w:val="-7"/>
        </w:rPr>
        <w:t xml:space="preserve"> </w:t>
      </w:r>
      <w:r w:rsidR="002B1B5E" w:rsidRPr="00BE3340">
        <w:t>8</w:t>
      </w:r>
      <w:del w:id="2123" w:author="Patrick Tang" w:date="2021-06-30T18:10:00Z">
        <w:r w:rsidR="002B1B5E" w:rsidRPr="00BE3340" w:rsidDel="0044780F">
          <w:delText>)</w:delText>
        </w:r>
      </w:del>
      <w:del w:id="2124" w:author="Patrick Tang" w:date="2021-06-30T18:11:00Z">
        <w:r w:rsidR="002B1B5E" w:rsidRPr="00BE3340" w:rsidDel="0044780F">
          <w:delText>,</w:delText>
        </w:r>
      </w:del>
      <w:del w:id="2125" w:author="Patrick Tang" w:date="2021-06-30T18:18:00Z">
        <w:r w:rsidR="002B1B5E" w:rsidRPr="00BE3340" w:rsidDel="00AA24F0">
          <w:rPr>
            <w:spacing w:val="-7"/>
          </w:rPr>
          <w:delText xml:space="preserve"> </w:delText>
        </w:r>
      </w:del>
      <w:del w:id="2126" w:author="Patrick Tang" w:date="2021-06-30T18:11:00Z">
        <w:r w:rsidR="002B1B5E" w:rsidRPr="00BE3340" w:rsidDel="0044780F">
          <w:delText>which</w:delText>
        </w:r>
        <w:r w:rsidR="002B1B5E" w:rsidRPr="00BE3340" w:rsidDel="0044780F">
          <w:rPr>
            <w:spacing w:val="-6"/>
          </w:rPr>
          <w:delText xml:space="preserve"> </w:delText>
        </w:r>
      </w:del>
      <w:del w:id="2127" w:author="Patrick Tang" w:date="2021-06-30T18:17:00Z">
        <w:r w:rsidR="002B1B5E" w:rsidRPr="00BE3340" w:rsidDel="00AA24F0">
          <w:delText>yield</w:delText>
        </w:r>
      </w:del>
      <w:del w:id="2128" w:author="Patrick Tang" w:date="2021-06-30T18:11:00Z">
        <w:r w:rsidR="002B1B5E" w:rsidRPr="00BE3340" w:rsidDel="0044780F">
          <w:delText>s</w:delText>
        </w:r>
      </w:del>
      <w:del w:id="2129" w:author="Patrick Tang" w:date="2021-06-30T18:17:00Z">
        <w:r w:rsidR="002B1B5E" w:rsidRPr="00BE3340" w:rsidDel="00AA24F0">
          <w:rPr>
            <w:spacing w:val="-7"/>
          </w:rPr>
          <w:delText xml:space="preserve"> </w:delText>
        </w:r>
      </w:del>
      <w:del w:id="2130" w:author="Patrick Tang" w:date="2021-06-30T18:11:00Z">
        <w:r w:rsidR="002B1B5E" w:rsidRPr="00BE3340" w:rsidDel="0044780F">
          <w:delText>the</w:delText>
        </w:r>
        <w:r w:rsidR="002B1B5E" w:rsidRPr="00BE3340" w:rsidDel="0044780F">
          <w:rPr>
            <w:spacing w:val="-7"/>
          </w:rPr>
          <w:delText xml:space="preserve"> </w:delText>
        </w:r>
      </w:del>
      <w:del w:id="2131" w:author="Patrick Tang" w:date="2021-06-30T18:18:00Z">
        <w:r w:rsidR="002B1B5E" w:rsidRPr="00BE3340" w:rsidDel="00AA24F0">
          <w:delText>optimal</w:delText>
        </w:r>
        <w:r w:rsidR="002B1B5E" w:rsidRPr="00BE3340" w:rsidDel="00AA24F0">
          <w:rPr>
            <w:spacing w:val="-6"/>
          </w:rPr>
          <w:delText xml:space="preserve"> </w:delText>
        </w:r>
        <w:r w:rsidR="002B1B5E" w:rsidRPr="00BE3340" w:rsidDel="00AA24F0">
          <w:delText>computational</w:delText>
        </w:r>
        <w:r w:rsidR="002B1B5E" w:rsidRPr="00BE3340" w:rsidDel="00AA24F0">
          <w:rPr>
            <w:spacing w:val="-7"/>
          </w:rPr>
          <w:delText xml:space="preserve"> </w:delText>
        </w:r>
        <w:r w:rsidR="002B1B5E" w:rsidRPr="00BE3340" w:rsidDel="00AA24F0">
          <w:delText>time and</w:delText>
        </w:r>
        <w:r w:rsidR="002B1B5E" w:rsidRPr="00BE3340" w:rsidDel="00AA24F0">
          <w:rPr>
            <w:spacing w:val="-13"/>
          </w:rPr>
          <w:delText xml:space="preserve"> </w:delText>
        </w:r>
        <w:r w:rsidR="002B1B5E" w:rsidRPr="00BE3340" w:rsidDel="00AA24F0">
          <w:delText>reliable</w:delText>
        </w:r>
        <w:r w:rsidR="002B1B5E" w:rsidRPr="00BE3340" w:rsidDel="00AA24F0">
          <w:rPr>
            <w:spacing w:val="-11"/>
          </w:rPr>
          <w:delText xml:space="preserve"> </w:delText>
        </w:r>
        <w:r w:rsidR="002B1B5E" w:rsidRPr="00BE3340" w:rsidDel="00AA24F0">
          <w:delText>variance</w:delText>
        </w:r>
        <w:r w:rsidR="002B1B5E" w:rsidRPr="00BE3340" w:rsidDel="00AA24F0">
          <w:rPr>
            <w:spacing w:val="-12"/>
          </w:rPr>
          <w:delText xml:space="preserve"> </w:delText>
        </w:r>
        <w:r w:rsidR="002B1B5E" w:rsidRPr="00BE3340" w:rsidDel="00AA24F0">
          <w:delText>confirmed</w:delText>
        </w:r>
        <w:r w:rsidR="002B1B5E" w:rsidRPr="00BE3340" w:rsidDel="00AA24F0">
          <w:rPr>
            <w:spacing w:val="-12"/>
          </w:rPr>
          <w:delText xml:space="preserve"> </w:delText>
        </w:r>
        <w:r w:rsidR="002B1B5E" w:rsidRPr="00BE3340" w:rsidDel="00AA24F0">
          <w:delText>by</w:delText>
        </w:r>
        <w:r w:rsidR="002B1B5E" w:rsidRPr="00BE3340" w:rsidDel="00AA24F0">
          <w:rPr>
            <w:spacing w:val="-11"/>
          </w:rPr>
          <w:delText xml:space="preserve"> </w:delText>
        </w:r>
        <w:r w:rsidR="002B1B5E" w:rsidRPr="00BE3340" w:rsidDel="00AA24F0">
          <w:rPr>
            <w:spacing w:val="-3"/>
          </w:rPr>
          <w:delText>Kohavi</w:delText>
        </w:r>
        <w:r w:rsidR="002B1B5E" w:rsidRPr="00BE3340" w:rsidDel="00AA24F0">
          <w:rPr>
            <w:spacing w:val="-12"/>
          </w:rPr>
          <w:delText xml:space="preserve"> </w:delText>
        </w:r>
        <w:r w:rsidR="002B1B5E" w:rsidRPr="00BE3340" w:rsidDel="00AA24F0">
          <w:delText>[57]</w:delText>
        </w:r>
      </w:del>
      <w:r w:rsidR="002B1B5E" w:rsidRPr="00BE3340">
        <w:t>.</w:t>
      </w:r>
      <w:r w:rsidR="002B1B5E" w:rsidRPr="00BE3340">
        <w:rPr>
          <w:spacing w:val="3"/>
        </w:rPr>
        <w:t xml:space="preserve"> </w:t>
      </w:r>
      <w:r w:rsidR="002B1B5E" w:rsidRPr="00BE3340">
        <w:t>The</w:t>
      </w:r>
      <w:r w:rsidR="002B1B5E" w:rsidRPr="00BE3340">
        <w:rPr>
          <w:spacing w:val="-12"/>
        </w:rPr>
        <w:t xml:space="preserve"> </w:t>
      </w:r>
      <w:del w:id="2132" w:author="Patrick Tang" w:date="2021-06-30T18:23:00Z">
        <w:r w:rsidR="002B1B5E" w:rsidRPr="00BE3340" w:rsidDel="00AA24F0">
          <w:delText>empirical</w:delText>
        </w:r>
        <w:r w:rsidR="002B1B5E" w:rsidRPr="00BE3340" w:rsidDel="00AA24F0">
          <w:rPr>
            <w:spacing w:val="-12"/>
          </w:rPr>
          <w:delText xml:space="preserve"> </w:delText>
        </w:r>
      </w:del>
      <w:r w:rsidR="002B1B5E" w:rsidRPr="00BE3340">
        <w:t>dataset</w:t>
      </w:r>
      <w:r w:rsidR="002B1B5E" w:rsidRPr="00BE3340">
        <w:rPr>
          <w:spacing w:val="-11"/>
        </w:rPr>
        <w:t xml:space="preserve"> </w:t>
      </w:r>
      <w:ins w:id="2133" w:author="Patrick Tang" w:date="2021-06-30T18:20:00Z">
        <w:r w:rsidR="00AA24F0">
          <w:t>wa</w:t>
        </w:r>
      </w:ins>
      <w:del w:id="2134" w:author="Patrick Tang" w:date="2021-06-30T18:20:00Z">
        <w:r w:rsidR="002B1B5E" w:rsidRPr="00AF7ECF" w:rsidDel="00AA24F0">
          <w:delText>i</w:delText>
        </w:r>
      </w:del>
      <w:r w:rsidR="002B1B5E" w:rsidRPr="00AF7ECF">
        <w:t>s</w:t>
      </w:r>
      <w:r w:rsidR="002B1B5E" w:rsidRPr="00AF7ECF">
        <w:rPr>
          <w:spacing w:val="-12"/>
        </w:rPr>
        <w:t xml:space="preserve"> </w:t>
      </w:r>
      <w:r w:rsidR="002B1B5E" w:rsidRPr="00BE3340">
        <w:t>split</w:t>
      </w:r>
      <w:r w:rsidR="002B1B5E" w:rsidRPr="00BE3340">
        <w:rPr>
          <w:spacing w:val="-11"/>
        </w:rPr>
        <w:t xml:space="preserve"> </w:t>
      </w:r>
      <w:ins w:id="2135" w:author="Patrick Tang" w:date="2021-06-30T18:23:00Z">
        <w:r w:rsidR="00AA24F0">
          <w:rPr>
            <w:spacing w:val="-11"/>
          </w:rPr>
          <w:t xml:space="preserve">randomly </w:t>
        </w:r>
      </w:ins>
      <w:r w:rsidR="002B1B5E" w:rsidRPr="00AF7ECF">
        <w:t>into</w:t>
      </w:r>
      <w:r w:rsidR="002B1B5E" w:rsidRPr="00AF7ECF">
        <w:rPr>
          <w:spacing w:val="-11"/>
        </w:rPr>
        <w:t xml:space="preserve"> </w:t>
      </w:r>
      <w:r w:rsidR="002B1B5E" w:rsidRPr="00AF7ECF">
        <w:t>10</w:t>
      </w:r>
      <w:r w:rsidR="002B1B5E" w:rsidRPr="00BE3340">
        <w:rPr>
          <w:spacing w:val="-12"/>
        </w:rPr>
        <w:t xml:space="preserve"> </w:t>
      </w:r>
      <w:r w:rsidR="002B1B5E" w:rsidRPr="00BE3340">
        <w:t>equal-size</w:t>
      </w:r>
      <w:r w:rsidR="002B1B5E" w:rsidRPr="00BE3340">
        <w:rPr>
          <w:spacing w:val="-12"/>
        </w:rPr>
        <w:t xml:space="preserve"> </w:t>
      </w:r>
      <w:r w:rsidR="002B1B5E" w:rsidRPr="00BE3340">
        <w:t>subsets</w:t>
      </w:r>
      <w:r w:rsidR="002B1B5E" w:rsidRPr="00BE3340">
        <w:rPr>
          <w:spacing w:val="-12"/>
        </w:rPr>
        <w:t xml:space="preserve"> </w:t>
      </w:r>
      <w:r w:rsidR="002B1B5E" w:rsidRPr="00BE3340">
        <w:t xml:space="preserve">with a similar distribution. </w:t>
      </w:r>
      <w:ins w:id="2136" w:author="Patrick Tang" w:date="2021-06-30T18:26:00Z">
        <w:r w:rsidR="00AA24F0">
          <w:t xml:space="preserve">In each </w:t>
        </w:r>
      </w:ins>
      <w:ins w:id="2137" w:author="Patrick Tang" w:date="2021-06-30T18:28:00Z">
        <w:r w:rsidR="0013663F">
          <w:t xml:space="preserve">validation </w:t>
        </w:r>
      </w:ins>
      <w:ins w:id="2138" w:author="Patrick Tang" w:date="2021-06-30T18:26:00Z">
        <w:r w:rsidR="00AA24F0">
          <w:t xml:space="preserve">process, </w:t>
        </w:r>
      </w:ins>
      <w:ins w:id="2139" w:author="Patrick Tang" w:date="2021-06-30T18:24:00Z">
        <w:r w:rsidR="00AA24F0">
          <w:t xml:space="preserve">nine of </w:t>
        </w:r>
      </w:ins>
      <w:ins w:id="2140" w:author="Patrick Tang" w:date="2021-06-30T18:29:00Z">
        <w:r w:rsidR="0013663F">
          <w:t>the subsets</w:t>
        </w:r>
      </w:ins>
      <w:ins w:id="2141" w:author="Patrick Tang" w:date="2021-06-30T18:24:00Z">
        <w:r w:rsidR="00AA24F0">
          <w:t xml:space="preserve"> were</w:t>
        </w:r>
      </w:ins>
      <w:ins w:id="2142" w:author="Patrick Tang" w:date="2021-06-30T18:25:00Z">
        <w:r w:rsidR="00AA24F0">
          <w:t xml:space="preserve"> used</w:t>
        </w:r>
      </w:ins>
      <w:ins w:id="2143" w:author="Patrick Tang" w:date="2021-06-30T18:24:00Z">
        <w:r w:rsidR="00AA24F0">
          <w:t xml:space="preserve"> for training and the rest for testing</w:t>
        </w:r>
      </w:ins>
      <w:ins w:id="2144" w:author="Patrick Tang" w:date="2021-06-30T18:25:00Z">
        <w:r w:rsidR="0013663F">
          <w:t>.</w:t>
        </w:r>
        <w:r w:rsidR="00AA24F0">
          <w:t xml:space="preserve"> </w:t>
        </w:r>
        <w:r w:rsidR="0013663F">
          <w:t>T</w:t>
        </w:r>
        <w:r w:rsidR="00AA24F0">
          <w:t xml:space="preserve">he process </w:t>
        </w:r>
      </w:ins>
      <w:ins w:id="2145" w:author="Patrick Tang" w:date="2021-06-30T18:28:00Z">
        <w:r w:rsidR="0013663F">
          <w:t xml:space="preserve">was </w:t>
        </w:r>
      </w:ins>
      <w:del w:id="2146" w:author="Patrick Tang" w:date="2021-06-30T18:25:00Z">
        <w:r w:rsidR="002B1B5E" w:rsidRPr="00AF7ECF" w:rsidDel="00AA24F0">
          <w:delText xml:space="preserve">After that, training-tests perform </w:delText>
        </w:r>
      </w:del>
      <w:r w:rsidR="002B1B5E" w:rsidRPr="00AF7ECF">
        <w:t>repeated</w:t>
      </w:r>
      <w:del w:id="2147" w:author="Patrick Tang" w:date="2021-06-30T18:25:00Z">
        <w:r w:rsidR="002B1B5E" w:rsidRPr="00AF7ECF" w:rsidDel="00AA24F0">
          <w:delText>l</w:delText>
        </w:r>
        <w:r w:rsidR="002B1B5E" w:rsidRPr="00BE3340" w:rsidDel="00AA24F0">
          <w:delText>y</w:delText>
        </w:r>
      </w:del>
      <w:r w:rsidR="002B1B5E" w:rsidRPr="00BE3340">
        <w:t xml:space="preserve"> </w:t>
      </w:r>
      <w:del w:id="2148" w:author="Patrick Tang" w:date="2021-06-30T18:25:00Z">
        <w:r w:rsidR="002B1B5E" w:rsidRPr="00BE3340" w:rsidDel="00AA24F0">
          <w:delText xml:space="preserve">for </w:delText>
        </w:r>
      </w:del>
      <w:r w:rsidR="002B1B5E" w:rsidRPr="00BE3340">
        <w:t xml:space="preserve">10 times </w:t>
      </w:r>
      <w:del w:id="2149" w:author="Patrick Tang" w:date="2021-06-30T18:25:00Z">
        <w:r w:rsidR="002B1B5E" w:rsidRPr="00BE3340" w:rsidDel="00AA24F0">
          <w:delText xml:space="preserve">using a different subset </w:delText>
        </w:r>
        <w:r w:rsidR="002B1B5E" w:rsidRPr="00BE3340" w:rsidDel="00AA24F0">
          <w:rPr>
            <w:spacing w:val="-8"/>
          </w:rPr>
          <w:delText xml:space="preserve">as </w:delText>
        </w:r>
        <w:r w:rsidR="002B1B5E" w:rsidRPr="00BE3340" w:rsidDel="00AA24F0">
          <w:delText>the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test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set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and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the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remaining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subsets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as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the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training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set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in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each</w:delText>
        </w:r>
        <w:r w:rsidR="002B1B5E" w:rsidRPr="00BE3340" w:rsidDel="00AA24F0">
          <w:rPr>
            <w:spacing w:val="-5"/>
          </w:rPr>
          <w:delText xml:space="preserve"> </w:delText>
        </w:r>
        <w:r w:rsidR="002B1B5E" w:rsidRPr="00BE3340" w:rsidDel="00AA24F0">
          <w:delText>time</w:delText>
        </w:r>
        <w:r w:rsidR="002B1B5E" w:rsidRPr="00BE3340" w:rsidDel="00AA24F0">
          <w:rPr>
            <w:spacing w:val="-5"/>
          </w:rPr>
          <w:delText xml:space="preserve"> </w:delText>
        </w:r>
      </w:del>
      <w:r w:rsidR="002B1B5E" w:rsidRPr="00BE3340">
        <w:t>[58].</w:t>
      </w:r>
      <w:r w:rsidR="002B1B5E" w:rsidRPr="00BE3340">
        <w:rPr>
          <w:spacing w:val="8"/>
        </w:rPr>
        <w:t xml:space="preserve"> </w:t>
      </w:r>
      <w:r w:rsidR="002B1B5E" w:rsidRPr="00BE3340">
        <w:t>The</w:t>
      </w:r>
      <w:r w:rsidR="002B1B5E" w:rsidRPr="00BE3340">
        <w:rPr>
          <w:spacing w:val="-5"/>
        </w:rPr>
        <w:t xml:space="preserve"> </w:t>
      </w:r>
      <w:r w:rsidR="002B1B5E" w:rsidRPr="00BE3340">
        <w:t>average</w:t>
      </w:r>
      <w:r w:rsidR="002B1B5E" w:rsidRPr="00BE3340">
        <w:rPr>
          <w:spacing w:val="-5"/>
        </w:rPr>
        <w:t xml:space="preserve"> </w:t>
      </w:r>
      <w:r w:rsidR="002B1B5E" w:rsidRPr="00BE3340">
        <w:t>accuracy</w:t>
      </w:r>
      <w:r w:rsidR="002B1B5E" w:rsidRPr="00BE3340">
        <w:rPr>
          <w:spacing w:val="-5"/>
        </w:rPr>
        <w:t xml:space="preserve"> </w:t>
      </w:r>
      <w:ins w:id="2150" w:author="Patrick Tang" w:date="2021-06-30T18:29:00Z">
        <w:r w:rsidR="0013663F">
          <w:t>after</w:t>
        </w:r>
      </w:ins>
      <w:del w:id="2151" w:author="Patrick Tang" w:date="2021-06-30T18:29:00Z">
        <w:r w:rsidR="002B1B5E" w:rsidRPr="00AF7ECF" w:rsidDel="0013663F">
          <w:delText>in</w:delText>
        </w:r>
      </w:del>
      <w:r w:rsidR="002B1B5E" w:rsidRPr="00AF7ECF">
        <w:rPr>
          <w:spacing w:val="-5"/>
        </w:rPr>
        <w:t xml:space="preserve"> </w:t>
      </w:r>
      <w:r w:rsidR="002B1B5E" w:rsidRPr="00BE3340">
        <w:t>10</w:t>
      </w:r>
      <w:r w:rsidR="002B1B5E" w:rsidRPr="00BE3340">
        <w:rPr>
          <w:spacing w:val="-5"/>
        </w:rPr>
        <w:t xml:space="preserve"> </w:t>
      </w:r>
      <w:r w:rsidR="002B1B5E" w:rsidRPr="00BE3340">
        <w:t xml:space="preserve">times validation </w:t>
      </w:r>
      <w:ins w:id="2152" w:author="Patrick Tang" w:date="2021-06-30T18:29:00Z">
        <w:r w:rsidR="0013663F">
          <w:t>wa</w:t>
        </w:r>
      </w:ins>
      <w:del w:id="2153" w:author="Patrick Tang" w:date="2021-06-30T18:29:00Z">
        <w:r w:rsidR="002B1B5E" w:rsidRPr="00AF7ECF" w:rsidDel="0013663F">
          <w:delText>i</w:delText>
        </w:r>
      </w:del>
      <w:r w:rsidR="002B1B5E" w:rsidRPr="00AF7ECF">
        <w:t xml:space="preserve">s </w:t>
      </w:r>
      <w:del w:id="2154" w:author="Patrick Tang" w:date="2021-06-30T18:29:00Z">
        <w:r w:rsidR="002B1B5E" w:rsidRPr="00AF7ECF" w:rsidDel="0013663F">
          <w:delText xml:space="preserve">expressed </w:delText>
        </w:r>
      </w:del>
      <w:ins w:id="2155" w:author="Patrick Tang" w:date="2021-06-30T18:29:00Z">
        <w:r w:rsidR="0013663F">
          <w:t>reported</w:t>
        </w:r>
        <w:r w:rsidR="0013663F" w:rsidRPr="00AF7ECF">
          <w:t xml:space="preserve"> </w:t>
        </w:r>
      </w:ins>
      <w:r w:rsidR="002B1B5E" w:rsidRPr="00AF7ECF">
        <w:t>as the model</w:t>
      </w:r>
      <w:r w:rsidR="002B1B5E" w:rsidRPr="00AF7ECF">
        <w:rPr>
          <w:spacing w:val="-8"/>
        </w:rPr>
        <w:t xml:space="preserve"> </w:t>
      </w:r>
      <w:r w:rsidR="002B1B5E" w:rsidRPr="00BE3340">
        <w:rPr>
          <w:spacing w:val="-3"/>
        </w:rPr>
        <w:t>accuracy.</w:t>
      </w:r>
    </w:p>
    <w:p w14:paraId="6EE58544" w14:textId="77777777" w:rsidR="00B40315" w:rsidRPr="00BE3340" w:rsidRDefault="00B40315">
      <w:pPr>
        <w:pStyle w:val="BodyText"/>
        <w:rPr>
          <w:sz w:val="20"/>
        </w:rPr>
      </w:pPr>
    </w:p>
    <w:p w14:paraId="763669A0" w14:textId="77777777" w:rsidR="00B40315" w:rsidRPr="00BE3340" w:rsidRDefault="008E6C9D">
      <w:pPr>
        <w:pStyle w:val="BodyText"/>
        <w:rPr>
          <w:sz w:val="10"/>
        </w:rPr>
      </w:pPr>
      <w:r>
        <w:pict w14:anchorId="704F3222">
          <v:shape id="_x0000_s1120" type="#_x0000_t202" style="position:absolute;margin-left:172.6pt;margin-top:7.7pt;width:23.35pt;height:211.05pt;z-index:-25161062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50"/>
                  </w:tblGrid>
                  <w:tr w:rsidR="002E35F5" w14:paraId="17AA30BA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FBD7BB"/>
                      </w:tcPr>
                      <w:p w14:paraId="7C4900A2" w14:textId="77777777" w:rsidR="002E35F5" w:rsidRDefault="002E35F5">
                        <w:pPr>
                          <w:pStyle w:val="TableParagraph"/>
                          <w:spacing w:before="107"/>
                          <w:ind w:left="1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1</w:t>
                        </w:r>
                      </w:p>
                    </w:tc>
                  </w:tr>
                  <w:tr w:rsidR="002E35F5" w14:paraId="0C794953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771C1C5E" w14:textId="77777777" w:rsidR="002E35F5" w:rsidRDefault="002E35F5">
                        <w:pPr>
                          <w:pStyle w:val="TableParagraph"/>
                          <w:spacing w:before="102"/>
                          <w:ind w:left="1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2</w:t>
                        </w:r>
                      </w:p>
                    </w:tc>
                  </w:tr>
                  <w:tr w:rsidR="002E35F5" w14:paraId="79C08F5E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23FE9C58" w14:textId="77777777" w:rsidR="002E35F5" w:rsidRDefault="002E35F5">
                        <w:pPr>
                          <w:pStyle w:val="TableParagraph"/>
                          <w:spacing w:before="109"/>
                          <w:ind w:left="1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3</w:t>
                        </w:r>
                      </w:p>
                    </w:tc>
                  </w:tr>
                  <w:tr w:rsidR="002E35F5" w14:paraId="69B3ED90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6B48FA37" w14:textId="77777777" w:rsidR="002E35F5" w:rsidRDefault="002E35F5">
                        <w:pPr>
                          <w:pStyle w:val="TableParagraph"/>
                          <w:spacing w:before="104"/>
                          <w:ind w:left="1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4</w:t>
                        </w:r>
                      </w:p>
                    </w:tc>
                  </w:tr>
                  <w:tr w:rsidR="002E35F5" w14:paraId="3F28BB29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36ADA892" w14:textId="77777777" w:rsidR="002E35F5" w:rsidRDefault="002E35F5">
                        <w:pPr>
                          <w:pStyle w:val="TableParagraph"/>
                          <w:spacing w:before="105"/>
                          <w:ind w:left="1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5</w:t>
                        </w:r>
                      </w:p>
                    </w:tc>
                  </w:tr>
                  <w:tr w:rsidR="002E35F5" w14:paraId="714011CB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18A0F0BC" w14:textId="77777777" w:rsidR="002E35F5" w:rsidRDefault="002E35F5">
                        <w:pPr>
                          <w:pStyle w:val="TableParagraph"/>
                          <w:spacing w:before="105"/>
                          <w:ind w:left="1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6</w:t>
                        </w:r>
                      </w:p>
                    </w:tc>
                  </w:tr>
                  <w:tr w:rsidR="002E35F5" w14:paraId="50ED4875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41F78D1C" w14:textId="77777777" w:rsidR="002E35F5" w:rsidRDefault="002E35F5">
                        <w:pPr>
                          <w:pStyle w:val="TableParagraph"/>
                          <w:spacing w:before="113"/>
                          <w:ind w:left="1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7</w:t>
                        </w:r>
                      </w:p>
                    </w:tc>
                  </w:tr>
                  <w:tr w:rsidR="002E35F5" w14:paraId="68F6FA33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3A018FD0" w14:textId="77777777" w:rsidR="002E35F5" w:rsidRDefault="002E35F5">
                        <w:pPr>
                          <w:pStyle w:val="TableParagraph"/>
                          <w:spacing w:before="106"/>
                          <w:ind w:left="1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8</w:t>
                        </w:r>
                      </w:p>
                    </w:tc>
                  </w:tr>
                  <w:tr w:rsidR="002E35F5" w14:paraId="43948E1F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65E955FC" w14:textId="77777777" w:rsidR="002E35F5" w:rsidRDefault="002E35F5">
                        <w:pPr>
                          <w:pStyle w:val="TableParagraph"/>
                          <w:spacing w:before="108"/>
                          <w:ind w:left="1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9</w:t>
                        </w:r>
                      </w:p>
                    </w:tc>
                  </w:tr>
                  <w:tr w:rsidR="002E35F5" w14:paraId="375ABCA5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351D127B" w14:textId="77777777" w:rsidR="002E35F5" w:rsidRDefault="002E35F5">
                        <w:pPr>
                          <w:pStyle w:val="TableParagraph"/>
                          <w:spacing w:before="107"/>
                          <w:ind w:left="94" w:right="99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sz w:val="15"/>
                          </w:rPr>
                          <w:t>10</w:t>
                        </w:r>
                      </w:p>
                    </w:tc>
                  </w:tr>
                </w:tbl>
                <w:p w14:paraId="2F03D61E" w14:textId="77777777" w:rsidR="002E35F5" w:rsidRDefault="002E35F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rPrChange w:id="2156" w:author="Patrick Tang" w:date="2021-06-25T17:28:00Z">
            <w:rPr/>
          </w:rPrChange>
        </w:rPr>
        <w:pict w14:anchorId="29433525">
          <v:shape id="_x0000_s1119" type="#_x0000_t202" style="position:absolute;margin-left:199.9pt;margin-top:14.45pt;width:23.35pt;height:211.2pt;z-index:-25160960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50"/>
                  </w:tblGrid>
                  <w:tr w:rsidR="002E35F5" w14:paraId="70787059" w14:textId="77777777">
                    <w:trPr>
                      <w:trHeight w:val="410"/>
                    </w:trPr>
                    <w:tc>
                      <w:tcPr>
                        <w:tcW w:w="450" w:type="dxa"/>
                        <w:shd w:val="clear" w:color="auto" w:fill="DBEEF3"/>
                      </w:tcPr>
                      <w:p w14:paraId="68D28D02" w14:textId="77777777" w:rsidR="002E35F5" w:rsidRDefault="002E35F5">
                        <w:pPr>
                          <w:pStyle w:val="TableParagraph"/>
                          <w:spacing w:before="107"/>
                          <w:ind w:left="178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1</w:t>
                        </w:r>
                      </w:p>
                    </w:tc>
                  </w:tr>
                  <w:tr w:rsidR="002E35F5" w14:paraId="22B14A62" w14:textId="77777777">
                    <w:trPr>
                      <w:trHeight w:val="408"/>
                    </w:trPr>
                    <w:tc>
                      <w:tcPr>
                        <w:tcW w:w="450" w:type="dxa"/>
                        <w:shd w:val="clear" w:color="auto" w:fill="FBD7BB"/>
                      </w:tcPr>
                      <w:p w14:paraId="577AF261" w14:textId="77777777" w:rsidR="002E35F5" w:rsidRDefault="002E35F5">
                        <w:pPr>
                          <w:pStyle w:val="TableParagraph"/>
                          <w:spacing w:before="101"/>
                          <w:ind w:left="178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2</w:t>
                        </w:r>
                      </w:p>
                    </w:tc>
                  </w:tr>
                  <w:tr w:rsidR="002E35F5" w14:paraId="5CF6F183" w14:textId="77777777">
                    <w:trPr>
                      <w:trHeight w:val="402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067F4E99" w14:textId="77777777" w:rsidR="002E35F5" w:rsidRDefault="002E35F5">
                        <w:pPr>
                          <w:pStyle w:val="TableParagraph"/>
                          <w:spacing w:before="107"/>
                          <w:ind w:left="178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3</w:t>
                        </w:r>
                      </w:p>
                    </w:tc>
                  </w:tr>
                  <w:tr w:rsidR="002E35F5" w14:paraId="66F8FEBD" w14:textId="77777777">
                    <w:trPr>
                      <w:trHeight w:val="398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089C15B2" w14:textId="77777777" w:rsidR="002E35F5" w:rsidRDefault="002E35F5">
                        <w:pPr>
                          <w:pStyle w:val="TableParagraph"/>
                          <w:spacing w:before="104"/>
                          <w:ind w:left="178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4</w:t>
                        </w:r>
                      </w:p>
                    </w:tc>
                  </w:tr>
                  <w:tr w:rsidR="002E35F5" w14:paraId="4A3CC9A3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795197E3" w14:textId="77777777" w:rsidR="002E35F5" w:rsidRDefault="002E35F5">
                        <w:pPr>
                          <w:pStyle w:val="TableParagraph"/>
                          <w:spacing w:before="105"/>
                          <w:ind w:left="178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5</w:t>
                        </w:r>
                      </w:p>
                    </w:tc>
                  </w:tr>
                  <w:tr w:rsidR="002E35F5" w14:paraId="237BAD27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19105AE4" w14:textId="77777777" w:rsidR="002E35F5" w:rsidRDefault="002E35F5">
                        <w:pPr>
                          <w:pStyle w:val="TableParagraph"/>
                          <w:spacing w:before="105"/>
                          <w:ind w:left="178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6</w:t>
                        </w:r>
                      </w:p>
                    </w:tc>
                  </w:tr>
                  <w:tr w:rsidR="002E35F5" w14:paraId="7379B005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5AAE8037" w14:textId="77777777" w:rsidR="002E35F5" w:rsidRDefault="002E35F5">
                        <w:pPr>
                          <w:pStyle w:val="TableParagraph"/>
                          <w:spacing w:before="114"/>
                          <w:ind w:left="178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7</w:t>
                        </w:r>
                      </w:p>
                    </w:tc>
                  </w:tr>
                  <w:tr w:rsidR="002E35F5" w14:paraId="47E86584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1E629B31" w14:textId="77777777" w:rsidR="002E35F5" w:rsidRDefault="002E35F5">
                        <w:pPr>
                          <w:pStyle w:val="TableParagraph"/>
                          <w:spacing w:before="106"/>
                          <w:ind w:left="178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8</w:t>
                        </w:r>
                      </w:p>
                    </w:tc>
                  </w:tr>
                  <w:tr w:rsidR="002E35F5" w14:paraId="3124E538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398B5411" w14:textId="77777777" w:rsidR="002E35F5" w:rsidRDefault="002E35F5">
                        <w:pPr>
                          <w:pStyle w:val="TableParagraph"/>
                          <w:spacing w:before="108"/>
                          <w:ind w:left="178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9</w:t>
                        </w:r>
                      </w:p>
                    </w:tc>
                  </w:tr>
                  <w:tr w:rsidR="002E35F5" w14:paraId="47F6C503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6F7A7566" w14:textId="77777777" w:rsidR="002E35F5" w:rsidRDefault="002E35F5">
                        <w:pPr>
                          <w:pStyle w:val="TableParagraph"/>
                          <w:spacing w:before="108"/>
                          <w:ind w:left="122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sz w:val="15"/>
                          </w:rPr>
                          <w:t>10</w:t>
                        </w:r>
                      </w:p>
                    </w:tc>
                  </w:tr>
                </w:tbl>
                <w:p w14:paraId="60F0E0C6" w14:textId="77777777" w:rsidR="002E35F5" w:rsidRDefault="002E35F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rPrChange w:id="2157" w:author="Patrick Tang" w:date="2021-06-25T17:28:00Z">
            <w:rPr/>
          </w:rPrChange>
        </w:rPr>
        <w:pict w14:anchorId="125A9832">
          <v:shape id="_x0000_s1118" type="#_x0000_t202" style="position:absolute;margin-left:226.75pt;margin-top:23.5pt;width:23.35pt;height:211.05pt;z-index:-25160857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50"/>
                  </w:tblGrid>
                  <w:tr w:rsidR="002E35F5" w14:paraId="78C168F3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5FD13A96" w14:textId="77777777" w:rsidR="002E35F5" w:rsidRDefault="002E35F5">
                        <w:pPr>
                          <w:pStyle w:val="TableParagraph"/>
                          <w:spacing w:before="108"/>
                          <w:ind w:right="160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1</w:t>
                        </w:r>
                      </w:p>
                    </w:tc>
                  </w:tr>
                  <w:tr w:rsidR="002E35F5" w14:paraId="044620DD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2EE43807" w14:textId="77777777" w:rsidR="002E35F5" w:rsidRDefault="002E35F5">
                        <w:pPr>
                          <w:pStyle w:val="TableParagraph"/>
                          <w:spacing w:before="103"/>
                          <w:ind w:right="160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2</w:t>
                        </w:r>
                      </w:p>
                    </w:tc>
                  </w:tr>
                  <w:tr w:rsidR="002E35F5" w14:paraId="49C8E8E6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FBD7BB"/>
                      </w:tcPr>
                      <w:p w14:paraId="11677A3B" w14:textId="77777777" w:rsidR="002E35F5" w:rsidRDefault="002E35F5">
                        <w:pPr>
                          <w:pStyle w:val="TableParagraph"/>
                          <w:spacing w:before="109"/>
                          <w:ind w:right="160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3</w:t>
                        </w:r>
                      </w:p>
                    </w:tc>
                  </w:tr>
                  <w:tr w:rsidR="002E35F5" w14:paraId="5A7B3352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3B9B93A0" w14:textId="77777777" w:rsidR="002E35F5" w:rsidRDefault="002E35F5">
                        <w:pPr>
                          <w:pStyle w:val="TableParagraph"/>
                          <w:spacing w:before="104"/>
                          <w:ind w:right="160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4</w:t>
                        </w:r>
                      </w:p>
                    </w:tc>
                  </w:tr>
                  <w:tr w:rsidR="002E35F5" w14:paraId="3C5902F6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436CB498" w14:textId="77777777" w:rsidR="002E35F5" w:rsidRDefault="002E35F5">
                        <w:pPr>
                          <w:pStyle w:val="TableParagraph"/>
                          <w:spacing w:before="106"/>
                          <w:ind w:right="160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5</w:t>
                        </w:r>
                      </w:p>
                    </w:tc>
                  </w:tr>
                  <w:tr w:rsidR="002E35F5" w14:paraId="71F303B6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3DD365BE" w14:textId="77777777" w:rsidR="002E35F5" w:rsidRDefault="002E35F5">
                        <w:pPr>
                          <w:pStyle w:val="TableParagraph"/>
                          <w:spacing w:before="105"/>
                          <w:ind w:right="160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6</w:t>
                        </w:r>
                      </w:p>
                    </w:tc>
                  </w:tr>
                  <w:tr w:rsidR="002E35F5" w14:paraId="0DD2EA9E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12E24738" w14:textId="77777777" w:rsidR="002E35F5" w:rsidRDefault="002E35F5">
                        <w:pPr>
                          <w:pStyle w:val="TableParagraph"/>
                          <w:spacing w:before="114"/>
                          <w:ind w:right="160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7</w:t>
                        </w:r>
                      </w:p>
                    </w:tc>
                  </w:tr>
                  <w:tr w:rsidR="002E35F5" w14:paraId="0326B264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6F7F5682" w14:textId="77777777" w:rsidR="002E35F5" w:rsidRDefault="002E35F5">
                        <w:pPr>
                          <w:pStyle w:val="TableParagraph"/>
                          <w:spacing w:before="107"/>
                          <w:ind w:right="160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8</w:t>
                        </w:r>
                      </w:p>
                    </w:tc>
                  </w:tr>
                  <w:tr w:rsidR="002E35F5" w14:paraId="675C5864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7E964EDC" w14:textId="77777777" w:rsidR="002E35F5" w:rsidRDefault="002E35F5">
                        <w:pPr>
                          <w:pStyle w:val="TableParagraph"/>
                          <w:spacing w:before="108"/>
                          <w:ind w:right="160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9</w:t>
                        </w:r>
                      </w:p>
                    </w:tc>
                  </w:tr>
                  <w:tr w:rsidR="002E35F5" w14:paraId="13FF8731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5CB7D8A8" w14:textId="77777777" w:rsidR="002E35F5" w:rsidRDefault="002E35F5">
                        <w:pPr>
                          <w:pStyle w:val="TableParagraph"/>
                          <w:spacing w:before="108"/>
                          <w:ind w:right="124"/>
                          <w:jc w:val="righ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sz w:val="15"/>
                          </w:rPr>
                          <w:t>10</w:t>
                        </w:r>
                      </w:p>
                    </w:tc>
                  </w:tr>
                </w:tbl>
                <w:p w14:paraId="4CF21454" w14:textId="77777777" w:rsidR="002E35F5" w:rsidRDefault="002E35F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rPrChange w:id="2158" w:author="Patrick Tang" w:date="2021-06-25T17:28:00Z">
            <w:rPr/>
          </w:rPrChange>
        </w:rPr>
        <w:pict w14:anchorId="388D8224">
          <v:shape id="_x0000_s1117" type="#_x0000_t202" style="position:absolute;margin-left:254pt;margin-top:30.4pt;width:23.35pt;height:211.05pt;z-index:-25160755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50"/>
                  </w:tblGrid>
                  <w:tr w:rsidR="002E35F5" w14:paraId="5313FDCA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492CB476" w14:textId="77777777" w:rsidR="002E35F5" w:rsidRDefault="002E35F5">
                        <w:pPr>
                          <w:pStyle w:val="TableParagraph"/>
                          <w:spacing w:before="108"/>
                          <w:ind w:left="18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1</w:t>
                        </w:r>
                      </w:p>
                    </w:tc>
                  </w:tr>
                  <w:tr w:rsidR="002E35F5" w14:paraId="20FC570F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40FC0FF1" w14:textId="77777777" w:rsidR="002E35F5" w:rsidRDefault="002E35F5">
                        <w:pPr>
                          <w:pStyle w:val="TableParagraph"/>
                          <w:spacing w:before="103"/>
                          <w:ind w:left="18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2</w:t>
                        </w:r>
                      </w:p>
                    </w:tc>
                  </w:tr>
                  <w:tr w:rsidR="002E35F5" w14:paraId="48353199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0BA4B15F" w14:textId="77777777" w:rsidR="002E35F5" w:rsidRDefault="002E35F5">
                        <w:pPr>
                          <w:pStyle w:val="TableParagraph"/>
                          <w:spacing w:before="110"/>
                          <w:ind w:left="18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3</w:t>
                        </w:r>
                      </w:p>
                    </w:tc>
                  </w:tr>
                  <w:tr w:rsidR="002E35F5" w14:paraId="4D9C5923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FBD7BB"/>
                      </w:tcPr>
                      <w:p w14:paraId="3BBC9B3D" w14:textId="77777777" w:rsidR="002E35F5" w:rsidRDefault="002E35F5">
                        <w:pPr>
                          <w:pStyle w:val="TableParagraph"/>
                          <w:spacing w:before="104"/>
                          <w:ind w:left="18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4</w:t>
                        </w:r>
                      </w:p>
                    </w:tc>
                  </w:tr>
                  <w:tr w:rsidR="002E35F5" w14:paraId="65F50429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021475BA" w14:textId="77777777" w:rsidR="002E35F5" w:rsidRDefault="002E35F5">
                        <w:pPr>
                          <w:pStyle w:val="TableParagraph"/>
                          <w:spacing w:before="106"/>
                          <w:ind w:left="18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5</w:t>
                        </w:r>
                      </w:p>
                    </w:tc>
                  </w:tr>
                  <w:tr w:rsidR="002E35F5" w14:paraId="31B28C7B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03AD7D74" w14:textId="77777777" w:rsidR="002E35F5" w:rsidRDefault="002E35F5">
                        <w:pPr>
                          <w:pStyle w:val="TableParagraph"/>
                          <w:spacing w:before="106"/>
                          <w:ind w:left="18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6</w:t>
                        </w:r>
                      </w:p>
                    </w:tc>
                  </w:tr>
                  <w:tr w:rsidR="002E35F5" w14:paraId="613922B3" w14:textId="77777777">
                    <w:trPr>
                      <w:trHeight w:val="405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29C40D26" w14:textId="77777777" w:rsidR="002E35F5" w:rsidRDefault="002E35F5">
                        <w:pPr>
                          <w:pStyle w:val="TableParagraph"/>
                          <w:spacing w:before="114"/>
                          <w:ind w:left="18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7</w:t>
                        </w:r>
                      </w:p>
                    </w:tc>
                  </w:tr>
                  <w:tr w:rsidR="002E35F5" w14:paraId="40FAE2F4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67F51A32" w14:textId="77777777" w:rsidR="002E35F5" w:rsidRDefault="002E35F5">
                        <w:pPr>
                          <w:pStyle w:val="TableParagraph"/>
                          <w:spacing w:before="107"/>
                          <w:ind w:left="18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8</w:t>
                        </w:r>
                      </w:p>
                    </w:tc>
                  </w:tr>
                  <w:tr w:rsidR="002E35F5" w14:paraId="2F36A240" w14:textId="77777777">
                    <w:trPr>
                      <w:trHeight w:val="398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73E18EF7" w14:textId="77777777" w:rsidR="002E35F5" w:rsidRDefault="002E35F5">
                        <w:pPr>
                          <w:pStyle w:val="TableParagraph"/>
                          <w:spacing w:before="109"/>
                          <w:ind w:left="180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9</w:t>
                        </w:r>
                      </w:p>
                    </w:tc>
                  </w:tr>
                  <w:tr w:rsidR="002E35F5" w14:paraId="0C378622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5DFB494A" w14:textId="77777777" w:rsidR="002E35F5" w:rsidRDefault="002E35F5">
                        <w:pPr>
                          <w:pStyle w:val="TableParagraph"/>
                          <w:spacing w:before="108"/>
                          <w:ind w:left="125"/>
                          <w:jc w:val="left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sz w:val="15"/>
                          </w:rPr>
                          <w:t>10</w:t>
                        </w:r>
                      </w:p>
                    </w:tc>
                  </w:tr>
                </w:tbl>
                <w:p w14:paraId="49218F8E" w14:textId="77777777" w:rsidR="002E35F5" w:rsidRDefault="002E35F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rPrChange w:id="2159" w:author="Patrick Tang" w:date="2021-06-25T17:28:00Z">
            <w:rPr/>
          </w:rPrChange>
        </w:rPr>
        <w:pict w14:anchorId="27C67FF6">
          <v:shape id="_x0000_s1116" type="#_x0000_t202" style="position:absolute;margin-left:280.85pt;margin-top:39.85pt;width:23.35pt;height:209.35pt;z-index:-25160652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50"/>
                  </w:tblGrid>
                  <w:tr w:rsidR="002E35F5" w14:paraId="0131178C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6CFEAC9E" w14:textId="77777777" w:rsidR="002E35F5" w:rsidRDefault="002E35F5">
                        <w:pPr>
                          <w:pStyle w:val="TableParagraph"/>
                          <w:spacing w:before="108"/>
                          <w:ind w:left="2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1</w:t>
                        </w:r>
                      </w:p>
                    </w:tc>
                  </w:tr>
                  <w:tr w:rsidR="002E35F5" w14:paraId="4CC6F8E1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536109EF" w14:textId="77777777" w:rsidR="002E35F5" w:rsidRDefault="002E35F5">
                        <w:pPr>
                          <w:pStyle w:val="TableParagraph"/>
                          <w:spacing w:before="103"/>
                          <w:ind w:left="2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2</w:t>
                        </w:r>
                      </w:p>
                    </w:tc>
                  </w:tr>
                  <w:tr w:rsidR="002E35F5" w14:paraId="1C59E81E" w14:textId="77777777">
                    <w:trPr>
                      <w:trHeight w:val="382"/>
                    </w:trPr>
                    <w:tc>
                      <w:tcPr>
                        <w:tcW w:w="450" w:type="dxa"/>
                        <w:tcBorders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0846B9FE" w14:textId="77777777" w:rsidR="002E35F5" w:rsidRDefault="002E35F5">
                        <w:pPr>
                          <w:pStyle w:val="TableParagraph"/>
                          <w:spacing w:before="89"/>
                          <w:ind w:left="2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3</w:t>
                        </w:r>
                      </w:p>
                    </w:tc>
                  </w:tr>
                  <w:tr w:rsidR="002E35F5" w14:paraId="3B4EC7E6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402A8C22" w14:textId="77777777" w:rsidR="002E35F5" w:rsidRDefault="002E35F5">
                        <w:pPr>
                          <w:pStyle w:val="TableParagraph"/>
                          <w:spacing w:before="104"/>
                          <w:ind w:left="2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4</w:t>
                        </w:r>
                      </w:p>
                    </w:tc>
                  </w:tr>
                  <w:tr w:rsidR="002E35F5" w14:paraId="3162DF88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FBD7BB"/>
                      </w:tcPr>
                      <w:p w14:paraId="58578A56" w14:textId="77777777" w:rsidR="002E35F5" w:rsidRDefault="002E35F5">
                        <w:pPr>
                          <w:pStyle w:val="TableParagraph"/>
                          <w:spacing w:before="106"/>
                          <w:ind w:left="2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5</w:t>
                        </w:r>
                      </w:p>
                    </w:tc>
                  </w:tr>
                  <w:tr w:rsidR="002E35F5" w14:paraId="0A79B0B6" w14:textId="77777777">
                    <w:trPr>
                      <w:trHeight w:val="397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39263987" w14:textId="77777777" w:rsidR="002E35F5" w:rsidRDefault="002E35F5">
                        <w:pPr>
                          <w:pStyle w:val="TableParagraph"/>
                          <w:spacing w:before="106"/>
                          <w:ind w:left="2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6</w:t>
                        </w:r>
                      </w:p>
                    </w:tc>
                  </w:tr>
                  <w:tr w:rsidR="002E35F5" w14:paraId="46B2EE0E" w14:textId="77777777">
                    <w:trPr>
                      <w:trHeight w:val="397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797CE039" w14:textId="77777777" w:rsidR="002E35F5" w:rsidRDefault="002E35F5">
                        <w:pPr>
                          <w:pStyle w:val="TableParagraph"/>
                          <w:spacing w:before="106"/>
                          <w:ind w:left="2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7</w:t>
                        </w:r>
                      </w:p>
                    </w:tc>
                  </w:tr>
                  <w:tr w:rsidR="002E35F5" w14:paraId="58244218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596378F5" w14:textId="77777777" w:rsidR="002E35F5" w:rsidRDefault="002E35F5">
                        <w:pPr>
                          <w:pStyle w:val="TableParagraph"/>
                          <w:spacing w:before="107"/>
                          <w:ind w:left="2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8</w:t>
                        </w:r>
                      </w:p>
                    </w:tc>
                  </w:tr>
                  <w:tr w:rsidR="002E35F5" w14:paraId="18397BA0" w14:textId="77777777">
                    <w:trPr>
                      <w:trHeight w:val="399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DBEEF3"/>
                      </w:tcPr>
                      <w:p w14:paraId="02086C90" w14:textId="77777777" w:rsidR="002E35F5" w:rsidRDefault="002E35F5">
                        <w:pPr>
                          <w:pStyle w:val="TableParagraph"/>
                          <w:spacing w:before="109"/>
                          <w:ind w:left="21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2"/>
                            <w:sz w:val="15"/>
                          </w:rPr>
                          <w:t>9</w:t>
                        </w:r>
                      </w:p>
                    </w:tc>
                  </w:tr>
                  <w:tr w:rsidR="002E35F5" w14:paraId="23042966" w14:textId="77777777">
                    <w:trPr>
                      <w:trHeight w:val="404"/>
                    </w:trPr>
                    <w:tc>
                      <w:tcPr>
                        <w:tcW w:w="450" w:type="dxa"/>
                        <w:tcBorders>
                          <w:top w:val="single" w:sz="8" w:space="0" w:color="000000"/>
                        </w:tcBorders>
                        <w:shd w:val="clear" w:color="auto" w:fill="DBEEF3"/>
                      </w:tcPr>
                      <w:p w14:paraId="70485C27" w14:textId="77777777" w:rsidR="002E35F5" w:rsidRDefault="002E35F5">
                        <w:pPr>
                          <w:pStyle w:val="TableParagraph"/>
                          <w:spacing w:before="109"/>
                          <w:ind w:left="100" w:right="99"/>
                          <w:rPr>
                            <w:rFonts w:ascii="Calibri"/>
                            <w:b/>
                            <w:sz w:val="15"/>
                          </w:rPr>
                        </w:pPr>
                        <w:r>
                          <w:rPr>
                            <w:rFonts w:ascii="Calibri"/>
                            <w:b/>
                            <w:w w:val="120"/>
                            <w:sz w:val="15"/>
                          </w:rPr>
                          <w:t>10</w:t>
                        </w:r>
                      </w:p>
                    </w:tc>
                  </w:tr>
                </w:tbl>
                <w:p w14:paraId="71B4F0D0" w14:textId="77777777" w:rsidR="002E35F5" w:rsidRDefault="002E35F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207F1CEF" w14:textId="77777777" w:rsidR="00B40315" w:rsidRPr="00BE3340" w:rsidRDefault="002B1B5E">
      <w:pPr>
        <w:ind w:left="2702"/>
        <w:rPr>
          <w:b/>
          <w:sz w:val="15"/>
          <w:rPrChange w:id="2160" w:author="Patrick Tang" w:date="2021-06-25T17:28:00Z">
            <w:rPr>
              <w:rFonts w:ascii="Calibri"/>
              <w:b/>
              <w:sz w:val="15"/>
            </w:rPr>
          </w:rPrChange>
        </w:rPr>
      </w:pPr>
      <w:r w:rsidRPr="00BE3340">
        <w:rPr>
          <w:b/>
          <w:w w:val="120"/>
          <w:sz w:val="15"/>
          <w:rPrChange w:id="2161" w:author="Patrick Tang" w:date="2021-06-25T17:28:00Z">
            <w:rPr>
              <w:rFonts w:ascii="Calibri"/>
              <w:b/>
              <w:w w:val="120"/>
              <w:sz w:val="15"/>
            </w:rPr>
          </w:rPrChange>
        </w:rPr>
        <w:t>Testing data fold</w:t>
      </w:r>
    </w:p>
    <w:p w14:paraId="4785AF67" w14:textId="77777777" w:rsidR="00B40315" w:rsidRPr="00BE3340" w:rsidRDefault="00B40315">
      <w:pPr>
        <w:pStyle w:val="BodyText"/>
        <w:rPr>
          <w:b/>
          <w:sz w:val="18"/>
          <w:rPrChange w:id="2162" w:author="Patrick Tang" w:date="2021-06-25T17:28:00Z">
            <w:rPr>
              <w:rFonts w:ascii="Calibri"/>
              <w:b/>
              <w:sz w:val="18"/>
            </w:rPr>
          </w:rPrChange>
        </w:rPr>
      </w:pPr>
    </w:p>
    <w:p w14:paraId="6EA6CD32" w14:textId="77777777" w:rsidR="00B40315" w:rsidRPr="00BE3340" w:rsidRDefault="00B40315">
      <w:pPr>
        <w:pStyle w:val="BodyText"/>
        <w:spacing w:before="3"/>
        <w:rPr>
          <w:b/>
          <w:sz w:val="21"/>
          <w:rPrChange w:id="2163" w:author="Patrick Tang" w:date="2021-06-25T17:28:00Z">
            <w:rPr>
              <w:rFonts w:ascii="Calibri"/>
              <w:b/>
              <w:sz w:val="21"/>
            </w:rPr>
          </w:rPrChange>
        </w:rPr>
      </w:pPr>
    </w:p>
    <w:p w14:paraId="101ADBA5" w14:textId="77777777" w:rsidR="00B40315" w:rsidRPr="00BE3340" w:rsidRDefault="008E6C9D">
      <w:pPr>
        <w:ind w:left="2702"/>
        <w:rPr>
          <w:b/>
          <w:sz w:val="15"/>
          <w:rPrChange w:id="2164" w:author="Patrick Tang" w:date="2021-06-25T17:28:00Z">
            <w:rPr>
              <w:rFonts w:ascii="Calibri"/>
              <w:b/>
              <w:sz w:val="15"/>
            </w:rPr>
          </w:rPrChange>
        </w:rPr>
      </w:pPr>
      <w:r>
        <w:pict w14:anchorId="0527D4E4">
          <v:group id="_x0000_s1113" style="position:absolute;left:0;text-align:left;margin-left:172.6pt;margin-top:-41.85pt;width:23.05pt;height:21.8pt;z-index:251597312;mso-position-horizontal-relative:page" coordorigin="3452,-837" coordsize="461,436">
            <v:rect id="_x0000_s1115" style="position:absolute;left:3457;top:-832;width:451;height:426" fillcolor="#fbd7bb" stroked="f"/>
            <v:rect id="_x0000_s1114" style="position:absolute;left:3457;top:-832;width:451;height:426" filled="f" strokeweight=".18269mm"/>
            <w10:wrap anchorx="page"/>
          </v:group>
        </w:pict>
      </w:r>
      <w:r>
        <w:rPr>
          <w:rPrChange w:id="2165" w:author="Patrick Tang" w:date="2021-06-25T17:28:00Z">
            <w:rPr/>
          </w:rPrChange>
        </w:rPr>
        <w:pict w14:anchorId="641EDE1B">
          <v:group id="_x0000_s1110" style="position:absolute;left:0;text-align:left;margin-left:172.6pt;margin-top:-7.85pt;width:23.05pt;height:21.8pt;z-index:251598336;mso-position-horizontal-relative:page" coordorigin="3452,-157" coordsize="461,436">
            <v:rect id="_x0000_s1112" style="position:absolute;left:3457;top:-152;width:451;height:426" fillcolor="#dbeef3" stroked="f"/>
            <v:rect id="_x0000_s1111" style="position:absolute;left:3457;top:-152;width:451;height:426" filled="f" strokeweight=".18269mm"/>
            <w10:wrap anchorx="page"/>
          </v:group>
        </w:pict>
      </w:r>
      <w:r w:rsidR="002B1B5E" w:rsidRPr="00BE3340">
        <w:rPr>
          <w:b/>
          <w:w w:val="120"/>
          <w:sz w:val="15"/>
          <w:rPrChange w:id="2166" w:author="Patrick Tang" w:date="2021-06-25T17:28:00Z">
            <w:rPr>
              <w:rFonts w:ascii="Calibri"/>
              <w:b/>
              <w:w w:val="120"/>
              <w:sz w:val="15"/>
            </w:rPr>
          </w:rPrChange>
        </w:rPr>
        <w:t>Training data fold</w:t>
      </w:r>
    </w:p>
    <w:p w14:paraId="716912BE" w14:textId="77777777" w:rsidR="00B40315" w:rsidRPr="00BE3340" w:rsidRDefault="00B40315">
      <w:pPr>
        <w:pStyle w:val="BodyText"/>
        <w:rPr>
          <w:b/>
          <w:sz w:val="18"/>
          <w:rPrChange w:id="2167" w:author="Patrick Tang" w:date="2021-06-25T17:28:00Z">
            <w:rPr>
              <w:rFonts w:ascii="Calibri"/>
              <w:b/>
              <w:sz w:val="18"/>
            </w:rPr>
          </w:rPrChange>
        </w:rPr>
      </w:pPr>
    </w:p>
    <w:p w14:paraId="67010000" w14:textId="77777777" w:rsidR="00B40315" w:rsidRPr="00BE3340" w:rsidRDefault="00B40315">
      <w:pPr>
        <w:pStyle w:val="BodyText"/>
        <w:rPr>
          <w:b/>
          <w:sz w:val="18"/>
          <w:rPrChange w:id="2168" w:author="Patrick Tang" w:date="2021-06-25T17:28:00Z">
            <w:rPr>
              <w:rFonts w:ascii="Calibri"/>
              <w:b/>
              <w:sz w:val="18"/>
            </w:rPr>
          </w:rPrChange>
        </w:rPr>
      </w:pPr>
    </w:p>
    <w:p w14:paraId="2C69FF4E" w14:textId="77777777" w:rsidR="00B40315" w:rsidRPr="00BE3340" w:rsidRDefault="00B40315">
      <w:pPr>
        <w:pStyle w:val="BodyText"/>
        <w:spacing w:before="9"/>
        <w:rPr>
          <w:b/>
          <w:sz w:val="26"/>
          <w:rPrChange w:id="2169" w:author="Patrick Tang" w:date="2021-06-25T17:28:00Z">
            <w:rPr>
              <w:rFonts w:ascii="Calibri"/>
              <w:b/>
              <w:sz w:val="26"/>
            </w:rPr>
          </w:rPrChange>
        </w:rPr>
      </w:pPr>
    </w:p>
    <w:p w14:paraId="79741E1C" w14:textId="77777777" w:rsidR="00B40315" w:rsidRPr="00453F0F" w:rsidRDefault="002B1B5E">
      <w:pPr>
        <w:pStyle w:val="BodyText"/>
        <w:ind w:right="477"/>
        <w:jc w:val="center"/>
      </w:pPr>
      <w:r w:rsidRPr="00BE3340">
        <w:t>Figure 8: Ten-fold cross-validat</w:t>
      </w:r>
      <w:r w:rsidRPr="00A97774">
        <w:t>ion approach</w:t>
      </w:r>
    </w:p>
    <w:p w14:paraId="76B42303" w14:textId="77777777" w:rsidR="00B40315" w:rsidRPr="00453F0F" w:rsidRDefault="00B40315">
      <w:pPr>
        <w:pStyle w:val="BodyText"/>
        <w:rPr>
          <w:sz w:val="26"/>
        </w:rPr>
      </w:pPr>
    </w:p>
    <w:p w14:paraId="77B01A41" w14:textId="77777777" w:rsidR="00B40315" w:rsidRPr="007F427F" w:rsidRDefault="00B40315">
      <w:pPr>
        <w:pStyle w:val="BodyText"/>
        <w:spacing w:before="2"/>
        <w:rPr>
          <w:sz w:val="23"/>
        </w:rPr>
      </w:pPr>
    </w:p>
    <w:p w14:paraId="39EC2CAB" w14:textId="77777777" w:rsidR="00B40315" w:rsidRPr="00AF7ECF" w:rsidRDefault="002B1B5E">
      <w:pPr>
        <w:pStyle w:val="Heading2"/>
        <w:numPr>
          <w:ilvl w:val="1"/>
          <w:numId w:val="5"/>
        </w:numPr>
        <w:tabs>
          <w:tab w:val="left" w:pos="537"/>
          <w:tab w:val="left" w:pos="656"/>
        </w:tabs>
        <w:ind w:right="6972" w:hanging="656"/>
        <w:jc w:val="right"/>
      </w:pPr>
      <w:r w:rsidRPr="002B568D">
        <w:t>Performance</w:t>
      </w:r>
      <w:r w:rsidRPr="00FA1A45">
        <w:rPr>
          <w:spacing w:val="-23"/>
        </w:rPr>
        <w:t xml:space="preserve"> </w:t>
      </w:r>
      <w:r w:rsidRPr="00AF7ECF">
        <w:t>Evaluation</w:t>
      </w:r>
    </w:p>
    <w:p w14:paraId="347A7C1B" w14:textId="0ED48BE0" w:rsidR="00B40315" w:rsidRPr="00BE3340" w:rsidRDefault="002B1B5E">
      <w:pPr>
        <w:pStyle w:val="BodyText"/>
        <w:spacing w:before="161" w:line="256" w:lineRule="auto"/>
        <w:ind w:left="117" w:right="595"/>
        <w:jc w:val="both"/>
      </w:pPr>
      <w:r w:rsidRPr="00AF7ECF">
        <w:t xml:space="preserve">To </w:t>
      </w:r>
      <w:del w:id="2170" w:author="Patrick Tang" w:date="2021-06-30T18:31:00Z">
        <w:r w:rsidRPr="00BE3340" w:rsidDel="0013663F">
          <w:delText xml:space="preserve">indicate </w:delText>
        </w:r>
      </w:del>
      <w:ins w:id="2171" w:author="Patrick Tang" w:date="2021-06-30T18:31:00Z">
        <w:r w:rsidR="0013663F">
          <w:t>show</w:t>
        </w:r>
        <w:r w:rsidR="0013663F" w:rsidRPr="00AF7ECF">
          <w:t xml:space="preserve"> </w:t>
        </w:r>
      </w:ins>
      <w:r w:rsidRPr="00AF7ECF">
        <w:t xml:space="preserve">and validate the accuracy of </w:t>
      </w:r>
      <w:ins w:id="2172" w:author="Patrick Tang" w:date="2021-06-30T18:30:00Z">
        <w:r w:rsidR="0013663F">
          <w:t xml:space="preserve">the </w:t>
        </w:r>
      </w:ins>
      <w:r w:rsidRPr="00AF7ECF">
        <w:t xml:space="preserve">proposed </w:t>
      </w:r>
      <w:del w:id="2173" w:author="Patrick Tang" w:date="2021-06-30T18:30:00Z">
        <w:r w:rsidRPr="00AF7ECF" w:rsidDel="0013663F">
          <w:delText>machine learning</w:delText>
        </w:r>
      </w:del>
      <w:ins w:id="2174" w:author="Patrick Tang" w:date="2021-06-30T18:30:00Z">
        <w:r w:rsidR="0013663F">
          <w:t>ML</w:t>
        </w:r>
      </w:ins>
      <w:r w:rsidRPr="00AF7ECF">
        <w:t xml:space="preserve"> models, three statistical indices</w:t>
      </w:r>
      <w:ins w:id="2175" w:author="Patrick Tang" w:date="2021-06-30T18:31:00Z">
        <w:r w:rsidR="0013663F">
          <w:t xml:space="preserve"> namely</w:t>
        </w:r>
      </w:ins>
      <w:del w:id="2176" w:author="Patrick Tang" w:date="2021-06-30T18:31:00Z">
        <w:r w:rsidRPr="00AF7ECF" w:rsidDel="0013663F">
          <w:delText>,</w:delText>
        </w:r>
      </w:del>
      <w:r w:rsidRPr="00AF7ECF">
        <w:t xml:space="preserve"> mean absolute Error (MAE), root mean square error (RMSE), and the coefficient of determination </w:t>
      </w:r>
      <w:r w:rsidRPr="00AF7ECF">
        <w:rPr>
          <w:i/>
        </w:rPr>
        <w:t>R</w:t>
      </w:r>
      <w:r w:rsidRPr="00BE3340">
        <w:rPr>
          <w:vertAlign w:val="superscript"/>
        </w:rPr>
        <w:t>2</w:t>
      </w:r>
      <w:r w:rsidRPr="00BE3340">
        <w:t xml:space="preserve"> </w:t>
      </w:r>
      <w:ins w:id="2177" w:author="Patrick Tang" w:date="2021-06-30T18:31:00Z">
        <w:r w:rsidR="0013663F">
          <w:t>we</w:t>
        </w:r>
      </w:ins>
      <w:del w:id="2178" w:author="Patrick Tang" w:date="2021-06-30T18:31:00Z">
        <w:r w:rsidRPr="00AF7ECF" w:rsidDel="0013663F">
          <w:delText>a</w:delText>
        </w:r>
      </w:del>
      <w:r w:rsidRPr="00AF7ECF">
        <w:t xml:space="preserve">re used </w:t>
      </w:r>
      <w:ins w:id="2179" w:author="Patrick Tang" w:date="2021-06-30T18:31:00Z">
        <w:r w:rsidR="0013663F">
          <w:t xml:space="preserve">and expressed </w:t>
        </w:r>
      </w:ins>
      <w:del w:id="2180" w:author="Patrick Tang" w:date="2021-06-30T18:31:00Z">
        <w:r w:rsidRPr="00AF7ECF" w:rsidDel="0013663F">
          <w:delText xml:space="preserve">as </w:delText>
        </w:r>
      </w:del>
      <w:ins w:id="2181" w:author="Patrick Tang" w:date="2021-06-30T18:31:00Z">
        <w:r w:rsidR="0013663F">
          <w:t>in</w:t>
        </w:r>
        <w:r w:rsidR="0013663F" w:rsidRPr="00AF7ECF">
          <w:t xml:space="preserve"> </w:t>
        </w:r>
      </w:ins>
      <w:del w:id="2182" w:author="Patrick Tang" w:date="2021-06-30T18:33:00Z">
        <w:r w:rsidRPr="00AF7ECF" w:rsidDel="0013663F">
          <w:delText xml:space="preserve">the following </w:delText>
        </w:r>
      </w:del>
      <w:ins w:id="2183" w:author="Patrick Tang" w:date="2021-06-30T18:34:00Z">
        <w:r w:rsidR="0013663F">
          <w:t>e</w:t>
        </w:r>
      </w:ins>
      <w:del w:id="2184" w:author="Patrick Tang" w:date="2021-06-30T18:33:00Z">
        <w:r w:rsidRPr="00AF7ECF" w:rsidDel="0013663F">
          <w:delText>e</w:delText>
        </w:r>
      </w:del>
      <w:r w:rsidRPr="00AF7ECF">
        <w:t>quations</w:t>
      </w:r>
      <w:ins w:id="2185" w:author="Patrick Tang" w:date="2021-06-30T18:33:00Z">
        <w:r w:rsidR="0013663F">
          <w:t xml:space="preserve"> 14, 15 and 16, respectively</w:t>
        </w:r>
      </w:ins>
      <w:r w:rsidRPr="00AF7ECF">
        <w:t>. The average deviation of the performance of a</w:t>
      </w:r>
      <w:ins w:id="2186" w:author="Patrick Tang" w:date="2021-06-30T18:32:00Z">
        <w:r w:rsidR="0013663F">
          <w:t>n</w:t>
        </w:r>
      </w:ins>
      <w:r w:rsidRPr="00AF7ECF">
        <w:t xml:space="preserve"> individual model or an ensemble model from a benchmark model in terms of three statistical measures (MAE, RMSE and </w:t>
      </w:r>
      <w:r w:rsidRPr="00AF7ECF">
        <w:rPr>
          <w:i/>
        </w:rPr>
        <w:t>R</w:t>
      </w:r>
      <w:r w:rsidRPr="00BE3340">
        <w:rPr>
          <w:vertAlign w:val="superscript"/>
        </w:rPr>
        <w:t>2</w:t>
      </w:r>
      <w:r w:rsidRPr="00BE3340">
        <w:t>)</w:t>
      </w:r>
      <w:ins w:id="2187" w:author="Patrick Tang" w:date="2021-06-30T18:32:00Z">
        <w:r w:rsidR="0013663F">
          <w:t xml:space="preserve"> wa</w:t>
        </w:r>
      </w:ins>
      <w:del w:id="2188" w:author="Patrick Tang" w:date="2021-06-30T18:32:00Z">
        <w:r w:rsidRPr="00AF7ECF" w:rsidDel="0013663F">
          <w:delText xml:space="preserve"> i</w:delText>
        </w:r>
      </w:del>
      <w:r w:rsidRPr="00AF7ECF">
        <w:t xml:space="preserve">s calculated </w:t>
      </w:r>
      <w:del w:id="2189" w:author="Patrick Tang" w:date="2021-06-30T18:34:00Z">
        <w:r w:rsidRPr="00BE3340" w:rsidDel="0013663F">
          <w:delText xml:space="preserve">following </w:delText>
        </w:r>
      </w:del>
      <w:ins w:id="2190" w:author="Patrick Tang" w:date="2021-06-30T18:34:00Z">
        <w:r w:rsidR="0013663F">
          <w:t>using</w:t>
        </w:r>
        <w:r w:rsidR="0013663F" w:rsidRPr="00AF7ECF">
          <w:t xml:space="preserve"> </w:t>
        </w:r>
      </w:ins>
      <w:r w:rsidRPr="00BE3340">
        <w:t>equation (17).</w:t>
      </w:r>
    </w:p>
    <w:p w14:paraId="59F7E56F" w14:textId="77777777" w:rsidR="00B40315" w:rsidRPr="00BE3340" w:rsidRDefault="00B40315">
      <w:pPr>
        <w:pStyle w:val="BodyText"/>
        <w:spacing w:before="11"/>
        <w:rPr>
          <w:sz w:val="20"/>
        </w:rPr>
      </w:pPr>
    </w:p>
    <w:p w14:paraId="1629B40F" w14:textId="77777777" w:rsidR="00B40315" w:rsidRPr="00BE3340" w:rsidRDefault="002B1B5E">
      <w:pPr>
        <w:pStyle w:val="ListParagraph"/>
        <w:numPr>
          <w:ilvl w:val="0"/>
          <w:numId w:val="3"/>
        </w:numPr>
        <w:tabs>
          <w:tab w:val="left" w:pos="186"/>
        </w:tabs>
        <w:spacing w:before="0"/>
        <w:ind w:right="6959" w:hanging="663"/>
        <w:jc w:val="right"/>
      </w:pPr>
      <w:r w:rsidRPr="00BE3340">
        <w:t>Mean absolute error</w:t>
      </w:r>
      <w:r w:rsidRPr="00BE3340">
        <w:rPr>
          <w:spacing w:val="-22"/>
        </w:rPr>
        <w:t xml:space="preserve"> </w:t>
      </w:r>
      <w:r w:rsidRPr="00BE3340">
        <w:t>(MAE).</w:t>
      </w:r>
    </w:p>
    <w:p w14:paraId="58ED6A08" w14:textId="77777777" w:rsidR="00B40315" w:rsidRPr="00BE3340" w:rsidRDefault="00B40315">
      <w:pPr>
        <w:pStyle w:val="BodyText"/>
        <w:spacing w:before="9"/>
        <w:rPr>
          <w:sz w:val="8"/>
        </w:rPr>
      </w:pPr>
    </w:p>
    <w:p w14:paraId="270992CB" w14:textId="77777777" w:rsidR="00B40315" w:rsidRPr="00BE3340" w:rsidRDefault="00B40315">
      <w:pPr>
        <w:rPr>
          <w:sz w:val="8"/>
        </w:rPr>
        <w:sectPr w:rsidR="00B40315" w:rsidRPr="00BE3340">
          <w:pgSz w:w="12240" w:h="15840"/>
          <w:pgMar w:top="1360" w:right="820" w:bottom="720" w:left="1300" w:header="0" w:footer="538" w:gutter="0"/>
          <w:cols w:space="720"/>
        </w:sectPr>
      </w:pPr>
    </w:p>
    <w:p w14:paraId="35514013" w14:textId="77777777" w:rsidR="00B40315" w:rsidRPr="00BE3340" w:rsidRDefault="008E6C9D">
      <w:pPr>
        <w:spacing w:before="69" w:line="136" w:lineRule="exact"/>
        <w:ind w:left="4625"/>
        <w:jc w:val="center"/>
        <w:rPr>
          <w:i/>
          <w:sz w:val="16"/>
          <w:rPrChange w:id="2191" w:author="Patrick Tang" w:date="2021-06-25T17:28:00Z">
            <w:rPr>
              <w:rFonts w:ascii="Bookman Old Style"/>
              <w:i/>
              <w:sz w:val="16"/>
            </w:rPr>
          </w:rPrChange>
        </w:rPr>
      </w:pPr>
      <w:r>
        <w:pict w14:anchorId="0F3BA341">
          <v:shape id="_x0000_s1109" type="#_x0000_t202" style="position:absolute;left:0;text-align:left;margin-left:309.35pt;margin-top:5.85pt;width:20.6pt;height:40.75pt;z-index:-251668992;mso-position-horizontal-relative:page" filled="f" stroked="f">
            <v:textbox style="mso-next-textbox:#_x0000_s1109" inset="0,0,0,0">
              <w:txbxContent>
                <w:p w14:paraId="73EF6A7F" w14:textId="77777777" w:rsidR="002E35F5" w:rsidRDefault="002E35F5">
                  <w:pPr>
                    <w:pStyle w:val="BodyText"/>
                    <w:spacing w:line="192" w:lineRule="auto"/>
                    <w:rPr>
                      <w:rFonts w:ascii="Cambria" w:hAnsi="Cambria"/>
                    </w:rPr>
                  </w:pPr>
                  <w:r>
                    <w:rPr>
                      <w:rFonts w:ascii="Arial" w:hAnsi="Arial"/>
                      <w:w w:val="215"/>
                    </w:rPr>
                    <w:t>Σ</w:t>
                  </w:r>
                  <w:r>
                    <w:rPr>
                      <w:rFonts w:ascii="Arial" w:hAnsi="Arial"/>
                      <w:spacing w:val="-91"/>
                      <w:w w:val="215"/>
                    </w:rPr>
                    <w:t xml:space="preserve"> </w:t>
                  </w:r>
                  <w:r>
                    <w:rPr>
                      <w:rFonts w:ascii="Cambria" w:hAnsi="Cambria"/>
                      <w:spacing w:val="-20"/>
                      <w:w w:val="110"/>
                      <w:position w:val="-20"/>
                    </w:rPr>
                    <w:t>|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i/>
          <w:w w:val="103"/>
          <w:sz w:val="16"/>
          <w:rPrChange w:id="2192" w:author="Patrick Tang" w:date="2021-06-25T17:28:00Z">
            <w:rPr>
              <w:rFonts w:ascii="Bookman Old Style"/>
              <w:i/>
              <w:w w:val="103"/>
              <w:sz w:val="16"/>
            </w:rPr>
          </w:rPrChange>
        </w:rPr>
        <w:t>n</w:t>
      </w:r>
    </w:p>
    <w:p w14:paraId="0913F9F0" w14:textId="77777777" w:rsidR="00B40315" w:rsidRPr="00A97774" w:rsidRDefault="008E6C9D">
      <w:pPr>
        <w:tabs>
          <w:tab w:val="left" w:pos="1490"/>
        </w:tabs>
        <w:spacing w:line="258" w:lineRule="exact"/>
        <w:ind w:right="55"/>
        <w:jc w:val="right"/>
        <w:rPr>
          <w:i/>
        </w:rPr>
      </w:pPr>
      <w:r>
        <w:pict w14:anchorId="7DF2A83C">
          <v:shape id="_x0000_s1108" type="#_x0000_t202" style="position:absolute;left:0;text-align:left;margin-left:357.35pt;margin-top:11.1pt;width:2.9pt;height:8pt;z-index:-251667968;mso-position-horizontal-relative:page" filled="f" stroked="f">
            <v:textbox style="mso-next-textbox:#_x0000_s1108" inset="0,0,0,0">
              <w:txbxContent>
                <w:p w14:paraId="157699F0" w14:textId="77777777" w:rsidR="002E35F5" w:rsidRDefault="002E35F5">
                  <w:pPr>
                    <w:spacing w:line="157" w:lineRule="exact"/>
                    <w:rPr>
                      <w:rFonts w:ascii="Bookman Old Style"/>
                      <w:i/>
                      <w:sz w:val="16"/>
                    </w:rPr>
                  </w:pPr>
                  <w:proofErr w:type="spellStart"/>
                  <w:r>
                    <w:rPr>
                      <w:rFonts w:ascii="Bookman Old Style"/>
                      <w:i/>
                      <w:w w:val="128"/>
                      <w:sz w:val="16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="002B1B5E" w:rsidRPr="00BE3340">
        <w:rPr>
          <w:i/>
          <w:spacing w:val="7"/>
          <w:w w:val="115"/>
        </w:rPr>
        <w:t>MAE</w:t>
      </w:r>
      <w:r w:rsidR="002B1B5E" w:rsidRPr="00A97774">
        <w:rPr>
          <w:i/>
          <w:spacing w:val="11"/>
          <w:w w:val="115"/>
        </w:rPr>
        <w:t xml:space="preserve"> </w:t>
      </w:r>
      <w:r w:rsidR="002B1B5E" w:rsidRPr="00BE3340">
        <w:rPr>
          <w:w w:val="115"/>
          <w:rPrChange w:id="2193" w:author="Patrick Tang" w:date="2021-06-25T17:28:00Z">
            <w:rPr>
              <w:rFonts w:ascii="Garamond"/>
              <w:w w:val="115"/>
            </w:rPr>
          </w:rPrChange>
        </w:rPr>
        <w:t>=</w:t>
      </w:r>
      <w:r w:rsidR="002B1B5E" w:rsidRPr="00BE3340">
        <w:rPr>
          <w:spacing w:val="35"/>
          <w:w w:val="115"/>
          <w:rPrChange w:id="2194" w:author="Patrick Tang" w:date="2021-06-25T17:28:00Z">
            <w:rPr>
              <w:rFonts w:ascii="Garamond"/>
              <w:spacing w:val="35"/>
              <w:w w:val="115"/>
            </w:rPr>
          </w:rPrChange>
        </w:rPr>
        <w:t xml:space="preserve"> </w:t>
      </w:r>
      <w:r w:rsidR="002B1B5E" w:rsidRPr="00BE3340">
        <w:rPr>
          <w:w w:val="115"/>
          <w:position w:val="15"/>
          <w:u w:val="single"/>
          <w:rPrChange w:id="2195" w:author="Patrick Tang" w:date="2021-06-25T17:28:00Z">
            <w:rPr>
              <w:rFonts w:ascii="Garamond"/>
              <w:w w:val="115"/>
              <w:position w:val="15"/>
              <w:u w:val="single"/>
            </w:rPr>
          </w:rPrChange>
        </w:rPr>
        <w:t>1</w:t>
      </w:r>
      <w:r w:rsidR="002B1B5E" w:rsidRPr="00BE3340">
        <w:rPr>
          <w:w w:val="115"/>
          <w:position w:val="15"/>
          <w:rPrChange w:id="2196" w:author="Patrick Tang" w:date="2021-06-25T17:28:00Z">
            <w:rPr>
              <w:rFonts w:ascii="Garamond"/>
              <w:w w:val="115"/>
              <w:position w:val="15"/>
            </w:rPr>
          </w:rPrChange>
        </w:rPr>
        <w:tab/>
      </w:r>
      <w:r w:rsidR="002B1B5E" w:rsidRPr="00BE3340">
        <w:rPr>
          <w:i/>
          <w:w w:val="115"/>
        </w:rPr>
        <w:t>y</w:t>
      </w:r>
    </w:p>
    <w:p w14:paraId="5E682847" w14:textId="77777777" w:rsidR="00B40315" w:rsidRPr="00BE3340" w:rsidRDefault="002B1B5E">
      <w:pPr>
        <w:tabs>
          <w:tab w:val="left" w:pos="5405"/>
        </w:tabs>
        <w:spacing w:line="186" w:lineRule="exact"/>
        <w:ind w:left="4695"/>
        <w:jc w:val="center"/>
        <w:rPr>
          <w:i/>
          <w:sz w:val="16"/>
          <w:rPrChange w:id="2197" w:author="Patrick Tang" w:date="2021-06-25T17:28:00Z">
            <w:rPr>
              <w:rFonts w:ascii="Bookman Old Style"/>
              <w:i/>
              <w:sz w:val="16"/>
            </w:rPr>
          </w:rPrChange>
        </w:rPr>
      </w:pPr>
      <w:r w:rsidRPr="00453F0F">
        <w:rPr>
          <w:i/>
          <w:w w:val="125"/>
        </w:rPr>
        <w:t>n</w:t>
      </w:r>
      <w:r w:rsidRPr="00453F0F">
        <w:rPr>
          <w:i/>
          <w:w w:val="125"/>
        </w:rPr>
        <w:tab/>
      </w:r>
      <w:proofErr w:type="spellStart"/>
      <w:r w:rsidRPr="00BE3340">
        <w:rPr>
          <w:i/>
          <w:spacing w:val="-20"/>
          <w:w w:val="125"/>
          <w:position w:val="12"/>
          <w:sz w:val="16"/>
          <w:rPrChange w:id="2198" w:author="Patrick Tang" w:date="2021-06-25T17:28:00Z">
            <w:rPr>
              <w:rFonts w:ascii="Bookman Old Style"/>
              <w:i/>
              <w:spacing w:val="-20"/>
              <w:w w:val="125"/>
              <w:position w:val="12"/>
              <w:sz w:val="16"/>
            </w:rPr>
          </w:rPrChange>
        </w:rPr>
        <w:t>i</w:t>
      </w:r>
      <w:proofErr w:type="spellEnd"/>
    </w:p>
    <w:p w14:paraId="5CDE1F8E" w14:textId="77777777" w:rsidR="00B40315" w:rsidRPr="00A97774" w:rsidRDefault="002B1B5E">
      <w:pPr>
        <w:spacing w:line="143" w:lineRule="exact"/>
        <w:ind w:left="4625"/>
        <w:jc w:val="center"/>
        <w:rPr>
          <w:sz w:val="16"/>
        </w:rPr>
      </w:pPr>
      <w:proofErr w:type="spellStart"/>
      <w:r w:rsidRPr="00BE3340">
        <w:rPr>
          <w:i/>
          <w:w w:val="130"/>
          <w:sz w:val="16"/>
          <w:rPrChange w:id="2199" w:author="Patrick Tang" w:date="2021-06-25T17:28:00Z">
            <w:rPr>
              <w:rFonts w:ascii="Bookman Old Style"/>
              <w:i/>
              <w:w w:val="130"/>
              <w:sz w:val="16"/>
            </w:rPr>
          </w:rPrChange>
        </w:rPr>
        <w:t>i</w:t>
      </w:r>
      <w:proofErr w:type="spellEnd"/>
      <w:r w:rsidRPr="00BE3340">
        <w:rPr>
          <w:w w:val="130"/>
          <w:sz w:val="16"/>
        </w:rPr>
        <w:t>=1</w:t>
      </w:r>
    </w:p>
    <w:p w14:paraId="506D7CC7" w14:textId="77777777" w:rsidR="00B40315" w:rsidRPr="00A97774" w:rsidRDefault="002B1B5E">
      <w:pPr>
        <w:tabs>
          <w:tab w:val="left" w:pos="3655"/>
        </w:tabs>
        <w:spacing w:before="230"/>
        <w:ind w:left="18"/>
      </w:pPr>
      <w:r w:rsidRPr="00BE3340">
        <w:br w:type="column"/>
      </w:r>
      <w:r w:rsidRPr="00BE3340">
        <w:rPr>
          <w:w w:val="130"/>
          <w:rPrChange w:id="2200" w:author="Patrick Tang" w:date="2021-06-25T17:28:00Z">
            <w:rPr>
              <w:rFonts w:ascii="Cambria" w:hAnsi="Cambria"/>
              <w:w w:val="130"/>
            </w:rPr>
          </w:rPrChange>
        </w:rPr>
        <w:t>−</w:t>
      </w:r>
      <w:r w:rsidRPr="00BE3340">
        <w:rPr>
          <w:spacing w:val="-17"/>
          <w:w w:val="130"/>
          <w:rPrChange w:id="2201" w:author="Patrick Tang" w:date="2021-06-25T17:28:00Z">
            <w:rPr>
              <w:rFonts w:ascii="Cambria" w:hAnsi="Cambria"/>
              <w:spacing w:val="-17"/>
              <w:w w:val="130"/>
            </w:rPr>
          </w:rPrChange>
        </w:rPr>
        <w:t xml:space="preserve"> </w:t>
      </w:r>
      <w:r w:rsidRPr="00BE3340">
        <w:rPr>
          <w:i/>
          <w:spacing w:val="3"/>
          <w:w w:val="130"/>
        </w:rPr>
        <w:t>y</w:t>
      </w:r>
      <w:r w:rsidRPr="00BE3340">
        <w:rPr>
          <w:i/>
          <w:spacing w:val="3"/>
          <w:w w:val="130"/>
          <w:position w:val="15"/>
          <w:sz w:val="12"/>
          <w:rPrChange w:id="2202" w:author="Patrick Tang" w:date="2021-06-25T17:28:00Z">
            <w:rPr>
              <w:rFonts w:ascii="Arial" w:hAnsi="Arial"/>
              <w:i/>
              <w:spacing w:val="3"/>
              <w:w w:val="130"/>
              <w:position w:val="15"/>
              <w:sz w:val="12"/>
            </w:rPr>
          </w:rPrChange>
        </w:rPr>
        <w:t>′</w:t>
      </w:r>
      <w:r w:rsidRPr="00BE3340">
        <w:rPr>
          <w:i/>
          <w:spacing w:val="-25"/>
          <w:w w:val="130"/>
          <w:position w:val="15"/>
          <w:sz w:val="12"/>
          <w:rPrChange w:id="2203" w:author="Patrick Tang" w:date="2021-06-25T17:28:00Z">
            <w:rPr>
              <w:rFonts w:ascii="Arial" w:hAnsi="Arial"/>
              <w:i/>
              <w:spacing w:val="-25"/>
              <w:w w:val="130"/>
              <w:position w:val="15"/>
              <w:sz w:val="12"/>
            </w:rPr>
          </w:rPrChange>
        </w:rPr>
        <w:t xml:space="preserve"> </w:t>
      </w:r>
      <w:r w:rsidRPr="00BE3340">
        <w:rPr>
          <w:w w:val="110"/>
          <w:rPrChange w:id="2204" w:author="Patrick Tang" w:date="2021-06-25T17:28:00Z">
            <w:rPr>
              <w:rFonts w:ascii="Cambria" w:hAnsi="Cambria"/>
              <w:w w:val="110"/>
            </w:rPr>
          </w:rPrChange>
        </w:rPr>
        <w:t>|</w:t>
      </w:r>
      <w:r w:rsidRPr="00BE3340">
        <w:rPr>
          <w:w w:val="110"/>
          <w:rPrChange w:id="2205" w:author="Patrick Tang" w:date="2021-06-25T17:28:00Z">
            <w:rPr>
              <w:rFonts w:ascii="Cambria" w:hAnsi="Cambria"/>
              <w:w w:val="110"/>
            </w:rPr>
          </w:rPrChange>
        </w:rPr>
        <w:tab/>
      </w:r>
      <w:r w:rsidRPr="00BE3340">
        <w:rPr>
          <w:w w:val="110"/>
        </w:rPr>
        <w:t>(14)</w:t>
      </w:r>
    </w:p>
    <w:p w14:paraId="1358B13E" w14:textId="77777777" w:rsidR="00B40315" w:rsidRPr="00BE3340" w:rsidRDefault="00B40315">
      <w:pPr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2" w:space="720" w:equalWidth="0">
            <w:col w:w="5464" w:space="40"/>
            <w:col w:w="4616"/>
          </w:cols>
        </w:sectPr>
      </w:pPr>
    </w:p>
    <w:p w14:paraId="4C944DEC" w14:textId="77777777" w:rsidR="00B40315" w:rsidRPr="00BE3340" w:rsidRDefault="002B1B5E">
      <w:pPr>
        <w:pStyle w:val="ListParagraph"/>
        <w:numPr>
          <w:ilvl w:val="0"/>
          <w:numId w:val="3"/>
        </w:numPr>
        <w:tabs>
          <w:tab w:val="left" w:pos="663"/>
        </w:tabs>
        <w:spacing w:before="71"/>
        <w:ind w:right="0"/>
        <w:jc w:val="left"/>
      </w:pPr>
      <w:r w:rsidRPr="00BE3340">
        <w:lastRenderedPageBreak/>
        <w:t>Root mean square error</w:t>
      </w:r>
      <w:r w:rsidRPr="00BE3340">
        <w:rPr>
          <w:spacing w:val="-24"/>
        </w:rPr>
        <w:t xml:space="preserve"> </w:t>
      </w:r>
      <w:r w:rsidRPr="00BE3340">
        <w:rPr>
          <w:spacing w:val="-3"/>
        </w:rPr>
        <w:t>(RMSE)</w:t>
      </w:r>
    </w:p>
    <w:p w14:paraId="707E2BA0" w14:textId="77777777" w:rsidR="00B40315" w:rsidRPr="00BE3340" w:rsidRDefault="002B1B5E">
      <w:pPr>
        <w:pStyle w:val="BodyText"/>
        <w:rPr>
          <w:sz w:val="16"/>
        </w:rPr>
      </w:pPr>
      <w:r w:rsidRPr="00BE3340">
        <w:br w:type="column"/>
      </w:r>
    </w:p>
    <w:p w14:paraId="335C919C" w14:textId="77777777" w:rsidR="00B40315" w:rsidRPr="00BE3340" w:rsidRDefault="00B40315">
      <w:pPr>
        <w:pStyle w:val="BodyText"/>
        <w:rPr>
          <w:sz w:val="16"/>
        </w:rPr>
      </w:pPr>
    </w:p>
    <w:p w14:paraId="014AEA83" w14:textId="77777777" w:rsidR="00B40315" w:rsidRPr="00BE3340" w:rsidRDefault="00B40315">
      <w:pPr>
        <w:pStyle w:val="BodyText"/>
        <w:spacing w:before="3"/>
        <w:rPr>
          <w:sz w:val="20"/>
        </w:rPr>
      </w:pPr>
    </w:p>
    <w:p w14:paraId="32135917" w14:textId="77777777" w:rsidR="00B40315" w:rsidRPr="00BE3340" w:rsidRDefault="008E6C9D">
      <w:pPr>
        <w:spacing w:line="172" w:lineRule="exact"/>
        <w:jc w:val="right"/>
        <w:rPr>
          <w:i/>
          <w:sz w:val="16"/>
          <w:rPrChange w:id="2206" w:author="Patrick Tang" w:date="2021-06-25T17:28:00Z">
            <w:rPr>
              <w:rFonts w:ascii="Bookman Old Style"/>
              <w:i/>
              <w:sz w:val="16"/>
            </w:rPr>
          </w:rPrChange>
        </w:rPr>
      </w:pPr>
      <w:r>
        <w:pict w14:anchorId="612D0BC4">
          <v:line id="_x0000_s1107" style="position:absolute;left:0;text-align:left;z-index:-251666944;mso-position-horizontal-relative:page" from="305.4pt,-1.25pt" to="376.15pt,-1.25pt" strokeweight=".15381mm">
            <w10:wrap anchorx="page"/>
          </v:line>
        </w:pict>
      </w:r>
      <w:r>
        <w:rPr>
          <w:rPrChange w:id="2207" w:author="Patrick Tang" w:date="2021-06-25T17:28:00Z">
            <w:rPr/>
          </w:rPrChange>
        </w:rPr>
        <w:pict w14:anchorId="182955B7">
          <v:shape id="_x0000_s1106" type="#_x0000_t202" style="position:absolute;left:0;text-align:left;margin-left:293.9pt;margin-top:-9.45pt;width:27.6pt;height:53.4pt;z-index:-251649536;mso-position-horizontal-relative:page" filled="f" stroked="f">
            <v:textbox style="mso-next-textbox:#_x0000_s1106" inset="0,0,0,0">
              <w:txbxContent>
                <w:p w14:paraId="47BB308E" w14:textId="77777777" w:rsidR="002E35F5" w:rsidRDefault="002E35F5">
                  <w:pPr>
                    <w:pStyle w:val="BodyText"/>
                    <w:tabs>
                      <w:tab w:val="left" w:pos="445"/>
                    </w:tabs>
                    <w:rPr>
                      <w:rFonts w:ascii="Garamond" w:hAnsi="Garamond"/>
                    </w:rPr>
                  </w:pPr>
                  <w:r>
                    <w:rPr>
                      <w:rFonts w:ascii="Arial" w:hAnsi="Arial"/>
                      <w:spacing w:val="-231"/>
                      <w:w w:val="470"/>
                      <w:position w:val="25"/>
                    </w:rPr>
                    <w:t>‚</w:t>
                  </w:r>
                  <w:r>
                    <w:rPr>
                      <w:rFonts w:ascii="Arial" w:hAnsi="Arial"/>
                      <w:w w:val="188"/>
                    </w:rPr>
                    <w:t>u</w:t>
                  </w:r>
                  <w:r>
                    <w:rPr>
                      <w:rFonts w:ascii="Arial" w:hAnsi="Arial"/>
                    </w:rPr>
                    <w:tab/>
                  </w:r>
                  <w:r>
                    <w:rPr>
                      <w:rFonts w:ascii="Arial" w:hAnsi="Arial"/>
                      <w:spacing w:val="-508"/>
                      <w:w w:val="231"/>
                      <w:position w:val="2"/>
                    </w:rPr>
                    <w:t>Σ</w:t>
                  </w:r>
                  <w:r>
                    <w:rPr>
                      <w:rFonts w:ascii="Garamond" w:hAnsi="Garamond"/>
                      <w:spacing w:val="-12"/>
                      <w:w w:val="105"/>
                      <w:position w:val="-3"/>
                      <w:u w:val="single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i/>
          <w:w w:val="103"/>
          <w:sz w:val="16"/>
          <w:rPrChange w:id="2208" w:author="Patrick Tang" w:date="2021-06-25T17:28:00Z">
            <w:rPr>
              <w:rFonts w:ascii="Bookman Old Style"/>
              <w:i/>
              <w:w w:val="103"/>
              <w:sz w:val="16"/>
            </w:rPr>
          </w:rPrChange>
        </w:rPr>
        <w:t>n</w:t>
      </w:r>
    </w:p>
    <w:p w14:paraId="2B4D955C" w14:textId="77777777" w:rsidR="00B40315" w:rsidRPr="00A97774" w:rsidRDefault="008E6C9D">
      <w:pPr>
        <w:ind w:left="13"/>
        <w:rPr>
          <w:i/>
        </w:rPr>
      </w:pPr>
      <w:r>
        <w:pict w14:anchorId="04CA1C75">
          <v:shape id="_x0000_s1105" type="#_x0000_t202" style="position:absolute;left:0;text-align:left;margin-left:317.2pt;margin-top:20.45pt;width:13.75pt;height:8pt;z-index:-251650560;mso-position-horizontal-relative:page" filled="f" stroked="f">
            <v:textbox style="mso-next-textbox:#_x0000_s1105" inset="0,0,0,0">
              <w:txbxContent>
                <w:p w14:paraId="5CD1BFC3" w14:textId="77777777" w:rsidR="002E35F5" w:rsidRDefault="002E35F5">
                  <w:pPr>
                    <w:spacing w:line="157" w:lineRule="exact"/>
                    <w:rPr>
                      <w:sz w:val="16"/>
                    </w:rPr>
                  </w:pPr>
                  <w:proofErr w:type="spellStart"/>
                  <w:r>
                    <w:rPr>
                      <w:rFonts w:ascii="Bookman Old Style"/>
                      <w:i/>
                      <w:w w:val="125"/>
                      <w:sz w:val="16"/>
                    </w:rPr>
                    <w:t>i</w:t>
                  </w:r>
                  <w:proofErr w:type="spellEnd"/>
                  <w:r>
                    <w:rPr>
                      <w:w w:val="125"/>
                      <w:sz w:val="16"/>
                    </w:rPr>
                    <w:t>=1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i/>
          <w:spacing w:val="9"/>
          <w:w w:val="130"/>
        </w:rPr>
        <w:t xml:space="preserve">RMSE </w:t>
      </w:r>
      <w:proofErr w:type="gramStart"/>
      <w:r w:rsidR="002B1B5E" w:rsidRPr="00BE3340">
        <w:rPr>
          <w:w w:val="130"/>
          <w:rPrChange w:id="2209" w:author="Patrick Tang" w:date="2021-06-25T17:28:00Z">
            <w:rPr>
              <w:rFonts w:ascii="Garamond"/>
              <w:w w:val="130"/>
            </w:rPr>
          </w:rPrChange>
        </w:rPr>
        <w:t xml:space="preserve">= </w:t>
      </w:r>
      <w:r w:rsidR="002B1B5E" w:rsidRPr="00BE3340">
        <w:rPr>
          <w:w w:val="350"/>
          <w:position w:val="6"/>
          <w:rPrChange w:id="2210" w:author="Patrick Tang" w:date="2021-06-25T17:28:00Z">
            <w:rPr>
              <w:rFonts w:ascii="Arial"/>
              <w:w w:val="350"/>
              <w:position w:val="6"/>
            </w:rPr>
          </w:rPrChange>
        </w:rPr>
        <w:t>,</w:t>
      </w:r>
      <w:proofErr w:type="gramEnd"/>
      <w:r w:rsidR="002B1B5E" w:rsidRPr="00BE3340">
        <w:rPr>
          <w:spacing w:val="-195"/>
          <w:w w:val="350"/>
          <w:position w:val="6"/>
          <w:rPrChange w:id="2211" w:author="Patrick Tang" w:date="2021-06-25T17:28:00Z">
            <w:rPr>
              <w:rFonts w:ascii="Arial"/>
              <w:spacing w:val="-195"/>
              <w:w w:val="350"/>
              <w:position w:val="6"/>
            </w:rPr>
          </w:rPrChange>
        </w:rPr>
        <w:t xml:space="preserve"> </w:t>
      </w:r>
      <w:r w:rsidR="002B1B5E" w:rsidRPr="00BE3340">
        <w:rPr>
          <w:i/>
          <w:w w:val="130"/>
          <w:position w:val="-14"/>
        </w:rPr>
        <w:t>n</w:t>
      </w:r>
    </w:p>
    <w:p w14:paraId="5A67ACC5" w14:textId="77777777" w:rsidR="00B40315" w:rsidRPr="00BE3340" w:rsidRDefault="002B1B5E">
      <w:pPr>
        <w:pStyle w:val="BodyText"/>
        <w:rPr>
          <w:i/>
          <w:sz w:val="42"/>
        </w:rPr>
      </w:pPr>
      <w:r w:rsidRPr="00BE3340">
        <w:br w:type="column"/>
      </w:r>
    </w:p>
    <w:p w14:paraId="565BE88E" w14:textId="77777777" w:rsidR="00B40315" w:rsidRPr="00453F0F" w:rsidRDefault="008E6C9D">
      <w:pPr>
        <w:tabs>
          <w:tab w:val="left" w:pos="3886"/>
        </w:tabs>
        <w:spacing w:before="309"/>
        <w:ind w:left="66"/>
      </w:pPr>
      <w:r>
        <w:pict w14:anchorId="58B27936">
          <v:shape id="_x0000_s1104" type="#_x0000_t202" style="position:absolute;left:0;text-align:left;margin-left:363.6pt;margin-top:24.35pt;width:2.9pt;height:8pt;z-index:-251648512;mso-position-horizontal-relative:page" filled="f" stroked="f">
            <v:textbox style="mso-next-textbox:#_x0000_s1104" inset="0,0,0,0">
              <w:txbxContent>
                <w:p w14:paraId="74ECD8F3" w14:textId="77777777" w:rsidR="002E35F5" w:rsidRDefault="002E35F5">
                  <w:pPr>
                    <w:spacing w:line="157" w:lineRule="exact"/>
                    <w:rPr>
                      <w:rFonts w:ascii="Bookman Old Style"/>
                      <w:i/>
                      <w:sz w:val="16"/>
                    </w:rPr>
                  </w:pPr>
                  <w:proofErr w:type="spellStart"/>
                  <w:r>
                    <w:rPr>
                      <w:rFonts w:ascii="Bookman Old Style"/>
                      <w:i/>
                      <w:w w:val="128"/>
                      <w:sz w:val="16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="002B1B5E" w:rsidRPr="00BE3340">
        <w:rPr>
          <w:w w:val="120"/>
          <w:rPrChange w:id="2212" w:author="Patrick Tang" w:date="2021-06-25T17:28:00Z">
            <w:rPr>
              <w:rFonts w:ascii="Garamond" w:hAnsi="Garamond"/>
              <w:w w:val="120"/>
            </w:rPr>
          </w:rPrChange>
        </w:rPr>
        <w:t>(</w:t>
      </w:r>
      <w:proofErr w:type="spellStart"/>
      <w:proofErr w:type="gramStart"/>
      <w:r w:rsidR="002B1B5E" w:rsidRPr="00BE3340">
        <w:rPr>
          <w:i/>
          <w:w w:val="120"/>
        </w:rPr>
        <w:t>y</w:t>
      </w:r>
      <w:r w:rsidR="002B1B5E" w:rsidRPr="00BE3340">
        <w:rPr>
          <w:i/>
          <w:w w:val="120"/>
          <w:vertAlign w:val="subscript"/>
          <w:rPrChange w:id="2213" w:author="Patrick Tang" w:date="2021-06-25T17:28:00Z">
            <w:rPr>
              <w:rFonts w:ascii="Bookman Old Style" w:hAnsi="Bookman Old Style"/>
              <w:i/>
              <w:w w:val="120"/>
              <w:vertAlign w:val="subscript"/>
            </w:rPr>
          </w:rPrChange>
        </w:rPr>
        <w:t>i</w:t>
      </w:r>
      <w:proofErr w:type="spellEnd"/>
      <w:proofErr w:type="gramEnd"/>
      <w:r w:rsidR="002B1B5E" w:rsidRPr="00BE3340">
        <w:rPr>
          <w:i/>
          <w:w w:val="120"/>
          <w:rPrChange w:id="2214" w:author="Patrick Tang" w:date="2021-06-25T17:28:00Z">
            <w:rPr>
              <w:rFonts w:ascii="Bookman Old Style" w:hAnsi="Bookman Old Style"/>
              <w:i/>
              <w:w w:val="120"/>
            </w:rPr>
          </w:rPrChange>
        </w:rPr>
        <w:t xml:space="preserve"> </w:t>
      </w:r>
      <w:r w:rsidR="002B1B5E" w:rsidRPr="00BE3340">
        <w:rPr>
          <w:w w:val="130"/>
          <w:rPrChange w:id="2215" w:author="Patrick Tang" w:date="2021-06-25T17:28:00Z">
            <w:rPr>
              <w:rFonts w:ascii="Cambria" w:hAnsi="Cambria"/>
              <w:w w:val="130"/>
            </w:rPr>
          </w:rPrChange>
        </w:rPr>
        <w:t>−</w:t>
      </w:r>
      <w:r w:rsidR="002B1B5E" w:rsidRPr="00BE3340">
        <w:rPr>
          <w:spacing w:val="-32"/>
          <w:w w:val="130"/>
          <w:rPrChange w:id="2216" w:author="Patrick Tang" w:date="2021-06-25T17:28:00Z">
            <w:rPr>
              <w:rFonts w:ascii="Cambria" w:hAnsi="Cambria"/>
              <w:spacing w:val="-32"/>
              <w:w w:val="130"/>
            </w:rPr>
          </w:rPrChange>
        </w:rPr>
        <w:t xml:space="preserve"> </w:t>
      </w:r>
      <w:r w:rsidR="002B1B5E" w:rsidRPr="00BE3340">
        <w:rPr>
          <w:i/>
          <w:spacing w:val="3"/>
          <w:w w:val="130"/>
        </w:rPr>
        <w:t>y</w:t>
      </w:r>
      <w:r w:rsidR="002B1B5E" w:rsidRPr="00BE3340">
        <w:rPr>
          <w:i/>
          <w:spacing w:val="3"/>
          <w:w w:val="130"/>
          <w:position w:val="12"/>
          <w:sz w:val="12"/>
          <w:rPrChange w:id="2217" w:author="Patrick Tang" w:date="2021-06-25T17:28:00Z">
            <w:rPr>
              <w:rFonts w:ascii="Arial" w:hAnsi="Arial"/>
              <w:i/>
              <w:spacing w:val="3"/>
              <w:w w:val="130"/>
              <w:position w:val="12"/>
              <w:sz w:val="12"/>
            </w:rPr>
          </w:rPrChange>
        </w:rPr>
        <w:t>′</w:t>
      </w:r>
      <w:r w:rsidR="002B1B5E" w:rsidRPr="00BE3340">
        <w:rPr>
          <w:i/>
          <w:spacing w:val="-24"/>
          <w:w w:val="130"/>
          <w:position w:val="12"/>
          <w:sz w:val="12"/>
          <w:rPrChange w:id="2218" w:author="Patrick Tang" w:date="2021-06-25T17:28:00Z">
            <w:rPr>
              <w:rFonts w:ascii="Arial" w:hAnsi="Arial"/>
              <w:i/>
              <w:spacing w:val="-24"/>
              <w:w w:val="130"/>
              <w:position w:val="12"/>
              <w:sz w:val="12"/>
            </w:rPr>
          </w:rPrChange>
        </w:rPr>
        <w:t xml:space="preserve"> </w:t>
      </w:r>
      <w:r w:rsidR="002B1B5E" w:rsidRPr="00BE3340">
        <w:rPr>
          <w:w w:val="120"/>
          <w:rPrChange w:id="2219" w:author="Patrick Tang" w:date="2021-06-25T17:28:00Z">
            <w:rPr>
              <w:rFonts w:ascii="Garamond" w:hAnsi="Garamond"/>
              <w:w w:val="120"/>
            </w:rPr>
          </w:rPrChange>
        </w:rPr>
        <w:t>)</w:t>
      </w:r>
      <w:r w:rsidR="002B1B5E" w:rsidRPr="00BE3340">
        <w:rPr>
          <w:w w:val="120"/>
          <w:position w:val="6"/>
          <w:sz w:val="16"/>
        </w:rPr>
        <w:t>2</w:t>
      </w:r>
      <w:r w:rsidR="002B1B5E" w:rsidRPr="00BE3340">
        <w:rPr>
          <w:w w:val="120"/>
          <w:position w:val="6"/>
          <w:sz w:val="16"/>
        </w:rPr>
        <w:tab/>
      </w:r>
      <w:r w:rsidR="002B1B5E" w:rsidRPr="00A97774">
        <w:rPr>
          <w:w w:val="120"/>
        </w:rPr>
        <w:t>(15)</w:t>
      </w:r>
    </w:p>
    <w:p w14:paraId="1EF56FCC" w14:textId="77777777" w:rsidR="00B40315" w:rsidRPr="00BE3340" w:rsidRDefault="00B40315">
      <w:pPr>
        <w:sectPr w:rsidR="00B40315" w:rsidRPr="00BE3340">
          <w:pgSz w:w="12240" w:h="15840"/>
          <w:pgMar w:top="1360" w:right="820" w:bottom="720" w:left="1300" w:header="0" w:footer="538" w:gutter="0"/>
          <w:cols w:num="3" w:space="720" w:equalWidth="0">
            <w:col w:w="3511" w:space="40"/>
            <w:col w:w="1682" w:space="39"/>
            <w:col w:w="4848"/>
          </w:cols>
        </w:sectPr>
      </w:pPr>
    </w:p>
    <w:p w14:paraId="48CEA147" w14:textId="77777777" w:rsidR="00B40315" w:rsidRPr="00BE3340" w:rsidRDefault="00B40315">
      <w:pPr>
        <w:pStyle w:val="BodyText"/>
        <w:spacing w:before="6"/>
        <w:rPr>
          <w:sz w:val="28"/>
        </w:rPr>
      </w:pPr>
    </w:p>
    <w:p w14:paraId="3A0DF52A" w14:textId="77777777" w:rsidR="00B40315" w:rsidRPr="00BE3340" w:rsidRDefault="00B40315">
      <w:pPr>
        <w:rPr>
          <w:sz w:val="28"/>
        </w:rPr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space="720"/>
        </w:sectPr>
      </w:pPr>
    </w:p>
    <w:p w14:paraId="448313F7" w14:textId="77777777" w:rsidR="00B40315" w:rsidRPr="00BE3340" w:rsidRDefault="002B1B5E">
      <w:pPr>
        <w:pStyle w:val="ListParagraph"/>
        <w:numPr>
          <w:ilvl w:val="0"/>
          <w:numId w:val="3"/>
        </w:numPr>
        <w:tabs>
          <w:tab w:val="left" w:pos="663"/>
        </w:tabs>
        <w:spacing w:before="97"/>
        <w:ind w:right="0"/>
        <w:jc w:val="left"/>
      </w:pPr>
      <w:r w:rsidRPr="00BE3340">
        <w:t>Coefficient of determination</w:t>
      </w:r>
      <w:r w:rsidRPr="00BE3340">
        <w:rPr>
          <w:spacing w:val="-1"/>
        </w:rPr>
        <w:t xml:space="preserve"> </w:t>
      </w:r>
      <w:r w:rsidRPr="00BE3340">
        <w:rPr>
          <w:spacing w:val="2"/>
        </w:rPr>
        <w:t>(</w:t>
      </w:r>
      <w:r w:rsidRPr="00BE3340">
        <w:rPr>
          <w:i/>
          <w:spacing w:val="2"/>
        </w:rPr>
        <w:t>R</w:t>
      </w:r>
      <w:r w:rsidRPr="00BE3340">
        <w:rPr>
          <w:spacing w:val="2"/>
          <w:vertAlign w:val="superscript"/>
        </w:rPr>
        <w:t>2</w:t>
      </w:r>
      <w:r w:rsidRPr="00BE3340">
        <w:rPr>
          <w:spacing w:val="2"/>
        </w:rPr>
        <w:t>)</w:t>
      </w:r>
    </w:p>
    <w:p w14:paraId="73A1BE0C" w14:textId="77777777" w:rsidR="00B40315" w:rsidRPr="00BE3340" w:rsidRDefault="00B40315">
      <w:pPr>
        <w:pStyle w:val="BodyText"/>
        <w:spacing w:before="8"/>
        <w:rPr>
          <w:sz w:val="29"/>
        </w:rPr>
      </w:pPr>
    </w:p>
    <w:p w14:paraId="1F04D1F7" w14:textId="77777777" w:rsidR="00B40315" w:rsidRPr="00BE3340" w:rsidRDefault="002B1B5E">
      <w:pPr>
        <w:spacing w:line="70" w:lineRule="exact"/>
        <w:ind w:right="38"/>
        <w:jc w:val="right"/>
        <w:rPr>
          <w:sz w:val="16"/>
        </w:rPr>
      </w:pPr>
      <w:r w:rsidRPr="00BE3340">
        <w:rPr>
          <w:w w:val="105"/>
          <w:sz w:val="16"/>
        </w:rPr>
        <w:t>2</w:t>
      </w:r>
    </w:p>
    <w:p w14:paraId="16F7B119" w14:textId="77777777" w:rsidR="00B40315" w:rsidRPr="00BE3340" w:rsidRDefault="002B1B5E">
      <w:pPr>
        <w:pStyle w:val="BodyText"/>
        <w:rPr>
          <w:sz w:val="16"/>
        </w:rPr>
      </w:pPr>
      <w:r w:rsidRPr="00BE3340">
        <w:br w:type="column"/>
      </w:r>
    </w:p>
    <w:p w14:paraId="3751C0AF" w14:textId="77777777" w:rsidR="00B40315" w:rsidRPr="00BE3340" w:rsidRDefault="00B40315">
      <w:pPr>
        <w:pStyle w:val="BodyText"/>
        <w:rPr>
          <w:sz w:val="16"/>
        </w:rPr>
      </w:pPr>
    </w:p>
    <w:p w14:paraId="5659C0AE" w14:textId="77777777" w:rsidR="00B40315" w:rsidRPr="00BE3340" w:rsidRDefault="00B40315">
      <w:pPr>
        <w:pStyle w:val="BodyText"/>
        <w:spacing w:before="9"/>
        <w:rPr>
          <w:sz w:val="12"/>
        </w:rPr>
      </w:pPr>
    </w:p>
    <w:p w14:paraId="4C41BB83" w14:textId="77777777" w:rsidR="00B40315" w:rsidRPr="00A97774" w:rsidRDefault="002B1B5E">
      <w:pPr>
        <w:spacing w:line="166" w:lineRule="exact"/>
        <w:ind w:left="477" w:right="-3"/>
        <w:rPr>
          <w:sz w:val="16"/>
        </w:rPr>
      </w:pPr>
      <w:r w:rsidRPr="00BE3340">
        <w:rPr>
          <w:i/>
          <w:w w:val="120"/>
          <w:sz w:val="16"/>
          <w:rPrChange w:id="2220" w:author="Patrick Tang" w:date="2021-06-25T17:28:00Z">
            <w:rPr>
              <w:rFonts w:ascii="Bookman Old Style"/>
              <w:i/>
              <w:w w:val="120"/>
              <w:sz w:val="16"/>
            </w:rPr>
          </w:rPrChange>
        </w:rPr>
        <w:t xml:space="preserve">n </w:t>
      </w:r>
      <w:proofErr w:type="spellStart"/>
      <w:r w:rsidRPr="00BE3340">
        <w:rPr>
          <w:i/>
          <w:w w:val="120"/>
          <w:sz w:val="16"/>
          <w:rPrChange w:id="2221" w:author="Patrick Tang" w:date="2021-06-25T17:28:00Z">
            <w:rPr>
              <w:rFonts w:ascii="Bookman Old Style"/>
              <w:i/>
              <w:w w:val="120"/>
              <w:sz w:val="16"/>
            </w:rPr>
          </w:rPrChange>
        </w:rPr>
        <w:t>i</w:t>
      </w:r>
      <w:proofErr w:type="spellEnd"/>
      <w:r w:rsidRPr="00BE3340">
        <w:rPr>
          <w:w w:val="120"/>
          <w:sz w:val="16"/>
        </w:rPr>
        <w:t>=1</w:t>
      </w:r>
    </w:p>
    <w:p w14:paraId="10C36470" w14:textId="77777777" w:rsidR="00B40315" w:rsidRPr="00BE3340" w:rsidRDefault="002B1B5E">
      <w:pPr>
        <w:pStyle w:val="BodyText"/>
        <w:rPr>
          <w:sz w:val="46"/>
        </w:rPr>
      </w:pPr>
      <w:r w:rsidRPr="00BE3340">
        <w:br w:type="column"/>
      </w:r>
    </w:p>
    <w:p w14:paraId="32F0D9FB" w14:textId="77777777" w:rsidR="00B40315" w:rsidRPr="00A97774" w:rsidRDefault="008E6C9D">
      <w:pPr>
        <w:spacing w:line="233" w:lineRule="exact"/>
        <w:ind w:left="-31"/>
      </w:pPr>
      <w:r>
        <w:pict w14:anchorId="51E0FC1C">
          <v:shape id="_x0000_s1103" type="#_x0000_t202" style="position:absolute;left:0;text-align:left;margin-left:355.3pt;margin-top:9.7pt;width:2.9pt;height:8pt;z-index:251606528;mso-position-horizontal-relative:page" filled="f" stroked="f">
            <v:textbox style="mso-next-textbox:#_x0000_s1103" inset="0,0,0,0">
              <w:txbxContent>
                <w:p w14:paraId="1EEC8C18" w14:textId="77777777" w:rsidR="002E35F5" w:rsidRDefault="002E35F5">
                  <w:pPr>
                    <w:spacing w:line="157" w:lineRule="exact"/>
                    <w:rPr>
                      <w:rFonts w:ascii="Bookman Old Style"/>
                      <w:i/>
                      <w:sz w:val="16"/>
                    </w:rPr>
                  </w:pPr>
                  <w:proofErr w:type="spellStart"/>
                  <w:r>
                    <w:rPr>
                      <w:rFonts w:ascii="Bookman Old Style"/>
                      <w:i/>
                      <w:w w:val="128"/>
                      <w:sz w:val="16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PrChange w:id="2222" w:author="Patrick Tang" w:date="2021-06-25T17:28:00Z">
            <w:rPr/>
          </w:rPrChange>
        </w:rPr>
        <w:pict w14:anchorId="3F34A2CD">
          <v:shape id="_x0000_s1102" type="#_x0000_t202" style="position:absolute;left:0;text-align:left;margin-left:299.5pt;margin-top:11pt;width:11.55pt;height:40.75pt;z-index:251607552;mso-position-horizontal-relative:page" filled="f" stroked="f">
            <v:textbox style="mso-next-textbox:#_x0000_s1102" inset="0,0,0,0">
              <w:txbxContent>
                <w:p w14:paraId="3CC7DC08" w14:textId="77777777" w:rsidR="002E35F5" w:rsidRDefault="002E35F5">
                  <w:pPr>
                    <w:pStyle w:val="BodyText"/>
                    <w:spacing w:line="215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169"/>
                    </w:rPr>
                    <w:t>Σ</w:t>
                  </w:r>
                </w:p>
              </w:txbxContent>
            </v:textbox>
            <w10:wrap anchorx="page"/>
          </v:shape>
        </w:pict>
      </w:r>
      <w:r w:rsidR="002B1B5E" w:rsidRPr="00BE3340">
        <w:rPr>
          <w:w w:val="135"/>
          <w:rPrChange w:id="2223" w:author="Patrick Tang" w:date="2021-06-25T17:28:00Z">
            <w:rPr>
              <w:rFonts w:ascii="Garamond" w:hAnsi="Garamond"/>
              <w:w w:val="135"/>
            </w:rPr>
          </w:rPrChange>
        </w:rPr>
        <w:t>(</w:t>
      </w:r>
      <w:proofErr w:type="spellStart"/>
      <w:proofErr w:type="gramStart"/>
      <w:r w:rsidR="002B1B5E" w:rsidRPr="00BE3340">
        <w:rPr>
          <w:i/>
          <w:w w:val="135"/>
        </w:rPr>
        <w:t>y</w:t>
      </w:r>
      <w:r w:rsidR="002B1B5E" w:rsidRPr="00BE3340">
        <w:rPr>
          <w:i/>
          <w:w w:val="135"/>
          <w:vertAlign w:val="subscript"/>
          <w:rPrChange w:id="2224" w:author="Patrick Tang" w:date="2021-06-25T17:28:00Z">
            <w:rPr>
              <w:rFonts w:ascii="Bookman Old Style" w:hAnsi="Bookman Old Style"/>
              <w:i/>
              <w:w w:val="135"/>
              <w:vertAlign w:val="subscript"/>
            </w:rPr>
          </w:rPrChange>
        </w:rPr>
        <w:t>i</w:t>
      </w:r>
      <w:proofErr w:type="spellEnd"/>
      <w:proofErr w:type="gramEnd"/>
      <w:r w:rsidR="002B1B5E" w:rsidRPr="00BE3340">
        <w:rPr>
          <w:i/>
          <w:spacing w:val="-45"/>
          <w:w w:val="135"/>
          <w:rPrChange w:id="2225" w:author="Patrick Tang" w:date="2021-06-25T17:28:00Z">
            <w:rPr>
              <w:rFonts w:ascii="Bookman Old Style" w:hAnsi="Bookman Old Style"/>
              <w:i/>
              <w:spacing w:val="-45"/>
              <w:w w:val="135"/>
            </w:rPr>
          </w:rPrChange>
        </w:rPr>
        <w:t xml:space="preserve"> </w:t>
      </w:r>
      <w:r w:rsidR="002B1B5E" w:rsidRPr="00BE3340">
        <w:rPr>
          <w:w w:val="135"/>
          <w:rPrChange w:id="2226" w:author="Patrick Tang" w:date="2021-06-25T17:28:00Z">
            <w:rPr>
              <w:rFonts w:ascii="Cambria" w:hAnsi="Cambria"/>
              <w:w w:val="135"/>
            </w:rPr>
          </w:rPrChange>
        </w:rPr>
        <w:t>−</w:t>
      </w:r>
      <w:r w:rsidR="002B1B5E" w:rsidRPr="00BE3340">
        <w:rPr>
          <w:spacing w:val="-29"/>
          <w:w w:val="135"/>
          <w:rPrChange w:id="2227" w:author="Patrick Tang" w:date="2021-06-25T17:28:00Z">
            <w:rPr>
              <w:rFonts w:ascii="Cambria" w:hAnsi="Cambria"/>
              <w:spacing w:val="-29"/>
              <w:w w:val="135"/>
            </w:rPr>
          </w:rPrChange>
        </w:rPr>
        <w:t xml:space="preserve"> </w:t>
      </w:r>
      <w:r w:rsidR="002B1B5E" w:rsidRPr="00BE3340">
        <w:rPr>
          <w:i/>
          <w:spacing w:val="3"/>
          <w:w w:val="135"/>
        </w:rPr>
        <w:t>y</w:t>
      </w:r>
      <w:r w:rsidR="002B1B5E" w:rsidRPr="00BE3340">
        <w:rPr>
          <w:i/>
          <w:spacing w:val="3"/>
          <w:w w:val="135"/>
          <w:position w:val="14"/>
          <w:sz w:val="12"/>
          <w:rPrChange w:id="2228" w:author="Patrick Tang" w:date="2021-06-25T17:28:00Z">
            <w:rPr>
              <w:rFonts w:ascii="Arial" w:hAnsi="Arial"/>
              <w:i/>
              <w:spacing w:val="3"/>
              <w:w w:val="135"/>
              <w:position w:val="14"/>
              <w:sz w:val="12"/>
            </w:rPr>
          </w:rPrChange>
        </w:rPr>
        <w:t>′</w:t>
      </w:r>
      <w:r w:rsidR="002B1B5E" w:rsidRPr="00BE3340">
        <w:rPr>
          <w:i/>
          <w:spacing w:val="-30"/>
          <w:w w:val="135"/>
          <w:position w:val="14"/>
          <w:sz w:val="12"/>
          <w:rPrChange w:id="2229" w:author="Patrick Tang" w:date="2021-06-25T17:28:00Z">
            <w:rPr>
              <w:rFonts w:ascii="Arial" w:hAnsi="Arial"/>
              <w:i/>
              <w:spacing w:val="-30"/>
              <w:w w:val="135"/>
              <w:position w:val="14"/>
              <w:sz w:val="12"/>
            </w:rPr>
          </w:rPrChange>
        </w:rPr>
        <w:t xml:space="preserve"> </w:t>
      </w:r>
      <w:r w:rsidR="002B1B5E" w:rsidRPr="00BE3340">
        <w:rPr>
          <w:w w:val="135"/>
          <w:rPrChange w:id="2230" w:author="Patrick Tang" w:date="2021-06-25T17:28:00Z">
            <w:rPr>
              <w:rFonts w:ascii="Garamond" w:hAnsi="Garamond"/>
              <w:w w:val="135"/>
            </w:rPr>
          </w:rPrChange>
        </w:rPr>
        <w:t>)</w:t>
      </w:r>
      <w:r w:rsidR="002B1B5E" w:rsidRPr="00BE3340">
        <w:rPr>
          <w:w w:val="135"/>
          <w:vertAlign w:val="superscript"/>
        </w:rPr>
        <w:t>2</w:t>
      </w:r>
    </w:p>
    <w:p w14:paraId="5CE73BFD" w14:textId="77777777" w:rsidR="00B40315" w:rsidRPr="00453F0F" w:rsidRDefault="00B40315">
      <w:pPr>
        <w:pStyle w:val="BodyText"/>
        <w:spacing w:before="1" w:after="39"/>
        <w:rPr>
          <w:sz w:val="13"/>
        </w:rPr>
      </w:pPr>
    </w:p>
    <w:p w14:paraId="2DF52F87" w14:textId="77777777" w:rsidR="00B40315" w:rsidRPr="00BE3340" w:rsidRDefault="008E6C9D">
      <w:pPr>
        <w:pStyle w:val="BodyText"/>
        <w:spacing w:line="20" w:lineRule="exact"/>
        <w:ind w:left="522"/>
        <w:rPr>
          <w:sz w:val="2"/>
        </w:rPr>
      </w:pPr>
      <w:r>
        <w:rPr>
          <w:sz w:val="2"/>
        </w:rPr>
      </w:r>
      <w:r>
        <w:rPr>
          <w:sz w:val="2"/>
        </w:rPr>
        <w:pict w14:anchorId="4B32AE7C">
          <v:group id="_x0000_s1100" style="width:5.75pt;height:.45pt;mso-position-horizontal-relative:char;mso-position-vertical-relative:line" coordsize="115,9">
            <v:line id="_x0000_s1101" style="position:absolute" from="0,4" to="115,4" strokeweight=".15381mm"/>
            <w10:anchorlock/>
          </v:group>
        </w:pict>
      </w:r>
    </w:p>
    <w:p w14:paraId="322D26FC" w14:textId="77777777" w:rsidR="00B40315" w:rsidRPr="00BE3340" w:rsidRDefault="002B1B5E">
      <w:pPr>
        <w:pStyle w:val="BodyText"/>
        <w:rPr>
          <w:sz w:val="26"/>
        </w:rPr>
      </w:pPr>
      <w:r w:rsidRPr="00BE3340">
        <w:br w:type="column"/>
      </w:r>
    </w:p>
    <w:p w14:paraId="093D5C54" w14:textId="77777777" w:rsidR="00B40315" w:rsidRPr="00BE3340" w:rsidRDefault="00B40315">
      <w:pPr>
        <w:pStyle w:val="BodyText"/>
        <w:spacing w:before="1"/>
        <w:rPr>
          <w:sz w:val="37"/>
        </w:rPr>
      </w:pPr>
    </w:p>
    <w:p w14:paraId="120BC0A2" w14:textId="77777777" w:rsidR="00B40315" w:rsidRPr="00BE3340" w:rsidRDefault="002B1B5E">
      <w:pPr>
        <w:pStyle w:val="BodyText"/>
        <w:spacing w:before="1" w:line="36" w:lineRule="exact"/>
        <w:ind w:left="477"/>
      </w:pPr>
      <w:r w:rsidRPr="00BE3340">
        <w:t>(16)</w:t>
      </w:r>
    </w:p>
    <w:p w14:paraId="67E9D094" w14:textId="77777777" w:rsidR="00B40315" w:rsidRPr="00BE3340" w:rsidRDefault="00B40315">
      <w:pPr>
        <w:spacing w:line="36" w:lineRule="exact"/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4" w:space="720" w:equalWidth="0">
            <w:col w:w="3999" w:space="413"/>
            <w:col w:w="752" w:space="39"/>
            <w:col w:w="884" w:space="2594"/>
            <w:col w:w="1439"/>
          </w:cols>
        </w:sectPr>
      </w:pPr>
    </w:p>
    <w:p w14:paraId="0FF3B3C8" w14:textId="77777777" w:rsidR="00B40315" w:rsidRPr="00BE3340" w:rsidRDefault="00B40315">
      <w:pPr>
        <w:pStyle w:val="BodyText"/>
        <w:spacing w:before="9"/>
        <w:rPr>
          <w:sz w:val="38"/>
        </w:rPr>
      </w:pPr>
    </w:p>
    <w:p w14:paraId="1344B65B" w14:textId="77777777" w:rsidR="00B40315" w:rsidRPr="007F427F" w:rsidRDefault="008E6C9D">
      <w:pPr>
        <w:pStyle w:val="ListParagraph"/>
        <w:numPr>
          <w:ilvl w:val="0"/>
          <w:numId w:val="3"/>
        </w:numPr>
        <w:tabs>
          <w:tab w:val="left" w:pos="663"/>
        </w:tabs>
        <w:spacing w:before="0" w:line="244" w:lineRule="exact"/>
        <w:ind w:right="0"/>
        <w:jc w:val="left"/>
      </w:pPr>
      <w:r>
        <w:pict w14:anchorId="725CA8DB">
          <v:line id="_x0000_s1099" style="position:absolute;left:0;text-align:left;z-index:251604480;mso-position-horizontal-relative:page" from="297.95pt,-27.05pt" to="367.85pt,-27.05pt" strokeweight=".15381mm">
            <w10:wrap anchorx="page"/>
          </v:line>
        </w:pict>
      </w:r>
      <w:r>
        <w:rPr>
          <w:rPrChange w:id="2231" w:author="Patrick Tang" w:date="2021-06-25T17:28:00Z">
            <w:rPr/>
          </w:rPrChange>
        </w:rPr>
        <w:pict w14:anchorId="67C6C348">
          <v:shape id="_x0000_s1098" type="#_x0000_t202" style="position:absolute;left:0;text-align:left;margin-left:297.95pt;margin-top:-48.4pt;width:11.55pt;height:40.75pt;z-index:251605504;mso-position-horizontal-relative:page" filled="f" stroked="f">
            <v:textbox inset="0,0,0,0">
              <w:txbxContent>
                <w:p w14:paraId="6EC8500A" w14:textId="77777777" w:rsidR="002E35F5" w:rsidRDefault="002E35F5">
                  <w:pPr>
                    <w:pStyle w:val="BodyText"/>
                    <w:spacing w:line="215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169"/>
                    </w:rPr>
                    <w:t>Σ</w:t>
                  </w:r>
                </w:p>
              </w:txbxContent>
            </v:textbox>
            <w10:wrap anchorx="page"/>
          </v:shape>
        </w:pict>
      </w:r>
      <w:r w:rsidR="002B1B5E" w:rsidRPr="00BE3340">
        <w:t>Deviation</w:t>
      </w:r>
      <w:r w:rsidR="002B1B5E" w:rsidRPr="00A97774">
        <w:rPr>
          <w:spacing w:val="10"/>
        </w:rPr>
        <w:t xml:space="preserve"> </w:t>
      </w:r>
      <w:r w:rsidR="002B1B5E" w:rsidRPr="00453F0F">
        <w:rPr>
          <w:spacing w:val="2"/>
        </w:rPr>
        <w:t>(</w:t>
      </w:r>
      <w:r w:rsidR="002B1B5E" w:rsidRPr="00453F0F">
        <w:rPr>
          <w:i/>
          <w:spacing w:val="2"/>
        </w:rPr>
        <w:t>Dev</w:t>
      </w:r>
      <w:r w:rsidR="002B1B5E" w:rsidRPr="00453F0F">
        <w:rPr>
          <w:spacing w:val="2"/>
        </w:rPr>
        <w:t>)</w:t>
      </w:r>
    </w:p>
    <w:p w14:paraId="4E148B76" w14:textId="77777777" w:rsidR="00B40315" w:rsidRPr="00BE3340" w:rsidRDefault="002B1B5E">
      <w:pPr>
        <w:spacing w:line="18" w:lineRule="exact"/>
        <w:ind w:left="477"/>
        <w:rPr>
          <w:rPrChange w:id="2232" w:author="Patrick Tang" w:date="2021-06-25T17:28:00Z">
            <w:rPr>
              <w:rFonts w:ascii="Cambria" w:hAnsi="Cambria"/>
            </w:rPr>
          </w:rPrChange>
        </w:rPr>
      </w:pPr>
      <w:r w:rsidRPr="00BE3340">
        <w:br w:type="column"/>
      </w:r>
      <w:r w:rsidRPr="00BE3340">
        <w:rPr>
          <w:i/>
          <w:w w:val="120"/>
        </w:rPr>
        <w:t xml:space="preserve">R </w:t>
      </w:r>
      <w:r w:rsidRPr="00BE3340">
        <w:rPr>
          <w:w w:val="120"/>
          <w:rPrChange w:id="2233" w:author="Patrick Tang" w:date="2021-06-25T17:28:00Z">
            <w:rPr>
              <w:rFonts w:ascii="Garamond" w:hAnsi="Garamond"/>
              <w:w w:val="120"/>
            </w:rPr>
          </w:rPrChange>
        </w:rPr>
        <w:t xml:space="preserve">= 1 </w:t>
      </w:r>
      <w:r w:rsidRPr="00BE3340">
        <w:rPr>
          <w:w w:val="120"/>
          <w:rPrChange w:id="2234" w:author="Patrick Tang" w:date="2021-06-25T17:28:00Z">
            <w:rPr>
              <w:rFonts w:ascii="Cambria" w:hAnsi="Cambria"/>
              <w:w w:val="120"/>
            </w:rPr>
          </w:rPrChange>
        </w:rPr>
        <w:t>−</w:t>
      </w:r>
    </w:p>
    <w:p w14:paraId="053715DF" w14:textId="77777777" w:rsidR="00B40315" w:rsidRPr="00BE3340" w:rsidRDefault="002B1B5E">
      <w:pPr>
        <w:spacing w:line="35" w:lineRule="exact"/>
        <w:ind w:left="294"/>
        <w:rPr>
          <w:i/>
          <w:sz w:val="16"/>
          <w:rPrChange w:id="2235" w:author="Patrick Tang" w:date="2021-06-25T17:28:00Z">
            <w:rPr>
              <w:rFonts w:ascii="Bookman Old Style"/>
              <w:i/>
              <w:sz w:val="16"/>
            </w:rPr>
          </w:rPrChange>
        </w:rPr>
      </w:pPr>
      <w:r w:rsidRPr="00BE3340">
        <w:br w:type="column"/>
      </w:r>
      <w:r w:rsidRPr="00BE3340">
        <w:rPr>
          <w:i/>
          <w:w w:val="105"/>
          <w:sz w:val="16"/>
          <w:rPrChange w:id="2236" w:author="Patrick Tang" w:date="2021-06-25T17:28:00Z">
            <w:rPr>
              <w:rFonts w:ascii="Bookman Old Style"/>
              <w:i/>
              <w:w w:val="105"/>
              <w:sz w:val="16"/>
            </w:rPr>
          </w:rPrChange>
        </w:rPr>
        <w:t>n</w:t>
      </w:r>
    </w:p>
    <w:p w14:paraId="2D4EC3FC" w14:textId="77777777" w:rsidR="00B40315" w:rsidRPr="00A97774" w:rsidRDefault="002B1B5E">
      <w:pPr>
        <w:spacing w:line="176" w:lineRule="exact"/>
        <w:ind w:left="294"/>
        <w:rPr>
          <w:sz w:val="16"/>
        </w:rPr>
      </w:pPr>
      <w:proofErr w:type="spellStart"/>
      <w:r w:rsidRPr="00BE3340">
        <w:rPr>
          <w:i/>
          <w:w w:val="125"/>
          <w:sz w:val="16"/>
          <w:rPrChange w:id="2237" w:author="Patrick Tang" w:date="2021-06-25T17:28:00Z">
            <w:rPr>
              <w:rFonts w:ascii="Bookman Old Style"/>
              <w:i/>
              <w:w w:val="125"/>
              <w:sz w:val="16"/>
            </w:rPr>
          </w:rPrChange>
        </w:rPr>
        <w:t>i</w:t>
      </w:r>
      <w:proofErr w:type="spellEnd"/>
      <w:r w:rsidRPr="00BE3340">
        <w:rPr>
          <w:w w:val="125"/>
          <w:sz w:val="16"/>
        </w:rPr>
        <w:t>=1</w:t>
      </w:r>
    </w:p>
    <w:p w14:paraId="41C16853" w14:textId="77777777" w:rsidR="00B40315" w:rsidRPr="00BE3340" w:rsidRDefault="002B1B5E">
      <w:pPr>
        <w:spacing w:line="167" w:lineRule="exact"/>
        <w:ind w:left="-31"/>
        <w:rPr>
          <w:i/>
          <w:rPrChange w:id="2238" w:author="Patrick Tang" w:date="2021-06-25T17:28:00Z">
            <w:rPr>
              <w:rFonts w:ascii="Bookman Old Style"/>
              <w:i/>
            </w:rPr>
          </w:rPrChange>
        </w:rPr>
      </w:pPr>
      <w:r w:rsidRPr="00BE3340">
        <w:br w:type="column"/>
      </w:r>
      <w:r w:rsidRPr="00BE3340">
        <w:rPr>
          <w:spacing w:val="-4"/>
          <w:w w:val="130"/>
          <w:rPrChange w:id="2239" w:author="Patrick Tang" w:date="2021-06-25T17:28:00Z">
            <w:rPr>
              <w:rFonts w:ascii="Garamond"/>
              <w:spacing w:val="-4"/>
              <w:w w:val="130"/>
            </w:rPr>
          </w:rPrChange>
        </w:rPr>
        <w:t>(</w:t>
      </w:r>
      <w:proofErr w:type="spellStart"/>
      <w:proofErr w:type="gramStart"/>
      <w:r w:rsidRPr="00BE3340">
        <w:rPr>
          <w:i/>
          <w:spacing w:val="-4"/>
          <w:w w:val="130"/>
        </w:rPr>
        <w:t>y</w:t>
      </w:r>
      <w:r w:rsidRPr="00BE3340">
        <w:rPr>
          <w:i/>
          <w:spacing w:val="-4"/>
          <w:w w:val="130"/>
          <w:vertAlign w:val="subscript"/>
          <w:rPrChange w:id="2240" w:author="Patrick Tang" w:date="2021-06-25T17:28:00Z">
            <w:rPr>
              <w:rFonts w:ascii="Bookman Old Style"/>
              <w:i/>
              <w:spacing w:val="-4"/>
              <w:w w:val="130"/>
              <w:vertAlign w:val="subscript"/>
            </w:rPr>
          </w:rPrChange>
        </w:rPr>
        <w:t>i</w:t>
      </w:r>
      <w:proofErr w:type="spellEnd"/>
      <w:proofErr w:type="gramEnd"/>
    </w:p>
    <w:p w14:paraId="33CC0076" w14:textId="77777777" w:rsidR="00B40315" w:rsidRPr="00A97774" w:rsidRDefault="002B1B5E">
      <w:pPr>
        <w:spacing w:line="167" w:lineRule="exact"/>
        <w:ind w:left="18"/>
        <w:rPr>
          <w:sz w:val="16"/>
        </w:rPr>
      </w:pPr>
      <w:r w:rsidRPr="00BE3340">
        <w:br w:type="column"/>
      </w:r>
      <w:r w:rsidRPr="00BE3340">
        <w:rPr>
          <w:w w:val="125"/>
          <w:rPrChange w:id="2241" w:author="Patrick Tang" w:date="2021-06-25T17:28:00Z">
            <w:rPr>
              <w:rFonts w:ascii="Cambria" w:hAnsi="Cambria"/>
              <w:w w:val="125"/>
            </w:rPr>
          </w:rPrChange>
        </w:rPr>
        <w:t xml:space="preserve">− </w:t>
      </w:r>
      <w:r w:rsidRPr="00BE3340">
        <w:rPr>
          <w:i/>
          <w:w w:val="125"/>
        </w:rPr>
        <w:t>y</w:t>
      </w:r>
      <w:r w:rsidRPr="00BE3340">
        <w:rPr>
          <w:w w:val="125"/>
          <w:rPrChange w:id="2242" w:author="Patrick Tang" w:date="2021-06-25T17:28:00Z">
            <w:rPr>
              <w:rFonts w:ascii="Garamond" w:hAnsi="Garamond"/>
              <w:w w:val="125"/>
            </w:rPr>
          </w:rPrChange>
        </w:rPr>
        <w:t>)</w:t>
      </w:r>
      <w:r w:rsidRPr="00BE3340">
        <w:rPr>
          <w:w w:val="125"/>
          <w:position w:val="6"/>
          <w:sz w:val="16"/>
        </w:rPr>
        <w:t>2</w:t>
      </w:r>
    </w:p>
    <w:p w14:paraId="343A6D35" w14:textId="77777777" w:rsidR="00B40315" w:rsidRPr="00BE3340" w:rsidRDefault="00B40315">
      <w:pPr>
        <w:spacing w:line="167" w:lineRule="exact"/>
        <w:rPr>
          <w:sz w:val="16"/>
        </w:rPr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5" w:space="720" w:equalWidth="0">
            <w:col w:w="2160" w:space="1069"/>
            <w:col w:w="1358" w:space="39"/>
            <w:col w:w="569" w:space="40"/>
            <w:col w:w="220" w:space="39"/>
            <w:col w:w="4626"/>
          </w:cols>
        </w:sectPr>
      </w:pPr>
    </w:p>
    <w:p w14:paraId="407C68E3" w14:textId="77777777" w:rsidR="00B40315" w:rsidRPr="00BE3340" w:rsidRDefault="00B40315">
      <w:pPr>
        <w:pStyle w:val="BodyText"/>
        <w:rPr>
          <w:sz w:val="30"/>
        </w:rPr>
      </w:pPr>
    </w:p>
    <w:p w14:paraId="7FD0B61C" w14:textId="77777777" w:rsidR="00B40315" w:rsidRPr="00BE3340" w:rsidRDefault="00B40315">
      <w:pPr>
        <w:pStyle w:val="BodyText"/>
        <w:spacing w:before="4"/>
        <w:rPr>
          <w:sz w:val="34"/>
        </w:rPr>
      </w:pPr>
    </w:p>
    <w:p w14:paraId="04E754B9" w14:textId="38A8C040" w:rsidR="00B40315" w:rsidRPr="00BE3340" w:rsidRDefault="008E6C9D">
      <w:pPr>
        <w:pStyle w:val="BodyText"/>
        <w:ind w:left="456"/>
        <w:rPr>
          <w:i/>
          <w:sz w:val="12"/>
          <w:rPrChange w:id="2243" w:author="Patrick Tang" w:date="2021-06-25T17:28:00Z">
            <w:rPr>
              <w:rFonts w:ascii="Arial" w:hAnsi="Arial"/>
              <w:i/>
              <w:sz w:val="12"/>
            </w:rPr>
          </w:rPrChange>
        </w:rPr>
      </w:pPr>
      <w:r>
        <w:pict w14:anchorId="4F3E8662">
          <v:shape id="_x0000_s1097" type="#_x0000_t202" style="position:absolute;left:0;text-align:left;margin-left:231.3pt;margin-top:9.7pt;width:2.9pt;height:8pt;z-index:-251647488;mso-position-horizontal-relative:page" filled="f" stroked="f">
            <v:textbox inset="0,0,0,0">
              <w:txbxContent>
                <w:p w14:paraId="236B6475" w14:textId="77777777" w:rsidR="002E35F5" w:rsidRDefault="002E35F5">
                  <w:pPr>
                    <w:spacing w:line="157" w:lineRule="exact"/>
                    <w:rPr>
                      <w:rFonts w:ascii="Bookman Old Style"/>
                      <w:i/>
                      <w:sz w:val="16"/>
                    </w:rPr>
                  </w:pPr>
                  <w:proofErr w:type="spellStart"/>
                  <w:r>
                    <w:rPr>
                      <w:rFonts w:ascii="Bookman Old Style"/>
                      <w:i/>
                      <w:w w:val="128"/>
                      <w:sz w:val="16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="002B1B5E" w:rsidRPr="00BE3340">
        <w:rPr>
          <w:w w:val="110"/>
        </w:rPr>
        <w:t>Where</w:t>
      </w:r>
      <w:r w:rsidR="002B1B5E" w:rsidRPr="00A97774">
        <w:rPr>
          <w:spacing w:val="-15"/>
          <w:w w:val="110"/>
        </w:rPr>
        <w:t xml:space="preserve"> </w:t>
      </w:r>
      <w:proofErr w:type="spellStart"/>
      <w:r w:rsidR="002B1B5E" w:rsidRPr="00453F0F">
        <w:rPr>
          <w:i/>
          <w:w w:val="110"/>
        </w:rPr>
        <w:t>y</w:t>
      </w:r>
      <w:r w:rsidR="002B1B5E" w:rsidRPr="00BE3340">
        <w:rPr>
          <w:i/>
          <w:w w:val="110"/>
          <w:vertAlign w:val="subscript"/>
          <w:rPrChange w:id="2244" w:author="Patrick Tang" w:date="2021-06-25T17:28:00Z">
            <w:rPr>
              <w:rFonts w:ascii="Bookman Old Style" w:hAnsi="Bookman Old Style"/>
              <w:i/>
              <w:w w:val="110"/>
              <w:vertAlign w:val="subscript"/>
            </w:rPr>
          </w:rPrChange>
        </w:rPr>
        <w:t>i</w:t>
      </w:r>
      <w:proofErr w:type="spellEnd"/>
      <w:r w:rsidR="002B1B5E" w:rsidRPr="00BE3340">
        <w:rPr>
          <w:i/>
          <w:spacing w:val="-20"/>
          <w:w w:val="110"/>
          <w:rPrChange w:id="2245" w:author="Patrick Tang" w:date="2021-06-25T17:28:00Z">
            <w:rPr>
              <w:rFonts w:ascii="Bookman Old Style" w:hAnsi="Bookman Old Style"/>
              <w:i/>
              <w:spacing w:val="-20"/>
              <w:w w:val="110"/>
            </w:rPr>
          </w:rPrChange>
        </w:rPr>
        <w:t xml:space="preserve"> </w:t>
      </w:r>
      <w:del w:id="2246" w:author="Patrick Tang" w:date="2021-06-30T18:34:00Z">
        <w:r w:rsidR="002B1B5E" w:rsidRPr="00BE3340" w:rsidDel="0013663F">
          <w:rPr>
            <w:w w:val="110"/>
          </w:rPr>
          <w:delText>is</w:delText>
        </w:r>
        <w:r w:rsidR="002B1B5E" w:rsidRPr="00A97774" w:rsidDel="0013663F">
          <w:rPr>
            <w:spacing w:val="-14"/>
            <w:w w:val="110"/>
          </w:rPr>
          <w:delText xml:space="preserve"> </w:delText>
        </w:r>
      </w:del>
      <w:ins w:id="2247" w:author="Patrick Tang" w:date="2021-06-30T18:34:00Z">
        <w:r w:rsidR="0013663F">
          <w:rPr>
            <w:w w:val="110"/>
          </w:rPr>
          <w:t>wa</w:t>
        </w:r>
        <w:r w:rsidR="0013663F" w:rsidRPr="00BE3340">
          <w:rPr>
            <w:w w:val="110"/>
          </w:rPr>
          <w:t>s</w:t>
        </w:r>
        <w:r w:rsidR="0013663F" w:rsidRPr="00A97774">
          <w:rPr>
            <w:spacing w:val="-14"/>
            <w:w w:val="110"/>
          </w:rPr>
          <w:t xml:space="preserve"> </w:t>
        </w:r>
      </w:ins>
      <w:r w:rsidR="002B1B5E" w:rsidRPr="00453F0F">
        <w:rPr>
          <w:w w:val="110"/>
        </w:rPr>
        <w:t>the</w:t>
      </w:r>
      <w:r w:rsidR="002B1B5E" w:rsidRPr="00453F0F">
        <w:rPr>
          <w:spacing w:val="-15"/>
          <w:w w:val="110"/>
        </w:rPr>
        <w:t xml:space="preserve"> </w:t>
      </w:r>
      <w:r w:rsidR="002B1B5E" w:rsidRPr="00453F0F">
        <w:rPr>
          <w:w w:val="110"/>
        </w:rPr>
        <w:t>t</w:t>
      </w:r>
      <w:r w:rsidR="002B1B5E" w:rsidRPr="007F427F">
        <w:rPr>
          <w:w w:val="110"/>
        </w:rPr>
        <w:t>arget</w:t>
      </w:r>
      <w:r w:rsidR="002B1B5E" w:rsidRPr="007F427F">
        <w:rPr>
          <w:spacing w:val="-14"/>
          <w:w w:val="110"/>
        </w:rPr>
        <w:t xml:space="preserve"> </w:t>
      </w:r>
      <w:r w:rsidR="002B1B5E" w:rsidRPr="002B568D">
        <w:rPr>
          <w:w w:val="110"/>
        </w:rPr>
        <w:t>output,</w:t>
      </w:r>
      <w:r w:rsidR="002B1B5E" w:rsidRPr="00FA1A45">
        <w:rPr>
          <w:spacing w:val="-10"/>
          <w:w w:val="110"/>
        </w:rPr>
        <w:t xml:space="preserve"> </w:t>
      </w:r>
      <w:r w:rsidR="002B1B5E" w:rsidRPr="00AF7ECF">
        <w:rPr>
          <w:i/>
          <w:spacing w:val="-5"/>
          <w:w w:val="125"/>
        </w:rPr>
        <w:t>y</w:t>
      </w:r>
      <w:r w:rsidR="002B1B5E" w:rsidRPr="00BE3340">
        <w:rPr>
          <w:i/>
          <w:spacing w:val="-5"/>
          <w:w w:val="125"/>
          <w:position w:val="14"/>
          <w:sz w:val="12"/>
          <w:rPrChange w:id="2248" w:author="Patrick Tang" w:date="2021-06-25T17:28:00Z">
            <w:rPr>
              <w:rFonts w:ascii="Arial" w:hAnsi="Arial"/>
              <w:i/>
              <w:spacing w:val="-5"/>
              <w:w w:val="125"/>
              <w:position w:val="14"/>
              <w:sz w:val="12"/>
            </w:rPr>
          </w:rPrChange>
        </w:rPr>
        <w:t>′</w:t>
      </w:r>
    </w:p>
    <w:p w14:paraId="39A9FD1F" w14:textId="77777777" w:rsidR="00B40315" w:rsidRPr="00A97774" w:rsidRDefault="002B1B5E">
      <w:pPr>
        <w:tabs>
          <w:tab w:val="left" w:pos="2511"/>
          <w:tab w:val="left" w:pos="5741"/>
        </w:tabs>
        <w:spacing w:line="319" w:lineRule="exact"/>
        <w:ind w:left="511"/>
      </w:pPr>
      <w:r w:rsidRPr="00BE3340">
        <w:br w:type="column"/>
      </w:r>
      <w:proofErr w:type="gramStart"/>
      <w:r w:rsidRPr="00BE3340">
        <w:rPr>
          <w:i/>
          <w:spacing w:val="2"/>
          <w:w w:val="115"/>
        </w:rPr>
        <w:t>Dev</w:t>
      </w:r>
      <w:r w:rsidRPr="00BE3340">
        <w:rPr>
          <w:spacing w:val="2"/>
          <w:w w:val="115"/>
          <w:rPrChange w:id="2249" w:author="Patrick Tang" w:date="2021-06-25T17:28:00Z">
            <w:rPr>
              <w:rFonts w:ascii="Garamond" w:hAnsi="Garamond"/>
              <w:spacing w:val="2"/>
              <w:w w:val="115"/>
            </w:rPr>
          </w:rPrChange>
        </w:rPr>
        <w:t>(</w:t>
      </w:r>
      <w:proofErr w:type="gramEnd"/>
      <w:r w:rsidRPr="00BE3340">
        <w:rPr>
          <w:spacing w:val="2"/>
          <w:w w:val="115"/>
          <w:rPrChange w:id="2250" w:author="Patrick Tang" w:date="2021-06-25T17:28:00Z">
            <w:rPr>
              <w:rFonts w:ascii="Garamond" w:hAnsi="Garamond"/>
              <w:spacing w:val="2"/>
              <w:w w:val="115"/>
            </w:rPr>
          </w:rPrChange>
        </w:rPr>
        <w:t xml:space="preserve">%) </w:t>
      </w:r>
      <w:r w:rsidRPr="00BE3340">
        <w:rPr>
          <w:w w:val="115"/>
          <w:rPrChange w:id="2251" w:author="Patrick Tang" w:date="2021-06-25T17:28:00Z">
            <w:rPr>
              <w:rFonts w:ascii="Garamond" w:hAnsi="Garamond"/>
              <w:w w:val="115"/>
            </w:rPr>
          </w:rPrChange>
        </w:rPr>
        <w:t xml:space="preserve">= </w:t>
      </w:r>
      <w:r w:rsidRPr="00BE3340">
        <w:rPr>
          <w:i/>
          <w:w w:val="115"/>
          <w:position w:val="15"/>
          <w:u w:val="single"/>
        </w:rPr>
        <w:t>P</w:t>
      </w:r>
      <w:proofErr w:type="spellStart"/>
      <w:r w:rsidRPr="00BE3340">
        <w:rPr>
          <w:i/>
          <w:w w:val="115"/>
          <w:position w:val="12"/>
          <w:sz w:val="16"/>
          <w:u w:val="single"/>
          <w:rPrChange w:id="2252" w:author="Patrick Tang" w:date="2021-06-25T17:28:00Z">
            <w:rPr>
              <w:rFonts w:ascii="Bookman Old Style" w:hAnsi="Bookman Old Style"/>
              <w:i/>
              <w:w w:val="115"/>
              <w:position w:val="12"/>
              <w:sz w:val="16"/>
              <w:u w:val="single"/>
            </w:rPr>
          </w:rPrChange>
        </w:rPr>
        <w:t>i</w:t>
      </w:r>
      <w:proofErr w:type="spellEnd"/>
      <w:r w:rsidRPr="00BE3340">
        <w:rPr>
          <w:i/>
          <w:spacing w:val="18"/>
          <w:w w:val="115"/>
          <w:position w:val="12"/>
          <w:sz w:val="16"/>
          <w:u w:val="single"/>
          <w:rPrChange w:id="2253" w:author="Patrick Tang" w:date="2021-06-25T17:28:00Z">
            <w:rPr>
              <w:rFonts w:ascii="Bookman Old Style" w:hAnsi="Bookman Old Style"/>
              <w:i/>
              <w:spacing w:val="18"/>
              <w:w w:val="115"/>
              <w:position w:val="12"/>
              <w:sz w:val="16"/>
              <w:u w:val="single"/>
            </w:rPr>
          </w:rPrChange>
        </w:rPr>
        <w:t xml:space="preserve"> </w:t>
      </w:r>
      <w:r w:rsidRPr="00BE3340">
        <w:rPr>
          <w:w w:val="115"/>
          <w:position w:val="15"/>
          <w:u w:val="single"/>
          <w:rPrChange w:id="2254" w:author="Patrick Tang" w:date="2021-06-25T17:28:00Z">
            <w:rPr>
              <w:rFonts w:ascii="Cambria" w:hAnsi="Cambria"/>
              <w:w w:val="115"/>
              <w:position w:val="15"/>
              <w:u w:val="single"/>
            </w:rPr>
          </w:rPrChange>
        </w:rPr>
        <w:t>−</w:t>
      </w:r>
      <w:r w:rsidRPr="00BE3340">
        <w:rPr>
          <w:spacing w:val="-7"/>
          <w:w w:val="115"/>
          <w:position w:val="15"/>
          <w:u w:val="single"/>
          <w:rPrChange w:id="2255" w:author="Patrick Tang" w:date="2021-06-25T17:28:00Z">
            <w:rPr>
              <w:rFonts w:ascii="Cambria" w:hAnsi="Cambria"/>
              <w:spacing w:val="-7"/>
              <w:w w:val="115"/>
              <w:position w:val="15"/>
              <w:u w:val="single"/>
            </w:rPr>
          </w:rPrChange>
        </w:rPr>
        <w:t xml:space="preserve"> </w:t>
      </w:r>
      <w:r w:rsidRPr="00BE3340">
        <w:rPr>
          <w:i/>
          <w:w w:val="115"/>
          <w:position w:val="15"/>
          <w:u w:val="single"/>
        </w:rPr>
        <w:t>P</w:t>
      </w:r>
      <w:r w:rsidRPr="00BE3340">
        <w:rPr>
          <w:i/>
          <w:w w:val="115"/>
          <w:position w:val="12"/>
          <w:sz w:val="16"/>
          <w:u w:val="single"/>
          <w:rPrChange w:id="2256" w:author="Patrick Tang" w:date="2021-06-25T17:28:00Z">
            <w:rPr>
              <w:rFonts w:ascii="Bookman Old Style" w:hAnsi="Bookman Old Style"/>
              <w:i/>
              <w:w w:val="115"/>
              <w:position w:val="12"/>
              <w:sz w:val="16"/>
              <w:u w:val="single"/>
            </w:rPr>
          </w:rPrChange>
        </w:rPr>
        <w:t>j</w:t>
      </w:r>
      <w:r w:rsidRPr="00BE3340">
        <w:rPr>
          <w:i/>
          <w:w w:val="115"/>
          <w:position w:val="12"/>
          <w:sz w:val="16"/>
          <w:rPrChange w:id="2257" w:author="Patrick Tang" w:date="2021-06-25T17:28:00Z">
            <w:rPr>
              <w:rFonts w:ascii="Bookman Old Style" w:hAnsi="Bookman Old Style"/>
              <w:i/>
              <w:w w:val="115"/>
              <w:position w:val="12"/>
              <w:sz w:val="16"/>
            </w:rPr>
          </w:rPrChange>
        </w:rPr>
        <w:tab/>
      </w:r>
      <w:r w:rsidRPr="00BE3340">
        <w:rPr>
          <w:w w:val="115"/>
          <w:rPrChange w:id="2258" w:author="Patrick Tang" w:date="2021-06-25T17:28:00Z">
            <w:rPr>
              <w:rFonts w:ascii="Garamond" w:hAnsi="Garamond"/>
              <w:w w:val="115"/>
            </w:rPr>
          </w:rPrChange>
        </w:rPr>
        <w:t>100</w:t>
      </w:r>
      <w:r w:rsidRPr="00BE3340">
        <w:rPr>
          <w:w w:val="115"/>
          <w:rPrChange w:id="2259" w:author="Patrick Tang" w:date="2021-06-25T17:28:00Z">
            <w:rPr>
              <w:rFonts w:ascii="Garamond" w:hAnsi="Garamond"/>
              <w:w w:val="115"/>
            </w:rPr>
          </w:rPrChange>
        </w:rPr>
        <w:tab/>
      </w:r>
      <w:r w:rsidRPr="00BE3340">
        <w:rPr>
          <w:w w:val="115"/>
        </w:rPr>
        <w:t>(17)</w:t>
      </w:r>
    </w:p>
    <w:p w14:paraId="496065C7" w14:textId="77777777" w:rsidR="00B40315" w:rsidRPr="00BE3340" w:rsidRDefault="008E6C9D">
      <w:pPr>
        <w:spacing w:line="201" w:lineRule="exact"/>
        <w:ind w:left="1816"/>
        <w:rPr>
          <w:i/>
          <w:rPrChange w:id="2260" w:author="Patrick Tang" w:date="2021-06-25T17:28:00Z">
            <w:rPr>
              <w:rFonts w:ascii="Bookman Old Style"/>
              <w:i/>
            </w:rPr>
          </w:rPrChange>
        </w:rPr>
      </w:pPr>
      <w:r>
        <w:pict w14:anchorId="2CB646A7">
          <v:shape id="_x0000_s1096" type="#_x0000_t202" style="position:absolute;left:0;text-align:left;margin-left:353.6pt;margin-top:-8.45pt;width:5.5pt;height:18.95pt;z-index:-251646464;mso-position-horizontal-relative:page" filled="f" stroked="f">
            <v:textbox inset="0,0,0,0">
              <w:txbxContent>
                <w:p w14:paraId="2A84CEC6" w14:textId="77777777" w:rsidR="002E35F5" w:rsidRDefault="002E35F5">
                  <w:pPr>
                    <w:pStyle w:val="BodyText"/>
                    <w:spacing w:line="218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2"/>
                    </w:rPr>
                    <w:t>∗</w:t>
                  </w:r>
                </w:p>
              </w:txbxContent>
            </v:textbox>
            <w10:wrap anchorx="page"/>
          </v:shape>
        </w:pict>
      </w:r>
      <w:proofErr w:type="spellStart"/>
      <w:r w:rsidR="002B1B5E" w:rsidRPr="00BE3340">
        <w:rPr>
          <w:i/>
          <w:w w:val="140"/>
        </w:rPr>
        <w:t>P</w:t>
      </w:r>
      <w:r w:rsidR="002B1B5E" w:rsidRPr="00BE3340">
        <w:rPr>
          <w:i/>
          <w:w w:val="140"/>
          <w:vertAlign w:val="subscript"/>
          <w:rPrChange w:id="2261" w:author="Patrick Tang" w:date="2021-06-25T17:28:00Z">
            <w:rPr>
              <w:rFonts w:ascii="Bookman Old Style"/>
              <w:i/>
              <w:w w:val="140"/>
              <w:vertAlign w:val="subscript"/>
            </w:rPr>
          </w:rPrChange>
        </w:rPr>
        <w:t>j</w:t>
      </w:r>
      <w:proofErr w:type="spellEnd"/>
    </w:p>
    <w:p w14:paraId="122D6321" w14:textId="77777777" w:rsidR="00B40315" w:rsidRPr="00BE3340" w:rsidRDefault="00B40315">
      <w:pPr>
        <w:pStyle w:val="BodyText"/>
        <w:spacing w:before="9"/>
        <w:rPr>
          <w:i/>
          <w:rPrChange w:id="2262" w:author="Patrick Tang" w:date="2021-06-25T17:28:00Z">
            <w:rPr>
              <w:rFonts w:ascii="Bookman Old Style"/>
              <w:i/>
            </w:rPr>
          </w:rPrChange>
        </w:rPr>
      </w:pPr>
    </w:p>
    <w:p w14:paraId="7240A8AD" w14:textId="3585FBE9" w:rsidR="00B40315" w:rsidRPr="007F427F" w:rsidRDefault="008E6C9D">
      <w:pPr>
        <w:pStyle w:val="BodyText"/>
        <w:spacing w:before="1"/>
        <w:ind w:left="60"/>
      </w:pPr>
      <w:del w:id="2263" w:author="Patrick Tang" w:date="2021-06-30T18:34:00Z">
        <w:r>
          <w:pict w14:anchorId="67C14178">
            <v:line id="_x0000_s1095" style="position:absolute;left:0;text-align:left;z-index:-251665920;mso-position-horizontal-relative:page" from="479.1pt,4.1pt" to="484.8pt,4.1pt" strokeweight=".15381mm">
              <w10:wrap anchorx="page"/>
            </v:line>
          </w:pict>
        </w:r>
        <w:r w:rsidR="002B1B5E" w:rsidRPr="00BE3340" w:rsidDel="0013663F">
          <w:delText xml:space="preserve">is </w:delText>
        </w:r>
      </w:del>
      <w:ins w:id="2264" w:author="Patrick Tang" w:date="2021-06-30T18:34:00Z">
        <w:r>
          <w:pict w14:anchorId="474D1D93">
            <v:line id="_x0000_s1517" style="position:absolute;left:0;text-align:left;z-index:-251597312;mso-position-horizontal-relative:page;mso-position-vertical-relative:text" from="479.1pt,4.1pt" to="484.8pt,4.1pt" strokeweight=".15381mm">
              <w10:wrap anchorx="page"/>
            </v:line>
          </w:pict>
        </w:r>
        <w:r w:rsidR="0013663F">
          <w:t>wa</w:t>
        </w:r>
        <w:r w:rsidR="0013663F" w:rsidRPr="00BE3340">
          <w:t xml:space="preserve">s </w:t>
        </w:r>
      </w:ins>
      <w:r w:rsidR="002B1B5E" w:rsidRPr="00BE3340">
        <w:t xml:space="preserve">the predicted output, </w:t>
      </w:r>
      <w:r w:rsidR="002B1B5E" w:rsidRPr="00A97774">
        <w:rPr>
          <w:i/>
        </w:rPr>
        <w:t xml:space="preserve">n </w:t>
      </w:r>
      <w:del w:id="2265" w:author="Patrick Tang" w:date="2021-06-30T18:34:00Z">
        <w:r w:rsidR="002B1B5E" w:rsidRPr="00453F0F" w:rsidDel="0013663F">
          <w:delText xml:space="preserve">is </w:delText>
        </w:r>
      </w:del>
      <w:ins w:id="2266" w:author="Patrick Tang" w:date="2021-06-30T18:34:00Z">
        <w:r w:rsidR="0013663F">
          <w:t>wa</w:t>
        </w:r>
        <w:r w:rsidR="0013663F" w:rsidRPr="00453F0F">
          <w:t xml:space="preserve">s </w:t>
        </w:r>
      </w:ins>
      <w:r w:rsidR="002B1B5E" w:rsidRPr="00453F0F">
        <w:t xml:space="preserve">the number of samples, </w:t>
      </w:r>
      <w:r w:rsidR="002B1B5E" w:rsidRPr="00453F0F">
        <w:rPr>
          <w:i/>
        </w:rPr>
        <w:t>y</w:t>
      </w:r>
      <w:del w:id="2267" w:author="Patrick Tang" w:date="2021-06-30T18:34:00Z">
        <w:r w:rsidR="002B1B5E" w:rsidRPr="00453F0F" w:rsidDel="0013663F">
          <w:rPr>
            <w:i/>
          </w:rPr>
          <w:delText xml:space="preserve"> </w:delText>
        </w:r>
        <w:r w:rsidR="002B1B5E" w:rsidRPr="00453F0F" w:rsidDel="0013663F">
          <w:delText>i</w:delText>
        </w:r>
      </w:del>
      <w:ins w:id="2268" w:author="Patrick Tang" w:date="2021-06-30T18:34:00Z">
        <w:r w:rsidR="0013663F">
          <w:t xml:space="preserve"> wa</w:t>
        </w:r>
      </w:ins>
      <w:r w:rsidR="002B1B5E" w:rsidRPr="00453F0F">
        <w:t xml:space="preserve">s </w:t>
      </w:r>
      <w:proofErr w:type="gramStart"/>
      <w:r w:rsidR="002B1B5E" w:rsidRPr="00453F0F">
        <w:t>the mean</w:t>
      </w:r>
      <w:proofErr w:type="gramEnd"/>
    </w:p>
    <w:p w14:paraId="3593DDD3" w14:textId="77777777" w:rsidR="00B40315" w:rsidRPr="00BE3340" w:rsidRDefault="00B40315">
      <w:pPr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num="2" w:space="720" w:equalWidth="0">
            <w:col w:w="3378" w:space="40"/>
            <w:col w:w="6702"/>
          </w:cols>
        </w:sectPr>
      </w:pPr>
    </w:p>
    <w:p w14:paraId="04B1AD90" w14:textId="33E15D50" w:rsidR="00B40315" w:rsidRPr="00AF7ECF" w:rsidRDefault="002B1B5E">
      <w:pPr>
        <w:pStyle w:val="BodyText"/>
        <w:spacing w:before="14" w:line="254" w:lineRule="auto"/>
        <w:ind w:left="117" w:right="595"/>
        <w:jc w:val="both"/>
      </w:pPr>
      <w:r w:rsidRPr="00BE3340">
        <w:t xml:space="preserve">of the target output. </w:t>
      </w:r>
      <w:r w:rsidRPr="00BE3340">
        <w:rPr>
          <w:i/>
        </w:rPr>
        <w:t xml:space="preserve">Dev </w:t>
      </w:r>
      <w:del w:id="2269" w:author="Patrick Tang" w:date="2021-06-30T18:34:00Z">
        <w:r w:rsidRPr="00BE3340" w:rsidDel="0013663F">
          <w:delText xml:space="preserve">indicates </w:delText>
        </w:r>
      </w:del>
      <w:ins w:id="2270" w:author="Patrick Tang" w:date="2021-06-30T18:34:00Z">
        <w:r w:rsidR="0013663F" w:rsidRPr="00BE3340">
          <w:t>indicate</w:t>
        </w:r>
        <w:r w:rsidR="0013663F">
          <w:t>d</w:t>
        </w:r>
        <w:r w:rsidR="0013663F" w:rsidRPr="00AF7ECF">
          <w:t xml:space="preserve"> </w:t>
        </w:r>
      </w:ins>
      <w:r w:rsidRPr="00FA39D9">
        <w:t>the statistical performance improvement compared with a benchmark model,</w:t>
      </w:r>
      <w:r w:rsidRPr="00FA39D9">
        <w:rPr>
          <w:spacing w:val="-4"/>
        </w:rPr>
        <w:t xml:space="preserve"> </w:t>
      </w:r>
      <w:r w:rsidRPr="00BE3340">
        <w:rPr>
          <w:i/>
          <w:w w:val="110"/>
        </w:rPr>
        <w:t>P</w:t>
      </w:r>
      <w:r w:rsidRPr="00BE3340">
        <w:rPr>
          <w:i/>
          <w:w w:val="110"/>
          <w:vertAlign w:val="subscript"/>
          <w:rPrChange w:id="2271" w:author="Patrick Tang" w:date="2021-06-25T17:28:00Z">
            <w:rPr>
              <w:rFonts w:ascii="Bookman Old Style"/>
              <w:i/>
              <w:w w:val="110"/>
              <w:vertAlign w:val="subscript"/>
            </w:rPr>
          </w:rPrChange>
        </w:rPr>
        <w:t>i</w:t>
      </w:r>
      <w:r w:rsidRPr="00BE3340">
        <w:rPr>
          <w:i/>
          <w:spacing w:val="-13"/>
          <w:w w:val="110"/>
          <w:rPrChange w:id="2272" w:author="Patrick Tang" w:date="2021-06-25T17:28:00Z">
            <w:rPr>
              <w:rFonts w:ascii="Bookman Old Style"/>
              <w:i/>
              <w:spacing w:val="-13"/>
              <w:w w:val="110"/>
            </w:rPr>
          </w:rPrChange>
        </w:rPr>
        <w:t xml:space="preserve"> </w:t>
      </w:r>
      <w:del w:id="2273" w:author="Patrick Tang" w:date="2021-06-30T18:34:00Z">
        <w:r w:rsidRPr="00BE3340" w:rsidDel="0013663F">
          <w:delText>is</w:delText>
        </w:r>
        <w:r w:rsidRPr="00A97774" w:rsidDel="0013663F">
          <w:rPr>
            <w:spacing w:val="-5"/>
          </w:rPr>
          <w:delText xml:space="preserve"> </w:delText>
        </w:r>
      </w:del>
      <w:ins w:id="2274" w:author="Patrick Tang" w:date="2021-06-30T18:34:00Z">
        <w:r w:rsidR="0013663F">
          <w:t>wa</w:t>
        </w:r>
        <w:r w:rsidR="0013663F" w:rsidRPr="00BE3340">
          <w:t>s</w:t>
        </w:r>
        <w:r w:rsidR="0013663F" w:rsidRPr="00A97774">
          <w:rPr>
            <w:spacing w:val="-5"/>
          </w:rPr>
          <w:t xml:space="preserve"> </w:t>
        </w:r>
      </w:ins>
      <w:r w:rsidRPr="00453F0F">
        <w:t>the</w:t>
      </w:r>
      <w:r w:rsidRPr="00453F0F">
        <w:rPr>
          <w:spacing w:val="-5"/>
        </w:rPr>
        <w:t xml:space="preserve"> </w:t>
      </w:r>
      <w:r w:rsidRPr="00453F0F">
        <w:t>statistical</w:t>
      </w:r>
      <w:r w:rsidRPr="007F427F">
        <w:rPr>
          <w:spacing w:val="-5"/>
        </w:rPr>
        <w:t xml:space="preserve"> </w:t>
      </w:r>
      <w:r w:rsidRPr="007F427F">
        <w:t>perform</w:t>
      </w:r>
      <w:r w:rsidRPr="002B568D">
        <w:t>ance</w:t>
      </w:r>
      <w:r w:rsidRPr="00FA1A45">
        <w:rPr>
          <w:spacing w:val="-5"/>
        </w:rPr>
        <w:t xml:space="preserve"> </w:t>
      </w:r>
      <w:r w:rsidRPr="00AF7ECF">
        <w:t>(MAE,</w:t>
      </w:r>
      <w:r w:rsidRPr="00FA39D9">
        <w:rPr>
          <w:spacing w:val="-5"/>
        </w:rPr>
        <w:t xml:space="preserve"> </w:t>
      </w:r>
      <w:r w:rsidRPr="00FA39D9">
        <w:t>RMSE</w:t>
      </w:r>
      <w:r w:rsidRPr="00BE3340">
        <w:rPr>
          <w:spacing w:val="-5"/>
        </w:rPr>
        <w:t xml:space="preserve"> </w:t>
      </w:r>
      <w:r w:rsidRPr="00BE3340">
        <w:t>or</w:t>
      </w:r>
      <w:r w:rsidRPr="00BE3340">
        <w:rPr>
          <w:spacing w:val="-5"/>
        </w:rPr>
        <w:t xml:space="preserve"> </w:t>
      </w:r>
      <w:r w:rsidRPr="00BE3340">
        <w:rPr>
          <w:i/>
          <w:spacing w:val="3"/>
        </w:rPr>
        <w:t>R</w:t>
      </w:r>
      <w:r w:rsidRPr="00BE3340">
        <w:rPr>
          <w:spacing w:val="3"/>
          <w:vertAlign w:val="superscript"/>
        </w:rPr>
        <w:t>2</w:t>
      </w:r>
      <w:r w:rsidRPr="00BE3340">
        <w:rPr>
          <w:spacing w:val="3"/>
        </w:rPr>
        <w:t>)</w:t>
      </w:r>
      <w:r w:rsidRPr="00BE3340">
        <w:rPr>
          <w:spacing w:val="-5"/>
        </w:rPr>
        <w:t xml:space="preserve"> </w:t>
      </w:r>
      <w:r w:rsidRPr="00BE3340">
        <w:t>of</w:t>
      </w:r>
      <w:r w:rsidRPr="00BE3340">
        <w:rPr>
          <w:spacing w:val="-5"/>
        </w:rPr>
        <w:t xml:space="preserve"> </w:t>
      </w:r>
      <w:r w:rsidRPr="00BE3340">
        <w:t>an</w:t>
      </w:r>
      <w:r w:rsidRPr="00BE3340">
        <w:rPr>
          <w:spacing w:val="-5"/>
        </w:rPr>
        <w:t xml:space="preserve"> </w:t>
      </w:r>
      <w:r w:rsidRPr="00BE3340">
        <w:t>individual</w:t>
      </w:r>
      <w:r w:rsidRPr="00BE3340">
        <w:rPr>
          <w:spacing w:val="-5"/>
        </w:rPr>
        <w:t xml:space="preserve"> </w:t>
      </w:r>
      <w:r w:rsidRPr="00BE3340">
        <w:t>or</w:t>
      </w:r>
      <w:r w:rsidRPr="00BE3340">
        <w:rPr>
          <w:spacing w:val="-5"/>
        </w:rPr>
        <w:t xml:space="preserve"> </w:t>
      </w:r>
      <w:r w:rsidRPr="00BE3340">
        <w:t>ensemble</w:t>
      </w:r>
      <w:r w:rsidRPr="00BE3340">
        <w:rPr>
          <w:spacing w:val="-5"/>
        </w:rPr>
        <w:t xml:space="preserve"> </w:t>
      </w:r>
      <w:r w:rsidRPr="00BE3340">
        <w:t>method</w:t>
      </w:r>
      <w:del w:id="2275" w:author="Patrick Tang" w:date="2021-07-01T16:47:00Z">
        <w:r w:rsidRPr="00BE3340" w:rsidDel="004C7AFF">
          <w:delText>,</w:delText>
        </w:r>
        <w:r w:rsidRPr="00BE3340" w:rsidDel="004C7AFF">
          <w:rPr>
            <w:spacing w:val="-4"/>
          </w:rPr>
          <w:delText xml:space="preserve"> </w:delText>
        </w:r>
      </w:del>
      <w:ins w:id="2276" w:author="Patrick Tang" w:date="2021-07-01T16:47:00Z">
        <w:r w:rsidR="004C7AFF">
          <w:t xml:space="preserve"> and</w:t>
        </w:r>
        <w:r w:rsidR="004C7AFF" w:rsidRPr="00BE3340">
          <w:rPr>
            <w:spacing w:val="-4"/>
          </w:rPr>
          <w:t xml:space="preserve"> </w:t>
        </w:r>
      </w:ins>
      <w:proofErr w:type="spellStart"/>
      <w:r w:rsidRPr="00BE3340">
        <w:rPr>
          <w:i/>
          <w:w w:val="110"/>
        </w:rPr>
        <w:t>P</w:t>
      </w:r>
      <w:r w:rsidRPr="00BE3340">
        <w:rPr>
          <w:i/>
          <w:w w:val="110"/>
          <w:vertAlign w:val="subscript"/>
          <w:rPrChange w:id="2277" w:author="Patrick Tang" w:date="2021-06-25T17:28:00Z">
            <w:rPr>
              <w:rFonts w:ascii="Bookman Old Style"/>
              <w:i/>
              <w:w w:val="110"/>
              <w:vertAlign w:val="subscript"/>
            </w:rPr>
          </w:rPrChange>
        </w:rPr>
        <w:t>j</w:t>
      </w:r>
      <w:proofErr w:type="spellEnd"/>
      <w:r w:rsidRPr="00BE3340">
        <w:rPr>
          <w:i/>
          <w:spacing w:val="-2"/>
          <w:w w:val="110"/>
          <w:rPrChange w:id="2278" w:author="Patrick Tang" w:date="2021-06-25T17:28:00Z">
            <w:rPr>
              <w:rFonts w:ascii="Bookman Old Style"/>
              <w:i/>
              <w:spacing w:val="-2"/>
              <w:w w:val="110"/>
            </w:rPr>
          </w:rPrChange>
        </w:rPr>
        <w:t xml:space="preserve"> </w:t>
      </w:r>
      <w:del w:id="2279" w:author="Patrick Tang" w:date="2021-06-30T18:34:00Z">
        <w:r w:rsidRPr="00BE3340" w:rsidDel="0013663F">
          <w:delText>is</w:delText>
        </w:r>
        <w:r w:rsidRPr="00A97774" w:rsidDel="0013663F">
          <w:rPr>
            <w:spacing w:val="-5"/>
          </w:rPr>
          <w:delText xml:space="preserve"> </w:delText>
        </w:r>
      </w:del>
      <w:ins w:id="2280" w:author="Patrick Tang" w:date="2021-06-30T18:34:00Z">
        <w:r w:rsidR="0013663F">
          <w:t>wa</w:t>
        </w:r>
        <w:r w:rsidR="0013663F" w:rsidRPr="00BE3340">
          <w:t>s</w:t>
        </w:r>
        <w:r w:rsidR="0013663F" w:rsidRPr="00A97774">
          <w:rPr>
            <w:spacing w:val="-5"/>
          </w:rPr>
          <w:t xml:space="preserve"> </w:t>
        </w:r>
      </w:ins>
      <w:r w:rsidRPr="00453F0F">
        <w:t>the corresponding</w:t>
      </w:r>
      <w:r w:rsidRPr="00453F0F">
        <w:rPr>
          <w:spacing w:val="-8"/>
        </w:rPr>
        <w:t xml:space="preserve"> </w:t>
      </w:r>
      <w:r w:rsidRPr="007F427F">
        <w:t>performance</w:t>
      </w:r>
      <w:r w:rsidRPr="007F427F">
        <w:rPr>
          <w:spacing w:val="-8"/>
        </w:rPr>
        <w:t xml:space="preserve"> </w:t>
      </w:r>
      <w:r w:rsidRPr="002B568D">
        <w:t>of</w:t>
      </w:r>
      <w:r w:rsidRPr="00FA1A45">
        <w:rPr>
          <w:spacing w:val="-8"/>
        </w:rPr>
        <w:t xml:space="preserve"> </w:t>
      </w:r>
      <w:r w:rsidRPr="00AF7ECF">
        <w:t>a</w:t>
      </w:r>
      <w:r w:rsidRPr="00FA39D9">
        <w:rPr>
          <w:spacing w:val="-7"/>
        </w:rPr>
        <w:t xml:space="preserve"> </w:t>
      </w:r>
      <w:r w:rsidRPr="00FA39D9">
        <w:t>benchmark</w:t>
      </w:r>
      <w:r w:rsidRPr="00BE3340">
        <w:rPr>
          <w:spacing w:val="-8"/>
        </w:rPr>
        <w:t xml:space="preserve"> </w:t>
      </w:r>
      <w:r w:rsidRPr="00BE3340">
        <w:t>model,</w:t>
      </w:r>
      <w:r w:rsidRPr="00BE3340">
        <w:rPr>
          <w:spacing w:val="-8"/>
        </w:rPr>
        <w:t xml:space="preserve"> </w:t>
      </w:r>
      <w:r w:rsidRPr="004C7AFF">
        <w:rPr>
          <w:highlight w:val="yellow"/>
          <w:rPrChange w:id="2281" w:author="Patrick Tang" w:date="2021-07-01T16:46:00Z">
            <w:rPr/>
          </w:rPrChange>
        </w:rPr>
        <w:t>LR</w:t>
      </w:r>
      <w:r w:rsidRPr="004C7AFF">
        <w:rPr>
          <w:spacing w:val="-8"/>
          <w:highlight w:val="yellow"/>
          <w:rPrChange w:id="2282" w:author="Patrick Tang" w:date="2021-07-01T16:46:00Z">
            <w:rPr>
              <w:spacing w:val="-8"/>
            </w:rPr>
          </w:rPrChange>
        </w:rPr>
        <w:t xml:space="preserve"> </w:t>
      </w:r>
      <w:r w:rsidRPr="004C7AFF">
        <w:rPr>
          <w:highlight w:val="yellow"/>
          <w:rPrChange w:id="2283" w:author="Patrick Tang" w:date="2021-07-01T16:46:00Z">
            <w:rPr/>
          </w:rPrChange>
        </w:rPr>
        <w:t>or</w:t>
      </w:r>
      <w:r w:rsidRPr="004C7AFF">
        <w:rPr>
          <w:spacing w:val="-7"/>
          <w:highlight w:val="yellow"/>
          <w:rPrChange w:id="2284" w:author="Patrick Tang" w:date="2021-07-01T16:46:00Z">
            <w:rPr>
              <w:spacing w:val="-7"/>
            </w:rPr>
          </w:rPrChange>
        </w:rPr>
        <w:t xml:space="preserve"> </w:t>
      </w:r>
      <w:r w:rsidRPr="004C7AFF">
        <w:rPr>
          <w:highlight w:val="yellow"/>
          <w:rPrChange w:id="2285" w:author="Patrick Tang" w:date="2021-07-01T16:46:00Z">
            <w:rPr/>
          </w:rPrChange>
        </w:rPr>
        <w:t>a</w:t>
      </w:r>
      <w:ins w:id="2286" w:author="Patrick Tang" w:date="2021-06-30T18:34:00Z">
        <w:r w:rsidR="0013663F" w:rsidRPr="004C7AFF">
          <w:rPr>
            <w:highlight w:val="yellow"/>
            <w:rPrChange w:id="2287" w:author="Patrick Tang" w:date="2021-07-01T16:46:00Z">
              <w:rPr/>
            </w:rPrChange>
          </w:rPr>
          <w:t>n</w:t>
        </w:r>
      </w:ins>
      <w:r w:rsidRPr="004C7AFF">
        <w:rPr>
          <w:spacing w:val="-8"/>
          <w:highlight w:val="yellow"/>
          <w:rPrChange w:id="2288" w:author="Patrick Tang" w:date="2021-07-01T16:46:00Z">
            <w:rPr>
              <w:spacing w:val="-8"/>
            </w:rPr>
          </w:rPrChange>
        </w:rPr>
        <w:t xml:space="preserve"> </w:t>
      </w:r>
      <w:r w:rsidRPr="004C7AFF">
        <w:rPr>
          <w:highlight w:val="yellow"/>
          <w:rPrChange w:id="2289" w:author="Patrick Tang" w:date="2021-07-01T16:46:00Z">
            <w:rPr/>
          </w:rPrChange>
        </w:rPr>
        <w:t>individual</w:t>
      </w:r>
      <w:r w:rsidRPr="004C7AFF">
        <w:rPr>
          <w:spacing w:val="-8"/>
          <w:highlight w:val="yellow"/>
          <w:rPrChange w:id="2290" w:author="Patrick Tang" w:date="2021-07-01T16:46:00Z">
            <w:rPr>
              <w:spacing w:val="-8"/>
            </w:rPr>
          </w:rPrChange>
        </w:rPr>
        <w:t xml:space="preserve"> </w:t>
      </w:r>
      <w:r w:rsidRPr="004C7AFF">
        <w:rPr>
          <w:highlight w:val="yellow"/>
          <w:rPrChange w:id="2291" w:author="Patrick Tang" w:date="2021-07-01T16:46:00Z">
            <w:rPr/>
          </w:rPrChange>
        </w:rPr>
        <w:t>method</w:t>
      </w:r>
      <w:r w:rsidRPr="004C7AFF">
        <w:rPr>
          <w:spacing w:val="-7"/>
          <w:highlight w:val="yellow"/>
          <w:rPrChange w:id="2292" w:author="Patrick Tang" w:date="2021-07-01T16:46:00Z">
            <w:rPr>
              <w:spacing w:val="-7"/>
            </w:rPr>
          </w:rPrChange>
        </w:rPr>
        <w:t xml:space="preserve"> </w:t>
      </w:r>
      <w:r w:rsidRPr="004C7AFF">
        <w:rPr>
          <w:highlight w:val="yellow"/>
          <w:rPrChange w:id="2293" w:author="Patrick Tang" w:date="2021-07-01T16:46:00Z">
            <w:rPr/>
          </w:rPrChange>
        </w:rPr>
        <w:t>used</w:t>
      </w:r>
      <w:r w:rsidRPr="00BE3340">
        <w:rPr>
          <w:spacing w:val="-8"/>
        </w:rPr>
        <w:t xml:space="preserve"> </w:t>
      </w:r>
      <w:r w:rsidRPr="00BE3340">
        <w:t>in</w:t>
      </w:r>
      <w:r w:rsidRPr="00BE3340">
        <w:rPr>
          <w:spacing w:val="-8"/>
        </w:rPr>
        <w:t xml:space="preserve"> </w:t>
      </w:r>
      <w:r w:rsidRPr="00BE3340">
        <w:t>the</w:t>
      </w:r>
      <w:r w:rsidRPr="00BE3340">
        <w:rPr>
          <w:spacing w:val="-8"/>
        </w:rPr>
        <w:t xml:space="preserve"> </w:t>
      </w:r>
      <w:r w:rsidRPr="00BE3340">
        <w:t>ensemble</w:t>
      </w:r>
      <w:r w:rsidRPr="00BE3340">
        <w:rPr>
          <w:spacing w:val="-7"/>
        </w:rPr>
        <w:t xml:space="preserve"> </w:t>
      </w:r>
      <w:r w:rsidRPr="00BE3340">
        <w:t>method as the base learner</w:t>
      </w:r>
      <w:del w:id="2294" w:author="Patrick Tang" w:date="2021-07-01T16:47:00Z">
        <w:r w:rsidRPr="00BE3340" w:rsidDel="004C7AFF">
          <w:delText>,</w:delText>
        </w:r>
        <w:r w:rsidRPr="00BE3340" w:rsidDel="004C7AFF">
          <w:rPr>
            <w:spacing w:val="-6"/>
          </w:rPr>
          <w:delText xml:space="preserve"> </w:delText>
        </w:r>
        <w:r w:rsidRPr="00BE3340" w:rsidDel="004C7AFF">
          <w:delText>respectively</w:delText>
        </w:r>
      </w:del>
      <w:r w:rsidRPr="00BE3340">
        <w:t>.</w:t>
      </w:r>
    </w:p>
    <w:p w14:paraId="2F5C32D9" w14:textId="3140B909" w:rsidR="00B40315" w:rsidRPr="00BE3340" w:rsidRDefault="002B1B5E">
      <w:pPr>
        <w:pStyle w:val="BodyText"/>
        <w:spacing w:before="6" w:line="256" w:lineRule="auto"/>
        <w:ind w:left="117" w:right="595" w:firstLine="338"/>
        <w:jc w:val="both"/>
      </w:pPr>
      <w:r w:rsidRPr="00BE3340">
        <w:t xml:space="preserve">MAE statistics is a measure of errors between the predicted values (the estimated value of crack width of ECC after self-healing) with the </w:t>
      </w:r>
      <w:commentRangeStart w:id="2295"/>
      <w:r w:rsidRPr="00BE3340">
        <w:t>estimated</w:t>
      </w:r>
      <w:commentRangeEnd w:id="2295"/>
      <w:r w:rsidR="0013663F">
        <w:rPr>
          <w:rStyle w:val="CommentReference"/>
        </w:rPr>
        <w:commentReference w:id="2295"/>
      </w:r>
      <w:r w:rsidRPr="00AF7ECF">
        <w:t xml:space="preserve"> values (the observed value of crack width of ECC after self- healing in empirical data). RMSE statistics computes the square root of the average residual error between the predicted values and </w:t>
      </w:r>
      <w:commentRangeStart w:id="2296"/>
      <w:r w:rsidRPr="00AF7ECF">
        <w:t xml:space="preserve">the target </w:t>
      </w:r>
      <w:commentRangeEnd w:id="2296"/>
      <w:r w:rsidR="0013663F">
        <w:rPr>
          <w:rStyle w:val="CommentReference"/>
        </w:rPr>
        <w:commentReference w:id="2296"/>
      </w:r>
      <w:r w:rsidRPr="00AF7ECF">
        <w:t>values. A lower value of MAE or</w:t>
      </w:r>
      <w:r w:rsidRPr="00FA39D9">
        <w:t xml:space="preserve"> RMSE indicates a better prediction performance of the model. </w:t>
      </w:r>
      <w:r w:rsidRPr="00BE3340">
        <w:rPr>
          <w:i/>
        </w:rPr>
        <w:t>R</w:t>
      </w:r>
      <w:r w:rsidRPr="00BE3340">
        <w:rPr>
          <w:vertAlign w:val="superscript"/>
        </w:rPr>
        <w:t>2</w:t>
      </w:r>
      <w:r w:rsidRPr="00BE3340">
        <w:t xml:space="preserve"> measures the strength of association between the predicted values and the </w:t>
      </w:r>
      <w:r w:rsidRPr="0013663F">
        <w:rPr>
          <w:highlight w:val="yellow"/>
          <w:rPrChange w:id="2297" w:author="Patrick Tang" w:date="2021-06-30T18:36:00Z">
            <w:rPr/>
          </w:rPrChange>
        </w:rPr>
        <w:t>target</w:t>
      </w:r>
      <w:r w:rsidRPr="00AF7ECF">
        <w:t xml:space="preserve"> values, based on the proportion of total variation of outcomes. A greater value close to 1 represents a better</w:t>
      </w:r>
      <w:r w:rsidRPr="00FA39D9">
        <w:t xml:space="preserve"> prediction performance </w:t>
      </w:r>
      <w:commentRangeStart w:id="2298"/>
      <w:r w:rsidRPr="00FA39D9">
        <w:t xml:space="preserve">that commendably replicates </w:t>
      </w:r>
      <w:commentRangeEnd w:id="2298"/>
      <w:r w:rsidR="0013663F">
        <w:rPr>
          <w:rStyle w:val="CommentReference"/>
        </w:rPr>
        <w:commentReference w:id="2298"/>
      </w:r>
      <w:r w:rsidRPr="00AF7ECF">
        <w:t xml:space="preserve">the observed crack width of ECC after </w:t>
      </w:r>
      <w:r w:rsidRPr="00FA39D9">
        <w:rPr>
          <w:spacing w:val="-3"/>
        </w:rPr>
        <w:t xml:space="preserve">self- </w:t>
      </w:r>
      <w:r w:rsidRPr="00FA39D9">
        <w:t>healing. Deviation statistics indicates the improvement of the prediction performance of a</w:t>
      </w:r>
      <w:ins w:id="2299" w:author="Patrick Tang" w:date="2021-06-30T18:36:00Z">
        <w:r w:rsidR="0013663F">
          <w:t>n</w:t>
        </w:r>
      </w:ins>
      <w:r w:rsidRPr="00AF7ECF">
        <w:t xml:space="preserve"> individual or an ensemble model from a benchmark model that can be </w:t>
      </w:r>
      <w:commentRangeStart w:id="2300"/>
      <w:r w:rsidRPr="0013663F">
        <w:rPr>
          <w:highlight w:val="yellow"/>
          <w:rPrChange w:id="2301" w:author="Patrick Tang" w:date="2021-06-30T18:37:00Z">
            <w:rPr/>
          </w:rPrChange>
        </w:rPr>
        <w:t>the LR model or the individual model</w:t>
      </w:r>
      <w:r w:rsidRPr="00AF7ECF">
        <w:t xml:space="preserve"> </w:t>
      </w:r>
      <w:commentRangeEnd w:id="2300"/>
      <w:r w:rsidR="00FD7FCE">
        <w:rPr>
          <w:rStyle w:val="CommentReference"/>
        </w:rPr>
        <w:commentReference w:id="2300"/>
      </w:r>
      <w:r w:rsidRPr="00AF7ECF">
        <w:t xml:space="preserve">used as </w:t>
      </w:r>
      <w:r w:rsidRPr="00BE3340">
        <w:rPr>
          <w:spacing w:val="-3"/>
        </w:rPr>
        <w:t xml:space="preserve">base </w:t>
      </w:r>
      <w:r w:rsidRPr="00BE3340">
        <w:t>learners in the corresponding ensemble</w:t>
      </w:r>
      <w:r w:rsidRPr="00BE3340">
        <w:rPr>
          <w:spacing w:val="-7"/>
        </w:rPr>
        <w:t xml:space="preserve"> </w:t>
      </w:r>
      <w:r w:rsidRPr="00BE3340">
        <w:t>model.</w:t>
      </w:r>
    </w:p>
    <w:p w14:paraId="7F1777E2" w14:textId="77777777" w:rsidR="00B40315" w:rsidRPr="00BE3340" w:rsidRDefault="00B40315">
      <w:pPr>
        <w:pStyle w:val="BodyText"/>
        <w:spacing w:before="10"/>
        <w:rPr>
          <w:sz w:val="32"/>
        </w:rPr>
      </w:pPr>
    </w:p>
    <w:p w14:paraId="425F1D20" w14:textId="77777777" w:rsidR="00B40315" w:rsidRPr="00BE3340" w:rsidRDefault="002B1B5E">
      <w:pPr>
        <w:pStyle w:val="Heading1"/>
        <w:numPr>
          <w:ilvl w:val="0"/>
          <w:numId w:val="5"/>
        </w:numPr>
        <w:tabs>
          <w:tab w:val="left" w:pos="547"/>
          <w:tab w:val="left" w:pos="548"/>
        </w:tabs>
      </w:pPr>
      <w:r w:rsidRPr="00BE3340">
        <w:t>Results and</w:t>
      </w:r>
      <w:r w:rsidRPr="00BE3340">
        <w:rPr>
          <w:spacing w:val="3"/>
        </w:rPr>
        <w:t xml:space="preserve"> </w:t>
      </w:r>
      <w:r w:rsidRPr="00BE3340">
        <w:t>Discussion</w:t>
      </w:r>
    </w:p>
    <w:p w14:paraId="55ED3090" w14:textId="70A8CA09" w:rsidR="00B40315" w:rsidRPr="00AF7ECF" w:rsidDel="003702EC" w:rsidRDefault="008E6C9D">
      <w:pPr>
        <w:pStyle w:val="BodyText"/>
        <w:spacing w:before="231" w:line="256" w:lineRule="auto"/>
        <w:ind w:left="117" w:right="595"/>
        <w:jc w:val="both"/>
        <w:rPr>
          <w:del w:id="2302" w:author="Patrick Tang" w:date="2021-07-01T09:48:00Z"/>
        </w:rPr>
      </w:pPr>
      <w:r>
        <w:pict w14:anchorId="7BF97966">
          <v:line id="_x0000_s1094" style="position:absolute;left:0;text-align:left;z-index:-251664896;mso-position-horizontal-relative:page" from="151.1pt,48.7pt" to="154.35pt,48.7pt" strokeweight=".14042mm">
            <w10:wrap anchorx="page"/>
          </v:line>
        </w:pict>
      </w:r>
      <w:r>
        <w:rPr>
          <w:rPrChange w:id="2303" w:author="Patrick Tang" w:date="2021-06-25T17:28:00Z">
            <w:rPr/>
          </w:rPrChange>
        </w:rPr>
        <w:pict w14:anchorId="2CB331F8">
          <v:line id="_x0000_s1093" style="position:absolute;left:0;text-align:left;z-index:-251663872;mso-position-horizontal-relative:page" from="191.65pt,48.7pt" to="194.9pt,48.7pt" strokeweight=".14042mm">
            <w10:wrap anchorx="page"/>
          </v:line>
        </w:pict>
      </w:r>
      <w:r>
        <w:rPr>
          <w:rPrChange w:id="2304" w:author="Patrick Tang" w:date="2021-06-25T17:28:00Z">
            <w:rPr/>
          </w:rPrChange>
        </w:rPr>
        <w:pict w14:anchorId="7190D0EE">
          <v:line id="_x0000_s1092" style="position:absolute;left:0;text-align:left;z-index:-251662848;mso-position-horizontal-relative:page" from="239.45pt,48.7pt" to="242.7pt,48.7pt" strokeweight=".14042mm">
            <w10:wrap anchorx="page"/>
          </v:line>
        </w:pict>
      </w:r>
      <w:r>
        <w:rPr>
          <w:rPrChange w:id="2305" w:author="Patrick Tang" w:date="2021-06-25T17:28:00Z">
            <w:rPr/>
          </w:rPrChange>
        </w:rPr>
        <w:pict w14:anchorId="5BAC327F">
          <v:line id="_x0000_s1091" style="position:absolute;left:0;text-align:left;z-index:-251661824;mso-position-horizontal-relative:page" from="310.5pt,48.7pt" to="313.8pt,48.7pt" strokeweight=".14042mm">
            <w10:wrap anchorx="page"/>
          </v:line>
        </w:pict>
      </w:r>
      <w:r>
        <w:rPr>
          <w:rPrChange w:id="2306" w:author="Patrick Tang" w:date="2021-06-25T17:28:00Z">
            <w:rPr/>
          </w:rPrChange>
        </w:rPr>
        <w:pict w14:anchorId="781A0BAC">
          <v:line id="_x0000_s1090" style="position:absolute;left:0;text-align:left;z-index:-251660800;mso-position-horizontal-relative:page" from="399.75pt,62.25pt" to="403pt,62.25pt" strokeweight=".14042mm">
            <w10:wrap anchorx="page"/>
          </v:line>
        </w:pict>
      </w:r>
      <w:r>
        <w:rPr>
          <w:rPrChange w:id="2307" w:author="Patrick Tang" w:date="2021-06-25T17:28:00Z">
            <w:rPr/>
          </w:rPrChange>
        </w:rPr>
        <w:pict w14:anchorId="1A3EC803">
          <v:line id="_x0000_s1089" style="position:absolute;left:0;text-align:left;z-index:-251659776;mso-position-horizontal-relative:page" from="441.35pt,62.25pt" to="444.6pt,62.25pt" strokeweight=".14042mm">
            <w10:wrap anchorx="page"/>
          </v:line>
        </w:pict>
      </w:r>
      <w:r>
        <w:rPr>
          <w:rPrChange w:id="2308" w:author="Patrick Tang" w:date="2021-06-25T17:28:00Z">
            <w:rPr/>
          </w:rPrChange>
        </w:rPr>
        <w:pict w14:anchorId="758BDEBF">
          <v:line id="_x0000_s1088" style="position:absolute;left:0;text-align:left;z-index:-251658752;mso-position-horizontal-relative:page" from="490.2pt,62.25pt" to="493.45pt,62.25pt" strokeweight=".14042mm">
            <w10:wrap anchorx="page"/>
          </v:line>
        </w:pict>
      </w:r>
      <w:r>
        <w:rPr>
          <w:rPrChange w:id="2309" w:author="Patrick Tang" w:date="2021-06-25T17:28:00Z">
            <w:rPr/>
          </w:rPrChange>
        </w:rPr>
        <w:pict w14:anchorId="11ED466B">
          <v:line id="_x0000_s1087" style="position:absolute;left:0;text-align:left;z-index:-251657728;mso-position-horizontal-relative:page" from="89.7pt,75.8pt" to="92.95pt,75.8pt" strokeweight=".14042mm">
            <w10:wrap anchorx="page"/>
          </v:line>
        </w:pict>
      </w:r>
      <w:r>
        <w:rPr>
          <w:rPrChange w:id="2310" w:author="Patrick Tang" w:date="2021-06-25T17:28:00Z">
            <w:rPr/>
          </w:rPrChange>
        </w:rPr>
        <w:pict w14:anchorId="56B32241">
          <v:line id="_x0000_s1086" style="position:absolute;left:0;text-align:left;z-index:-251656704;mso-position-horizontal-relative:page" from="225.75pt,89.35pt" to="229pt,89.35pt" strokeweight=".14042mm">
            <w10:wrap anchorx="page"/>
          </v:line>
        </w:pict>
      </w:r>
      <w:del w:id="2311" w:author="Patrick Tang" w:date="2021-07-01T09:47:00Z">
        <w:r w:rsidR="002B1B5E" w:rsidRPr="00BE3340" w:rsidDel="003702EC">
          <w:delText>In this section,</w:delText>
        </w:r>
      </w:del>
      <w:ins w:id="2312" w:author="Patrick Tang" w:date="2021-07-01T09:47:00Z">
        <w:r w:rsidR="003702EC">
          <w:t xml:space="preserve">Table </w:t>
        </w:r>
        <w:r w:rsidR="003702EC" w:rsidRPr="00862D21">
          <w:rPr>
            <w:highlight w:val="yellow"/>
            <w:rPrChange w:id="2313" w:author="Patrick Tang" w:date="2021-07-01T12:39:00Z">
              <w:rPr/>
            </w:rPrChange>
          </w:rPr>
          <w:t>5</w:t>
        </w:r>
        <w:r w:rsidR="003702EC">
          <w:t xml:space="preserve"> shows</w:t>
        </w:r>
      </w:ins>
      <w:del w:id="2314" w:author="Patrick Tang" w:date="2021-07-01T09:57:00Z">
        <w:r w:rsidR="002B1B5E" w:rsidRPr="00BE3340" w:rsidDel="00AF7ECF">
          <w:delText xml:space="preserve"> the predictio</w:delText>
        </w:r>
        <w:r w:rsidR="002B1B5E" w:rsidRPr="00A97774" w:rsidDel="00AF7ECF">
          <w:delText>n performance of ind</w:delText>
        </w:r>
        <w:r w:rsidR="002B1B5E" w:rsidRPr="00453F0F" w:rsidDel="00AF7ECF">
          <w:delText xml:space="preserve">ividual and ensemble methods </w:delText>
        </w:r>
      </w:del>
      <w:del w:id="2315" w:author="Patrick Tang" w:date="2021-06-30T18:38:00Z">
        <w:r w:rsidR="002B1B5E" w:rsidRPr="00453F0F" w:rsidDel="002B689F">
          <w:delText>are</w:delText>
        </w:r>
      </w:del>
      <w:del w:id="2316" w:author="Patrick Tang" w:date="2021-07-01T09:48:00Z">
        <w:r w:rsidR="002B1B5E" w:rsidRPr="00453F0F" w:rsidDel="003702EC">
          <w:delText xml:space="preserve"> </w:delText>
        </w:r>
      </w:del>
      <w:del w:id="2317" w:author="Patrick Tang" w:date="2021-06-30T18:38:00Z">
        <w:r w:rsidR="002B1B5E" w:rsidRPr="00453F0F" w:rsidDel="002B689F">
          <w:delText xml:space="preserve">examined </w:delText>
        </w:r>
      </w:del>
      <w:del w:id="2318" w:author="Patrick Tang" w:date="2021-07-01T09:48:00Z">
        <w:r w:rsidR="002B1B5E" w:rsidRPr="00453F0F" w:rsidDel="003702EC">
          <w:delText xml:space="preserve">by </w:delText>
        </w:r>
      </w:del>
      <w:del w:id="2319" w:author="Patrick Tang" w:date="2021-07-01T09:57:00Z">
        <w:r w:rsidR="002B1B5E" w:rsidRPr="00453F0F" w:rsidDel="00AF7ECF">
          <w:delText xml:space="preserve">MAE, RMSE and </w:delText>
        </w:r>
        <w:r w:rsidR="002B1B5E" w:rsidRPr="00453F0F" w:rsidDel="00AF7ECF">
          <w:rPr>
            <w:i/>
          </w:rPr>
          <w:delText>R</w:delText>
        </w:r>
        <w:r w:rsidR="002B1B5E" w:rsidRPr="007F427F" w:rsidDel="00AF7ECF">
          <w:rPr>
            <w:vertAlign w:val="superscript"/>
          </w:rPr>
          <w:delText>2</w:delText>
        </w:r>
        <w:r w:rsidR="002B1B5E" w:rsidRPr="007F427F" w:rsidDel="00AF7ECF">
          <w:delText xml:space="preserve"> </w:delText>
        </w:r>
        <w:commentRangeStart w:id="2320"/>
        <w:r w:rsidR="002B1B5E" w:rsidRPr="007F427F" w:rsidDel="00AF7ECF">
          <w:delText>according to ten-fold cross-validation</w:delText>
        </w:r>
        <w:commentRangeEnd w:id="2320"/>
        <w:r w:rsidR="000D5AF8" w:rsidDel="00AF7ECF">
          <w:rPr>
            <w:rStyle w:val="CommentReference"/>
          </w:rPr>
          <w:commentReference w:id="2320"/>
        </w:r>
        <w:r w:rsidR="002B1B5E" w:rsidRPr="007F427F" w:rsidDel="00AF7ECF">
          <w:delText>.</w:delText>
        </w:r>
      </w:del>
      <w:r w:rsidR="002B1B5E" w:rsidRPr="007F427F">
        <w:t xml:space="preserve"> </w:t>
      </w:r>
      <w:commentRangeStart w:id="2321"/>
      <w:del w:id="2322" w:author="Patrick Tang" w:date="2021-07-01T09:30:00Z">
        <w:r w:rsidR="002B1B5E" w:rsidRPr="007F427F" w:rsidDel="000D5AF8">
          <w:delText>Where we use the abbreviations for ease of presenta</w:delText>
        </w:r>
      </w:del>
      <w:del w:id="2323" w:author="Patrick Tang" w:date="2021-06-30T18:38:00Z">
        <w:r w:rsidR="002B1B5E" w:rsidRPr="007F427F" w:rsidDel="002B689F">
          <w:delText xml:space="preserve">- </w:delText>
        </w:r>
      </w:del>
      <w:del w:id="2324" w:author="Patrick Tang" w:date="2021-07-01T09:30:00Z">
        <w:r w:rsidR="002B1B5E" w:rsidRPr="007F427F" w:rsidDel="000D5AF8">
          <w:delText>tion,</w:delText>
        </w:r>
        <w:r w:rsidR="002B1B5E" w:rsidRPr="002B568D" w:rsidDel="000D5AF8">
          <w:rPr>
            <w:spacing w:val="-12"/>
          </w:rPr>
          <w:delText xml:space="preserve"> </w:delText>
        </w:r>
        <w:r w:rsidR="002B1B5E" w:rsidRPr="00FA1A45" w:rsidDel="000D5AF8">
          <w:delText>in</w:delText>
        </w:r>
        <w:r w:rsidR="002B1B5E" w:rsidRPr="00AF7ECF" w:rsidDel="000D5AF8">
          <w:rPr>
            <w:spacing w:val="-12"/>
          </w:rPr>
          <w:delText xml:space="preserve"> </w:delText>
        </w:r>
        <w:r w:rsidR="002B1B5E" w:rsidRPr="00FA39D9" w:rsidDel="000D5AF8">
          <w:delText>which</w:delText>
        </w:r>
        <w:r w:rsidR="002B1B5E" w:rsidRPr="00FA39D9" w:rsidDel="000D5AF8">
          <w:rPr>
            <w:spacing w:val="-13"/>
          </w:rPr>
          <w:delText xml:space="preserve"> </w:delText>
        </w:r>
        <w:r w:rsidR="002B1B5E" w:rsidRPr="00BE3340" w:rsidDel="000D5AF8">
          <w:delText>Bag</w:delText>
        </w:r>
        <w:r w:rsidR="002B1B5E" w:rsidRPr="00BE3340" w:rsidDel="000D5AF8">
          <w:rPr>
            <w:spacing w:val="16"/>
          </w:rPr>
          <w:delText xml:space="preserve"> </w:delText>
        </w:r>
        <w:r w:rsidR="002B1B5E" w:rsidRPr="00BE3340" w:rsidDel="000D5AF8">
          <w:delText>LR,</w:delText>
        </w:r>
        <w:r w:rsidR="002B1B5E" w:rsidRPr="00BE3340" w:rsidDel="000D5AF8">
          <w:rPr>
            <w:spacing w:val="-12"/>
          </w:rPr>
          <w:delText xml:space="preserve"> </w:delText>
        </w:r>
        <w:r w:rsidR="002B1B5E" w:rsidRPr="00BE3340" w:rsidDel="000D5AF8">
          <w:delText>Bag</w:delText>
        </w:r>
        <w:r w:rsidR="002B1B5E" w:rsidRPr="00BE3340" w:rsidDel="000D5AF8">
          <w:rPr>
            <w:spacing w:val="16"/>
          </w:rPr>
          <w:delText xml:space="preserve"> </w:delText>
        </w:r>
        <w:r w:rsidR="002B1B5E" w:rsidRPr="00BE3340" w:rsidDel="000D5AF8">
          <w:delText>SVR,</w:delText>
        </w:r>
        <w:r w:rsidR="002B1B5E" w:rsidRPr="00BE3340" w:rsidDel="000D5AF8">
          <w:rPr>
            <w:spacing w:val="-13"/>
          </w:rPr>
          <w:delText xml:space="preserve"> </w:delText>
        </w:r>
        <w:r w:rsidR="002B1B5E" w:rsidRPr="00BE3340" w:rsidDel="000D5AF8">
          <w:delText>Bag</w:delText>
        </w:r>
        <w:r w:rsidR="002B1B5E" w:rsidRPr="00BE3340" w:rsidDel="000D5AF8">
          <w:rPr>
            <w:spacing w:val="16"/>
          </w:rPr>
          <w:delText xml:space="preserve"> </w:delText>
        </w:r>
        <w:r w:rsidR="002B1B5E" w:rsidRPr="00BE3340" w:rsidDel="000D5AF8">
          <w:delText>BPNN</w:delText>
        </w:r>
        <w:r w:rsidR="002B1B5E" w:rsidRPr="00BE3340" w:rsidDel="000D5AF8">
          <w:rPr>
            <w:spacing w:val="-12"/>
          </w:rPr>
          <w:delText xml:space="preserve"> </w:delText>
        </w:r>
        <w:r w:rsidR="002B1B5E" w:rsidRPr="00BE3340" w:rsidDel="000D5AF8">
          <w:delText>and</w:delText>
        </w:r>
        <w:r w:rsidR="002B1B5E" w:rsidRPr="00BE3340" w:rsidDel="000D5AF8">
          <w:rPr>
            <w:spacing w:val="-12"/>
          </w:rPr>
          <w:delText xml:space="preserve"> </w:delText>
        </w:r>
        <w:r w:rsidR="002B1B5E" w:rsidRPr="00BE3340" w:rsidDel="000D5AF8">
          <w:delText>Bag</w:delText>
        </w:r>
        <w:r w:rsidR="002B1B5E" w:rsidRPr="00BE3340" w:rsidDel="000D5AF8">
          <w:rPr>
            <w:spacing w:val="15"/>
          </w:rPr>
          <w:delText xml:space="preserve"> </w:delText>
        </w:r>
        <w:r w:rsidR="002B1B5E" w:rsidRPr="00BE3340" w:rsidDel="000D5AF8">
          <w:rPr>
            <w:spacing w:val="-7"/>
          </w:rPr>
          <w:delText>CRAT</w:delText>
        </w:r>
        <w:r w:rsidR="002B1B5E" w:rsidRPr="00BE3340" w:rsidDel="000D5AF8">
          <w:rPr>
            <w:spacing w:val="-12"/>
          </w:rPr>
          <w:delText xml:space="preserve"> </w:delText>
        </w:r>
        <w:r w:rsidR="002B1B5E" w:rsidRPr="00BE3340" w:rsidDel="000D5AF8">
          <w:delText>express</w:delText>
        </w:r>
        <w:r w:rsidR="002B1B5E" w:rsidRPr="00BE3340" w:rsidDel="000D5AF8">
          <w:rPr>
            <w:spacing w:val="-12"/>
          </w:rPr>
          <w:delText xml:space="preserve"> </w:delText>
        </w:r>
        <w:r w:rsidR="002B1B5E" w:rsidRPr="00BE3340" w:rsidDel="000D5AF8">
          <w:delText>generating</w:delText>
        </w:r>
        <w:r w:rsidR="002B1B5E" w:rsidRPr="00BE3340" w:rsidDel="000D5AF8">
          <w:rPr>
            <w:spacing w:val="-13"/>
          </w:rPr>
          <w:delText xml:space="preserve"> </w:delText>
        </w:r>
        <w:r w:rsidR="002B1B5E" w:rsidRPr="00BE3340" w:rsidDel="000D5AF8">
          <w:delText>bagging</w:delText>
        </w:r>
        <w:r w:rsidR="002B1B5E" w:rsidRPr="00BE3340" w:rsidDel="000D5AF8">
          <w:rPr>
            <w:spacing w:val="-12"/>
          </w:rPr>
          <w:delText xml:space="preserve"> </w:delText>
        </w:r>
        <w:r w:rsidR="002B1B5E" w:rsidRPr="00BE3340" w:rsidDel="000D5AF8">
          <w:delText>ensemble</w:delText>
        </w:r>
        <w:r w:rsidR="002B1B5E" w:rsidRPr="00BE3340" w:rsidDel="000D5AF8">
          <w:rPr>
            <w:spacing w:val="-12"/>
          </w:rPr>
          <w:delText xml:space="preserve"> </w:delText>
        </w:r>
        <w:r w:rsidR="002B1B5E" w:rsidRPr="00BE3340" w:rsidDel="000D5AF8">
          <w:delText xml:space="preserve">method by using LR, SVR, BPNN and </w:delText>
        </w:r>
        <w:r w:rsidR="002B1B5E" w:rsidRPr="00BE3340" w:rsidDel="000D5AF8">
          <w:rPr>
            <w:spacing w:val="-7"/>
          </w:rPr>
          <w:delText xml:space="preserve">CRAT </w:delText>
        </w:r>
        <w:r w:rsidR="002B1B5E" w:rsidRPr="00BE3340" w:rsidDel="000D5AF8">
          <w:delText>as base estimators, respectively. Ada LR, Ada SVR, Ada BPNN and Ada</w:delText>
        </w:r>
        <w:r w:rsidR="002B1B5E" w:rsidRPr="00BE3340" w:rsidDel="000D5AF8">
          <w:rPr>
            <w:spacing w:val="16"/>
          </w:rPr>
          <w:delText xml:space="preserve"> </w:delText>
        </w:r>
        <w:r w:rsidR="002B1B5E" w:rsidRPr="00BE3340" w:rsidDel="000D5AF8">
          <w:rPr>
            <w:spacing w:val="-7"/>
          </w:rPr>
          <w:delText>CRAT</w:delText>
        </w:r>
        <w:r w:rsidR="002B1B5E" w:rsidRPr="00BE3340" w:rsidDel="000D5AF8">
          <w:rPr>
            <w:spacing w:val="-8"/>
          </w:rPr>
          <w:delText xml:space="preserve"> </w:delText>
        </w:r>
        <w:r w:rsidR="002B1B5E" w:rsidRPr="00BE3340" w:rsidDel="000D5AF8">
          <w:delText>present</w:delText>
        </w:r>
        <w:r w:rsidR="002B1B5E" w:rsidRPr="00BE3340" w:rsidDel="000D5AF8">
          <w:rPr>
            <w:spacing w:val="-7"/>
          </w:rPr>
          <w:delText xml:space="preserve"> </w:delText>
        </w:r>
        <w:r w:rsidR="002B1B5E" w:rsidRPr="00BE3340" w:rsidDel="000D5AF8">
          <w:delText>generating</w:delText>
        </w:r>
        <w:r w:rsidR="002B1B5E" w:rsidRPr="00BE3340" w:rsidDel="000D5AF8">
          <w:rPr>
            <w:spacing w:val="-8"/>
          </w:rPr>
          <w:delText xml:space="preserve"> </w:delText>
        </w:r>
        <w:r w:rsidR="002B1B5E" w:rsidRPr="00BE3340" w:rsidDel="000D5AF8">
          <w:delText>AdaBoost</w:delText>
        </w:r>
        <w:r w:rsidR="002B1B5E" w:rsidRPr="00BE3340" w:rsidDel="000D5AF8">
          <w:rPr>
            <w:spacing w:val="-7"/>
          </w:rPr>
          <w:delText xml:space="preserve"> </w:delText>
        </w:r>
        <w:r w:rsidR="002B1B5E" w:rsidRPr="00BE3340" w:rsidDel="000D5AF8">
          <w:delText>ensemble</w:delText>
        </w:r>
        <w:r w:rsidR="002B1B5E" w:rsidRPr="00BE3340" w:rsidDel="000D5AF8">
          <w:rPr>
            <w:spacing w:val="-7"/>
          </w:rPr>
          <w:delText xml:space="preserve"> </w:delText>
        </w:r>
        <w:r w:rsidR="002B1B5E" w:rsidRPr="00BE3340" w:rsidDel="000D5AF8">
          <w:delText>method</w:delText>
        </w:r>
        <w:r w:rsidR="002B1B5E" w:rsidRPr="00BE3340" w:rsidDel="000D5AF8">
          <w:rPr>
            <w:spacing w:val="-8"/>
          </w:rPr>
          <w:delText xml:space="preserve"> </w:delText>
        </w:r>
        <w:r w:rsidR="002B1B5E" w:rsidRPr="00BE3340" w:rsidDel="000D5AF8">
          <w:delText>by</w:delText>
        </w:r>
        <w:r w:rsidR="002B1B5E" w:rsidRPr="00BE3340" w:rsidDel="000D5AF8">
          <w:rPr>
            <w:spacing w:val="-7"/>
          </w:rPr>
          <w:delText xml:space="preserve"> </w:delText>
        </w:r>
        <w:r w:rsidR="002B1B5E" w:rsidRPr="00BE3340" w:rsidDel="000D5AF8">
          <w:delText>manipulating</w:delText>
        </w:r>
        <w:r w:rsidR="002B1B5E" w:rsidRPr="00BE3340" w:rsidDel="000D5AF8">
          <w:rPr>
            <w:spacing w:val="-8"/>
          </w:rPr>
          <w:delText xml:space="preserve"> </w:delText>
        </w:r>
        <w:r w:rsidR="002B1B5E" w:rsidRPr="00BE3340" w:rsidDel="000D5AF8">
          <w:delText>LR,</w:delText>
        </w:r>
        <w:r w:rsidR="002B1B5E" w:rsidRPr="00BE3340" w:rsidDel="000D5AF8">
          <w:rPr>
            <w:spacing w:val="-7"/>
          </w:rPr>
          <w:delText xml:space="preserve"> </w:delText>
        </w:r>
        <w:r w:rsidR="002B1B5E" w:rsidRPr="00BE3340" w:rsidDel="000D5AF8">
          <w:delText>SVR,</w:delText>
        </w:r>
        <w:r w:rsidR="002B1B5E" w:rsidRPr="00BE3340" w:rsidDel="000D5AF8">
          <w:rPr>
            <w:spacing w:val="-8"/>
          </w:rPr>
          <w:delText xml:space="preserve"> </w:delText>
        </w:r>
        <w:r w:rsidR="002B1B5E" w:rsidRPr="00BE3340" w:rsidDel="000D5AF8">
          <w:delText>BPNN</w:delText>
        </w:r>
        <w:r w:rsidR="002B1B5E" w:rsidRPr="00BE3340" w:rsidDel="000D5AF8">
          <w:rPr>
            <w:spacing w:val="-7"/>
          </w:rPr>
          <w:delText xml:space="preserve"> </w:delText>
        </w:r>
        <w:r w:rsidR="002B1B5E" w:rsidRPr="00BE3340" w:rsidDel="000D5AF8">
          <w:delText>and</w:delText>
        </w:r>
        <w:r w:rsidR="002B1B5E" w:rsidRPr="00BE3340" w:rsidDel="000D5AF8">
          <w:rPr>
            <w:spacing w:val="-8"/>
          </w:rPr>
          <w:delText xml:space="preserve"> </w:delText>
        </w:r>
        <w:r w:rsidR="002B1B5E" w:rsidRPr="00BE3340" w:rsidDel="000D5AF8">
          <w:rPr>
            <w:spacing w:val="-7"/>
          </w:rPr>
          <w:delText xml:space="preserve">CRAT </w:delText>
        </w:r>
        <w:r w:rsidR="002B1B5E" w:rsidRPr="00BE3340" w:rsidDel="000D5AF8">
          <w:delText>as base</w:delText>
        </w:r>
        <w:r w:rsidR="002B1B5E" w:rsidRPr="00BE3340" w:rsidDel="000D5AF8">
          <w:rPr>
            <w:spacing w:val="-11"/>
          </w:rPr>
          <w:delText xml:space="preserve"> </w:delText>
        </w:r>
        <w:r w:rsidR="002B1B5E" w:rsidRPr="00BE3340" w:rsidDel="000D5AF8">
          <w:delText>estimators,</w:delText>
        </w:r>
        <w:r w:rsidR="002B1B5E" w:rsidRPr="00BE3340" w:rsidDel="000D5AF8">
          <w:rPr>
            <w:spacing w:val="-11"/>
          </w:rPr>
          <w:delText xml:space="preserve"> </w:delText>
        </w:r>
        <w:r w:rsidR="002B1B5E" w:rsidRPr="00BE3340" w:rsidDel="000D5AF8">
          <w:delText>respectively.</w:delText>
        </w:r>
        <w:r w:rsidR="002B1B5E" w:rsidRPr="00BE3340" w:rsidDel="000D5AF8">
          <w:rPr>
            <w:spacing w:val="1"/>
          </w:rPr>
          <w:delText xml:space="preserve"> </w:delText>
        </w:r>
        <w:r w:rsidR="002B1B5E" w:rsidRPr="00BE3340" w:rsidDel="000D5AF8">
          <w:delText>Stack</w:delText>
        </w:r>
        <w:r w:rsidR="002B1B5E" w:rsidRPr="00BE3340" w:rsidDel="000D5AF8">
          <w:rPr>
            <w:spacing w:val="10"/>
          </w:rPr>
          <w:delText xml:space="preserve"> </w:delText>
        </w:r>
        <w:r w:rsidR="002B1B5E" w:rsidRPr="00BE3340" w:rsidDel="000D5AF8">
          <w:delText>LR</w:delText>
        </w:r>
        <w:r w:rsidR="002B1B5E" w:rsidRPr="00BE3340" w:rsidDel="000D5AF8">
          <w:rPr>
            <w:spacing w:val="-10"/>
          </w:rPr>
          <w:delText xml:space="preserve"> </w:delText>
        </w:r>
        <w:r w:rsidR="002B1B5E" w:rsidRPr="00BE3340" w:rsidDel="000D5AF8">
          <w:delText>indicates</w:delText>
        </w:r>
        <w:r w:rsidR="002B1B5E" w:rsidRPr="00BE3340" w:rsidDel="000D5AF8">
          <w:rPr>
            <w:spacing w:val="-11"/>
          </w:rPr>
          <w:delText xml:space="preserve"> </w:delText>
        </w:r>
        <w:r w:rsidR="002B1B5E" w:rsidRPr="00BE3340" w:rsidDel="000D5AF8">
          <w:delText>developing</w:delText>
        </w:r>
        <w:r w:rsidR="002B1B5E" w:rsidRPr="00BE3340" w:rsidDel="000D5AF8">
          <w:rPr>
            <w:spacing w:val="-11"/>
          </w:rPr>
          <w:delText xml:space="preserve"> </w:delText>
        </w:r>
        <w:r w:rsidR="002B1B5E" w:rsidRPr="00BE3340" w:rsidDel="000D5AF8">
          <w:delText>stacking</w:delText>
        </w:r>
        <w:r w:rsidR="002B1B5E" w:rsidRPr="00BE3340" w:rsidDel="000D5AF8">
          <w:rPr>
            <w:spacing w:val="-10"/>
          </w:rPr>
          <w:delText xml:space="preserve"> </w:delText>
        </w:r>
        <w:r w:rsidR="002B1B5E" w:rsidRPr="00BE3340" w:rsidDel="000D5AF8">
          <w:delText>ensemble</w:delText>
        </w:r>
        <w:r w:rsidR="002B1B5E" w:rsidRPr="00BE3340" w:rsidDel="000D5AF8">
          <w:rPr>
            <w:spacing w:val="-11"/>
          </w:rPr>
          <w:delText xml:space="preserve"> </w:delText>
        </w:r>
        <w:r w:rsidR="002B1B5E" w:rsidRPr="00BE3340" w:rsidDel="000D5AF8">
          <w:delText>method</w:delText>
        </w:r>
        <w:r w:rsidR="002B1B5E" w:rsidRPr="00BE3340" w:rsidDel="000D5AF8">
          <w:rPr>
            <w:spacing w:val="-11"/>
          </w:rPr>
          <w:delText xml:space="preserve"> </w:delText>
        </w:r>
        <w:r w:rsidR="002B1B5E" w:rsidRPr="00BE3340" w:rsidDel="000D5AF8">
          <w:delText>based</w:delText>
        </w:r>
        <w:r w:rsidR="002B1B5E" w:rsidRPr="00BE3340" w:rsidDel="000D5AF8">
          <w:rPr>
            <w:spacing w:val="-11"/>
          </w:rPr>
          <w:delText xml:space="preserve"> </w:delText>
        </w:r>
        <w:r w:rsidR="002B1B5E" w:rsidRPr="00BE3340" w:rsidDel="000D5AF8">
          <w:delText>on</w:delText>
        </w:r>
        <w:r w:rsidR="002B1B5E" w:rsidRPr="00BE3340" w:rsidDel="000D5AF8">
          <w:rPr>
            <w:spacing w:val="-10"/>
          </w:rPr>
          <w:delText xml:space="preserve"> </w:delText>
        </w:r>
        <w:r w:rsidR="002B1B5E" w:rsidRPr="00BE3340" w:rsidDel="000D5AF8">
          <w:delText>individual methods</w:delText>
        </w:r>
        <w:r w:rsidR="002B1B5E" w:rsidRPr="00BE3340" w:rsidDel="000D5AF8">
          <w:rPr>
            <w:spacing w:val="-4"/>
          </w:rPr>
          <w:delText xml:space="preserve"> </w:delText>
        </w:r>
        <w:r w:rsidR="002B1B5E" w:rsidRPr="00BE3340" w:rsidDel="000D5AF8">
          <w:delText>(including</w:delText>
        </w:r>
        <w:r w:rsidR="002B1B5E" w:rsidRPr="00BE3340" w:rsidDel="000D5AF8">
          <w:rPr>
            <w:spacing w:val="-4"/>
          </w:rPr>
          <w:delText xml:space="preserve"> </w:delText>
        </w:r>
        <w:r w:rsidR="002B1B5E" w:rsidRPr="00BE3340" w:rsidDel="000D5AF8">
          <w:delText>SVR,</w:delText>
        </w:r>
        <w:r w:rsidR="002B1B5E" w:rsidRPr="00BE3340" w:rsidDel="000D5AF8">
          <w:rPr>
            <w:spacing w:val="-3"/>
          </w:rPr>
          <w:delText xml:space="preserve"> </w:delText>
        </w:r>
        <w:r w:rsidR="002B1B5E" w:rsidRPr="00BE3340" w:rsidDel="000D5AF8">
          <w:delText>BPNN,</w:delText>
        </w:r>
        <w:r w:rsidR="002B1B5E" w:rsidRPr="00BE3340" w:rsidDel="000D5AF8">
          <w:rPr>
            <w:spacing w:val="-4"/>
          </w:rPr>
          <w:delText xml:space="preserve"> </w:delText>
        </w:r>
        <w:r w:rsidR="002B1B5E" w:rsidRPr="00BE3340" w:rsidDel="000D5AF8">
          <w:delText>and</w:delText>
        </w:r>
        <w:r w:rsidR="002B1B5E" w:rsidRPr="00BE3340" w:rsidDel="000D5AF8">
          <w:rPr>
            <w:spacing w:val="-3"/>
          </w:rPr>
          <w:delText xml:space="preserve"> </w:delText>
        </w:r>
        <w:r w:rsidR="002B1B5E" w:rsidRPr="00BE3340" w:rsidDel="000D5AF8">
          <w:rPr>
            <w:spacing w:val="-5"/>
          </w:rPr>
          <w:delText>CRAT)</w:delText>
        </w:r>
        <w:r w:rsidR="002B1B5E" w:rsidRPr="00BE3340" w:rsidDel="000D5AF8">
          <w:rPr>
            <w:spacing w:val="-4"/>
          </w:rPr>
          <w:delText xml:space="preserve"> </w:delText>
        </w:r>
        <w:r w:rsidR="002B1B5E" w:rsidRPr="00BE3340" w:rsidDel="000D5AF8">
          <w:delText>as</w:delText>
        </w:r>
        <w:r w:rsidR="002B1B5E" w:rsidRPr="00BE3340" w:rsidDel="000D5AF8">
          <w:rPr>
            <w:spacing w:val="-4"/>
          </w:rPr>
          <w:delText xml:space="preserve"> </w:delText>
        </w:r>
        <w:r w:rsidR="002B1B5E" w:rsidRPr="00BE3340" w:rsidDel="000D5AF8">
          <w:delText>learning</w:delText>
        </w:r>
        <w:r w:rsidR="002B1B5E" w:rsidRPr="00BE3340" w:rsidDel="000D5AF8">
          <w:rPr>
            <w:spacing w:val="-3"/>
          </w:rPr>
          <w:delText xml:space="preserve"> </w:delText>
        </w:r>
        <w:r w:rsidR="002B1B5E" w:rsidRPr="00BE3340" w:rsidDel="000D5AF8">
          <w:delText>base</w:delText>
        </w:r>
        <w:r w:rsidR="002B1B5E" w:rsidRPr="00BE3340" w:rsidDel="000D5AF8">
          <w:rPr>
            <w:spacing w:val="-4"/>
          </w:rPr>
          <w:delText xml:space="preserve"> </w:delText>
        </w:r>
        <w:r w:rsidR="002B1B5E" w:rsidRPr="00BE3340" w:rsidDel="000D5AF8">
          <w:delText>with</w:delText>
        </w:r>
        <w:r w:rsidR="002B1B5E" w:rsidRPr="00BE3340" w:rsidDel="000D5AF8">
          <w:rPr>
            <w:spacing w:val="-3"/>
          </w:rPr>
          <w:delText xml:space="preserve"> </w:delText>
        </w:r>
        <w:r w:rsidR="002B1B5E" w:rsidRPr="00BE3340" w:rsidDel="000D5AF8">
          <w:delText>using</w:delText>
        </w:r>
        <w:r w:rsidR="002B1B5E" w:rsidRPr="00BE3340" w:rsidDel="000D5AF8">
          <w:rPr>
            <w:spacing w:val="-4"/>
          </w:rPr>
          <w:delText xml:space="preserve"> </w:delText>
        </w:r>
        <w:r w:rsidR="002B1B5E" w:rsidRPr="00BE3340" w:rsidDel="000D5AF8">
          <w:delText>LR</w:delText>
        </w:r>
        <w:r w:rsidR="002B1B5E" w:rsidRPr="00BE3340" w:rsidDel="000D5AF8">
          <w:rPr>
            <w:spacing w:val="-4"/>
          </w:rPr>
          <w:delText xml:space="preserve"> </w:delText>
        </w:r>
        <w:r w:rsidR="002B1B5E" w:rsidRPr="00BE3340" w:rsidDel="000D5AF8">
          <w:delText>as</w:delText>
        </w:r>
        <w:r w:rsidR="002B1B5E" w:rsidRPr="00BE3340" w:rsidDel="000D5AF8">
          <w:rPr>
            <w:spacing w:val="-3"/>
          </w:rPr>
          <w:delText xml:space="preserve"> </w:delText>
        </w:r>
        <w:r w:rsidR="002B1B5E" w:rsidRPr="00BE3340" w:rsidDel="000D5AF8">
          <w:delText>a</w:delText>
        </w:r>
        <w:r w:rsidR="002B1B5E" w:rsidRPr="00BE3340" w:rsidDel="000D5AF8">
          <w:rPr>
            <w:spacing w:val="-4"/>
          </w:rPr>
          <w:delText xml:space="preserve"> </w:delText>
        </w:r>
        <w:r w:rsidR="002B1B5E" w:rsidRPr="00BE3340" w:rsidDel="000D5AF8">
          <w:delText>meta-regressor.</w:delText>
        </w:r>
        <w:commentRangeEnd w:id="2321"/>
        <w:r w:rsidR="000D5AF8" w:rsidDel="000D5AF8">
          <w:rPr>
            <w:rStyle w:val="CommentReference"/>
          </w:rPr>
          <w:commentReference w:id="2321"/>
        </w:r>
      </w:del>
    </w:p>
    <w:p w14:paraId="076CD949" w14:textId="10A242A1" w:rsidR="00B40315" w:rsidRPr="00BE3340" w:rsidRDefault="008E6C9D">
      <w:pPr>
        <w:pStyle w:val="BodyText"/>
        <w:spacing w:before="231" w:line="256" w:lineRule="auto"/>
        <w:ind w:left="117" w:right="595"/>
        <w:jc w:val="both"/>
        <w:pPrChange w:id="2325" w:author="Patrick Tang" w:date="2021-07-01T09:50:00Z">
          <w:pPr>
            <w:pStyle w:val="BodyText"/>
            <w:spacing w:before="2" w:line="256" w:lineRule="auto"/>
            <w:ind w:left="117" w:right="595" w:firstLine="338"/>
            <w:jc w:val="both"/>
          </w:pPr>
        </w:pPrChange>
      </w:pPr>
      <w:r>
        <w:pict w14:anchorId="3135F7F9">
          <v:line id="_x0000_s1085" style="position:absolute;left:0;text-align:left;z-index:-251655680;mso-position-horizontal-relative:page" from="121.05pt,37.25pt" to="124.3pt,37.25pt" strokeweight=".14042mm">
            <w10:wrap anchorx="page"/>
          </v:line>
        </w:pict>
      </w:r>
      <w:r>
        <w:rPr>
          <w:rPrChange w:id="2326" w:author="Patrick Tang" w:date="2021-06-25T17:28:00Z">
            <w:rPr/>
          </w:rPrChange>
        </w:rPr>
        <w:pict w14:anchorId="7E76D58F">
          <v:line id="_x0000_s1084" style="position:absolute;left:0;text-align:left;z-index:-251654656;mso-position-horizontal-relative:page" from="475.5pt,77.9pt" to="478.75pt,77.9pt" strokeweight=".14042mm">
            <w10:wrap anchorx="page"/>
          </v:line>
        </w:pict>
      </w:r>
      <w:r>
        <w:rPr>
          <w:rPrChange w:id="2327" w:author="Patrick Tang" w:date="2021-06-25T17:28:00Z">
            <w:rPr/>
          </w:rPrChange>
        </w:rPr>
        <w:pict w14:anchorId="2FEBC171">
          <v:line id="_x0000_s1083" style="position:absolute;left:0;text-align:left;z-index:-251653632;mso-position-horizontal-relative:page" from="297.9pt,91.45pt" to="301.2pt,91.45pt" strokeweight=".14042mm">
            <w10:wrap anchorx="page"/>
          </v:line>
        </w:pict>
      </w:r>
      <w:r>
        <w:rPr>
          <w:rPrChange w:id="2328" w:author="Patrick Tang" w:date="2021-06-25T17:28:00Z">
            <w:rPr/>
          </w:rPrChange>
        </w:rPr>
        <w:pict w14:anchorId="0268D483">
          <v:line id="_x0000_s1082" style="position:absolute;left:0;text-align:left;z-index:-251652608;mso-position-horizontal-relative:page" from="107.35pt,105pt" to="110.6pt,105pt" strokeweight=".14042mm">
            <w10:wrap anchorx="page"/>
          </v:line>
        </w:pict>
      </w:r>
      <w:r>
        <w:rPr>
          <w:rPrChange w:id="2329" w:author="Patrick Tang" w:date="2021-06-25T17:28:00Z">
            <w:rPr/>
          </w:rPrChange>
        </w:rPr>
        <w:pict w14:anchorId="0AAD4B82">
          <v:line id="_x0000_s1081" style="position:absolute;left:0;text-align:left;z-index:-251651584;mso-position-horizontal-relative:page" from="177.15pt,105pt" to="180.4pt,105pt" strokeweight=".14042mm">
            <w10:wrap anchorx="page"/>
          </v:line>
        </w:pict>
      </w:r>
      <w:del w:id="2330" w:author="Patrick Tang" w:date="2021-07-01T09:48:00Z">
        <w:r w:rsidR="002B1B5E" w:rsidRPr="00BE3340" w:rsidDel="003702EC">
          <w:rPr>
            <w:spacing w:val="-4"/>
          </w:rPr>
          <w:delText xml:space="preserve">Table </w:delText>
        </w:r>
        <w:r w:rsidR="002B1B5E" w:rsidRPr="00A97774" w:rsidDel="003702EC">
          <w:delText xml:space="preserve">5 shows </w:delText>
        </w:r>
      </w:del>
      <w:del w:id="2331" w:author="Patrick Tang" w:date="2021-07-01T09:50:00Z">
        <w:r w:rsidR="002B1B5E" w:rsidRPr="00A97774" w:rsidDel="003702EC">
          <w:delText>t</w:delText>
        </w:r>
      </w:del>
      <w:ins w:id="2332" w:author="Patrick Tang" w:date="2021-07-01T09:50:00Z">
        <w:r w:rsidR="00AF7ECF">
          <w:t>t</w:t>
        </w:r>
      </w:ins>
      <w:r w:rsidR="002B1B5E" w:rsidRPr="00A97774">
        <w:t xml:space="preserve">he </w:t>
      </w:r>
      <w:del w:id="2333" w:author="Patrick Tang" w:date="2021-07-01T09:51:00Z">
        <w:r w:rsidR="002B1B5E" w:rsidRPr="00A97774" w:rsidDel="003702EC">
          <w:delText xml:space="preserve">average performance of </w:delText>
        </w:r>
      </w:del>
      <w:r w:rsidR="002B1B5E" w:rsidRPr="00A97774">
        <w:t>ten-fold cross-validation</w:t>
      </w:r>
      <w:ins w:id="2334" w:author="Patrick Tang" w:date="2021-07-01T09:51:00Z">
        <w:r w:rsidR="003702EC">
          <w:t xml:space="preserve"> results</w:t>
        </w:r>
      </w:ins>
      <w:ins w:id="2335" w:author="Patrick Tang" w:date="2021-07-01T09:58:00Z">
        <w:r w:rsidR="00AF7ECF">
          <w:t xml:space="preserve"> (</w:t>
        </w:r>
        <w:r w:rsidR="00AF7ECF" w:rsidRPr="007F427F">
          <w:t xml:space="preserve">MAE, RMSE, and </w:t>
        </w:r>
        <w:r w:rsidR="00AF7ECF" w:rsidRPr="002B568D">
          <w:rPr>
            <w:i/>
            <w:spacing w:val="3"/>
          </w:rPr>
          <w:t>R</w:t>
        </w:r>
        <w:r w:rsidR="00AF7ECF" w:rsidRPr="00FA1A45">
          <w:rPr>
            <w:spacing w:val="3"/>
            <w:vertAlign w:val="superscript"/>
          </w:rPr>
          <w:t>2</w:t>
        </w:r>
        <w:r w:rsidR="00AF7ECF">
          <w:rPr>
            <w:spacing w:val="3"/>
          </w:rPr>
          <w:t>)</w:t>
        </w:r>
      </w:ins>
      <w:r w:rsidR="002B1B5E" w:rsidRPr="00A97774">
        <w:t xml:space="preserve"> for </w:t>
      </w:r>
      <w:ins w:id="2336" w:author="Patrick Tang" w:date="2021-07-01T09:57:00Z">
        <w:r w:rsidR="00AF7ECF">
          <w:t xml:space="preserve">both </w:t>
        </w:r>
      </w:ins>
      <w:ins w:id="2337" w:author="Patrick Tang" w:date="2021-07-01T09:58:00Z">
        <w:r w:rsidR="00AF7ECF">
          <w:t>individual</w:t>
        </w:r>
      </w:ins>
      <w:ins w:id="2338" w:author="Patrick Tang" w:date="2021-07-01T09:57:00Z">
        <w:r w:rsidR="00AF7ECF">
          <w:t xml:space="preserve"> and </w:t>
        </w:r>
      </w:ins>
      <w:ins w:id="2339" w:author="Patrick Tang" w:date="2021-07-01T09:58:00Z">
        <w:r w:rsidR="00AF7ECF">
          <w:t>ensemble</w:t>
        </w:r>
      </w:ins>
      <w:del w:id="2340" w:author="Patrick Tang" w:date="2021-07-01T09:57:00Z">
        <w:r w:rsidR="002B1B5E" w:rsidRPr="00A97774" w:rsidDel="00AF7ECF">
          <w:delText>each</w:delText>
        </w:r>
      </w:del>
      <w:r w:rsidR="002B1B5E" w:rsidRPr="00A97774">
        <w:t xml:space="preserve"> model</w:t>
      </w:r>
      <w:ins w:id="2341" w:author="Patrick Tang" w:date="2021-07-01T09:58:00Z">
        <w:r w:rsidR="00AF7ECF">
          <w:t>s</w:t>
        </w:r>
      </w:ins>
      <w:del w:id="2342" w:author="Patrick Tang" w:date="2021-07-01T09:51:00Z">
        <w:r w:rsidR="002B1B5E" w:rsidRPr="00A97774" w:rsidDel="003702EC">
          <w:delText xml:space="preserve"> (in each row),</w:delText>
        </w:r>
      </w:del>
      <w:r w:rsidR="002B1B5E" w:rsidRPr="00A97774">
        <w:t xml:space="preserve"> and </w:t>
      </w:r>
      <w:ins w:id="2343" w:author="Patrick Tang" w:date="2021-07-01T09:51:00Z">
        <w:r w:rsidR="003702EC">
          <w:t xml:space="preserve">their </w:t>
        </w:r>
      </w:ins>
      <w:del w:id="2344" w:author="Patrick Tang" w:date="2021-07-01T10:03:00Z">
        <w:r w:rsidR="002B1B5E" w:rsidRPr="00A97774" w:rsidDel="00AF7ECF">
          <w:delText xml:space="preserve">performance </w:delText>
        </w:r>
      </w:del>
      <w:r w:rsidR="002B1B5E" w:rsidRPr="00A97774">
        <w:t>deviation</w:t>
      </w:r>
      <w:r w:rsidR="002B1B5E" w:rsidRPr="00453F0F">
        <w:t xml:space="preserve"> </w:t>
      </w:r>
      <w:del w:id="2345" w:author="Patrick Tang" w:date="2021-07-01T09:52:00Z">
        <w:r w:rsidR="002B1B5E" w:rsidRPr="00453F0F" w:rsidDel="003702EC">
          <w:delText xml:space="preserve">from the LR model </w:delText>
        </w:r>
      </w:del>
      <w:r w:rsidR="002B1B5E" w:rsidRPr="00453F0F">
        <w:t xml:space="preserve">with respect </w:t>
      </w:r>
      <w:del w:id="2346" w:author="Patrick Tang" w:date="2021-07-01T09:51:00Z">
        <w:r w:rsidR="002B1B5E" w:rsidRPr="00453F0F" w:rsidDel="003702EC">
          <w:delText xml:space="preserve">of </w:delText>
        </w:r>
      </w:del>
      <w:ins w:id="2347" w:author="Patrick Tang" w:date="2021-07-01T09:51:00Z">
        <w:r w:rsidR="003702EC">
          <w:t>to</w:t>
        </w:r>
        <w:r w:rsidR="003702EC" w:rsidRPr="00453F0F">
          <w:t xml:space="preserve"> </w:t>
        </w:r>
      </w:ins>
      <w:ins w:id="2348" w:author="Patrick Tang" w:date="2021-07-01T09:52:00Z">
        <w:r w:rsidR="003702EC">
          <w:t xml:space="preserve">the results of </w:t>
        </w:r>
        <w:commentRangeStart w:id="2349"/>
        <w:r w:rsidR="00AF7ECF">
          <w:t>LR</w:t>
        </w:r>
      </w:ins>
      <w:commentRangeEnd w:id="2349"/>
      <w:ins w:id="2350" w:author="Patrick Tang" w:date="2021-07-01T12:08:00Z">
        <w:r w:rsidR="006E47AB">
          <w:rPr>
            <w:rStyle w:val="CommentReference"/>
          </w:rPr>
          <w:commentReference w:id="2349"/>
        </w:r>
      </w:ins>
      <w:ins w:id="2351" w:author="Patrick Tang" w:date="2021-07-01T09:52:00Z">
        <w:r w:rsidR="00AF7ECF">
          <w:t xml:space="preserve"> model</w:t>
        </w:r>
      </w:ins>
      <w:del w:id="2352" w:author="Patrick Tang" w:date="2021-07-01T09:54:00Z">
        <w:r w:rsidR="002B1B5E" w:rsidRPr="00453F0F" w:rsidDel="00AF7ECF">
          <w:delText xml:space="preserve">MAE, RMSE and </w:delText>
        </w:r>
        <w:r w:rsidR="002B1B5E" w:rsidRPr="00453F0F" w:rsidDel="00AF7ECF">
          <w:rPr>
            <w:i/>
            <w:spacing w:val="3"/>
          </w:rPr>
          <w:delText>R</w:delText>
        </w:r>
        <w:r w:rsidR="002B1B5E" w:rsidRPr="00453F0F" w:rsidDel="00AF7ECF">
          <w:rPr>
            <w:spacing w:val="3"/>
            <w:vertAlign w:val="superscript"/>
          </w:rPr>
          <w:delText>2</w:delText>
        </w:r>
        <w:r w:rsidR="002B1B5E" w:rsidRPr="007F427F" w:rsidDel="00AF7ECF">
          <w:rPr>
            <w:spacing w:val="3"/>
          </w:rPr>
          <w:delText xml:space="preserve">, </w:delText>
        </w:r>
        <w:r w:rsidR="002B1B5E" w:rsidRPr="007F427F" w:rsidDel="00AF7ECF">
          <w:delText>respectively</w:delText>
        </w:r>
      </w:del>
      <w:r w:rsidR="002B1B5E" w:rsidRPr="007F427F">
        <w:t xml:space="preserve">. </w:t>
      </w:r>
      <w:ins w:id="2353" w:author="Patrick Tang" w:date="2021-07-01T10:23:00Z">
        <w:r w:rsidR="00041FD6">
          <w:t>Generally,</w:t>
        </w:r>
      </w:ins>
      <w:ins w:id="2354" w:author="Patrick Tang" w:date="2021-07-01T10:22:00Z">
        <w:r w:rsidR="00041FD6">
          <w:t xml:space="preserve"> most of the proposed models were able to learn and predict </w:t>
        </w:r>
        <w:r w:rsidR="00041FD6" w:rsidRPr="00041FD6">
          <w:rPr>
            <w:highlight w:val="yellow"/>
            <w:rPrChange w:id="2355" w:author="Patrick Tang" w:date="2021-07-01T10:23:00Z">
              <w:rPr/>
            </w:rPrChange>
          </w:rPr>
          <w:t>empirical data</w:t>
        </w:r>
        <w:r w:rsidR="00041FD6">
          <w:t xml:space="preserve"> with an acceptable degree of precision</w:t>
        </w:r>
      </w:ins>
      <w:ins w:id="2356" w:author="Patrick Tang" w:date="2021-07-01T10:23:00Z">
        <w:r w:rsidR="00041FD6">
          <w:t xml:space="preserve">. </w:t>
        </w:r>
      </w:ins>
      <w:del w:id="2357" w:author="Patrick Tang" w:date="2021-07-01T09:59:00Z">
        <w:r w:rsidR="002B1B5E" w:rsidRPr="007F427F" w:rsidDel="00AF7ECF">
          <w:delText>As it can be seen</w:delText>
        </w:r>
      </w:del>
      <w:ins w:id="2358" w:author="Patrick Tang" w:date="2021-07-01T09:59:00Z">
        <w:r w:rsidR="00AF7ECF">
          <w:t>Based on the results</w:t>
        </w:r>
      </w:ins>
      <w:r w:rsidR="002B1B5E" w:rsidRPr="007F427F">
        <w:t xml:space="preserve">, </w:t>
      </w:r>
      <w:ins w:id="2359" w:author="Patrick Tang" w:date="2021-07-01T09:59:00Z">
        <w:r w:rsidR="00AF7ECF">
          <w:t xml:space="preserve">the </w:t>
        </w:r>
      </w:ins>
      <w:r w:rsidR="002B1B5E" w:rsidRPr="007F427F">
        <w:t xml:space="preserve">Stack LR </w:t>
      </w:r>
      <w:ins w:id="2360" w:author="Patrick Tang" w:date="2021-07-01T09:59:00Z">
        <w:r w:rsidR="00AF7ECF">
          <w:t xml:space="preserve">model showed the best </w:t>
        </w:r>
      </w:ins>
      <w:ins w:id="2361" w:author="Patrick Tang" w:date="2021-07-01T10:00:00Z">
        <w:r w:rsidR="00AF7ECF">
          <w:t>prediction performance</w:t>
        </w:r>
      </w:ins>
      <w:ins w:id="2362" w:author="Patrick Tang" w:date="2021-07-01T09:59:00Z">
        <w:r w:rsidR="00AF7ECF">
          <w:t xml:space="preserve"> </w:t>
        </w:r>
      </w:ins>
      <w:del w:id="2363" w:author="Patrick Tang" w:date="2021-07-01T10:01:00Z">
        <w:r w:rsidR="002B1B5E" w:rsidRPr="007F427F" w:rsidDel="00AF7ECF">
          <w:delText xml:space="preserve">is superior to all </w:delText>
        </w:r>
      </w:del>
      <w:ins w:id="2364" w:author="Patrick Tang" w:date="2021-07-01T10:04:00Z">
        <w:r w:rsidR="00FA39D9">
          <w:t>as it</w:t>
        </w:r>
      </w:ins>
      <w:ins w:id="2365" w:author="Patrick Tang" w:date="2021-07-01T10:06:00Z">
        <w:r w:rsidR="00FA39D9">
          <w:t xml:space="preserve"> has the highest </w:t>
        </w:r>
      </w:ins>
      <w:ins w:id="2366" w:author="Patrick Tang" w:date="2021-07-01T10:07:00Z">
        <w:r w:rsidR="00FA39D9" w:rsidRPr="002B568D">
          <w:rPr>
            <w:i/>
            <w:spacing w:val="3"/>
          </w:rPr>
          <w:t>R</w:t>
        </w:r>
        <w:r w:rsidR="00FA39D9" w:rsidRPr="00FA1A45">
          <w:rPr>
            <w:spacing w:val="3"/>
            <w:vertAlign w:val="superscript"/>
          </w:rPr>
          <w:t>2</w:t>
        </w:r>
      </w:ins>
      <w:ins w:id="2367" w:author="Patrick Tang" w:date="2021-07-01T10:04:00Z">
        <w:r w:rsidR="00FA39D9">
          <w:t xml:space="preserve"> value and lowest</w:t>
        </w:r>
      </w:ins>
      <w:del w:id="2368" w:author="Patrick Tang" w:date="2021-07-01T10:01:00Z">
        <w:r w:rsidR="002B1B5E" w:rsidRPr="007F427F" w:rsidDel="00AF7ECF">
          <w:delText>other individual or ensemble models on the basis of all three performance measures</w:delText>
        </w:r>
      </w:del>
      <w:del w:id="2369" w:author="Patrick Tang" w:date="2021-07-01T10:02:00Z">
        <w:r w:rsidR="002B1B5E" w:rsidRPr="007F427F" w:rsidDel="00AF7ECF">
          <w:delText xml:space="preserve"> (3.934, 6.118, 0.904 for</w:delText>
        </w:r>
      </w:del>
      <w:r w:rsidR="002B1B5E" w:rsidRPr="007F427F">
        <w:t xml:space="preserve"> MAE</w:t>
      </w:r>
      <w:ins w:id="2370" w:author="Patrick Tang" w:date="2021-07-01T10:02:00Z">
        <w:r w:rsidR="00AF7ECF">
          <w:t xml:space="preserve"> and</w:t>
        </w:r>
      </w:ins>
      <w:del w:id="2371" w:author="Patrick Tang" w:date="2021-07-01T10:02:00Z">
        <w:r w:rsidR="002B1B5E" w:rsidRPr="007F427F" w:rsidDel="00AF7ECF">
          <w:delText>,</w:delText>
        </w:r>
      </w:del>
      <w:r w:rsidR="002B1B5E" w:rsidRPr="007F427F">
        <w:t xml:space="preserve"> RMSE</w:t>
      </w:r>
      <w:ins w:id="2372" w:author="Patrick Tang" w:date="2021-07-01T10:02:00Z">
        <w:r w:rsidR="00AF7ECF">
          <w:t xml:space="preserve"> values</w:t>
        </w:r>
      </w:ins>
      <w:del w:id="2373" w:author="Patrick Tang" w:date="2021-07-01T10:03:00Z">
        <w:r w:rsidR="002B1B5E" w:rsidRPr="007F427F" w:rsidDel="00AF7ECF">
          <w:delText xml:space="preserve">, and </w:delText>
        </w:r>
      </w:del>
      <w:del w:id="2374" w:author="Patrick Tang" w:date="2021-07-01T10:07:00Z">
        <w:r w:rsidR="002B1B5E" w:rsidRPr="002B568D" w:rsidDel="00FA39D9">
          <w:rPr>
            <w:i/>
            <w:spacing w:val="3"/>
          </w:rPr>
          <w:delText>R</w:delText>
        </w:r>
        <w:r w:rsidR="002B1B5E" w:rsidRPr="00FA1A45" w:rsidDel="00FA39D9">
          <w:rPr>
            <w:spacing w:val="3"/>
            <w:vertAlign w:val="superscript"/>
          </w:rPr>
          <w:delText>2</w:delText>
        </w:r>
      </w:del>
      <w:del w:id="2375" w:author="Patrick Tang" w:date="2021-07-01T10:03:00Z">
        <w:r w:rsidR="002B1B5E" w:rsidRPr="00AF7ECF" w:rsidDel="00AF7ECF">
          <w:rPr>
            <w:spacing w:val="3"/>
          </w:rPr>
          <w:delText xml:space="preserve">, </w:delText>
        </w:r>
        <w:r w:rsidR="002B1B5E" w:rsidRPr="00FA39D9" w:rsidDel="00AF7ECF">
          <w:delText>respectively)</w:delText>
        </w:r>
      </w:del>
      <w:r w:rsidR="002B1B5E" w:rsidRPr="00BE3340">
        <w:t xml:space="preserve">. </w:t>
      </w:r>
      <w:del w:id="2376" w:author="Patrick Tang" w:date="2021-07-01T10:07:00Z">
        <w:r w:rsidR="002B1B5E" w:rsidRPr="00BE3340" w:rsidDel="00FA39D9">
          <w:delText>Furthermore, a</w:delText>
        </w:r>
      </w:del>
      <w:ins w:id="2377" w:author="Patrick Tang" w:date="2021-07-01T10:07:00Z">
        <w:r w:rsidR="00FA39D9">
          <w:t>A</w:t>
        </w:r>
      </w:ins>
      <w:r w:rsidR="002B1B5E" w:rsidRPr="00FA39D9">
        <w:t>mong the individual models,</w:t>
      </w:r>
      <w:r w:rsidR="002B1B5E" w:rsidRPr="00FA39D9">
        <w:rPr>
          <w:spacing w:val="-6"/>
        </w:rPr>
        <w:t xml:space="preserve"> </w:t>
      </w:r>
      <w:r w:rsidR="002B1B5E" w:rsidRPr="00BE3340">
        <w:t>SVR</w:t>
      </w:r>
      <w:r w:rsidR="002B1B5E" w:rsidRPr="00BE3340">
        <w:rPr>
          <w:spacing w:val="-5"/>
        </w:rPr>
        <w:t xml:space="preserve"> </w:t>
      </w:r>
      <w:r w:rsidR="002B1B5E" w:rsidRPr="00BE3340">
        <w:t>perform</w:t>
      </w:r>
      <w:ins w:id="2378" w:author="Patrick Tang" w:date="2021-07-01T10:07:00Z">
        <w:r w:rsidR="00FA39D9">
          <w:t>ed</w:t>
        </w:r>
      </w:ins>
      <w:del w:id="2379" w:author="Patrick Tang" w:date="2021-07-01T10:07:00Z">
        <w:r w:rsidR="002B1B5E" w:rsidRPr="00FA39D9" w:rsidDel="00FA39D9">
          <w:delText>s</w:delText>
        </w:r>
      </w:del>
      <w:r w:rsidR="002B1B5E" w:rsidRPr="00FA39D9">
        <w:rPr>
          <w:spacing w:val="-5"/>
        </w:rPr>
        <w:t xml:space="preserve"> </w:t>
      </w:r>
      <w:r w:rsidR="002B1B5E" w:rsidRPr="00BE3340">
        <w:t>the</w:t>
      </w:r>
      <w:r w:rsidR="002B1B5E" w:rsidRPr="00BE3340">
        <w:rPr>
          <w:spacing w:val="-5"/>
        </w:rPr>
        <w:t xml:space="preserve"> </w:t>
      </w:r>
      <w:r w:rsidR="002B1B5E" w:rsidRPr="00BE3340">
        <w:t>best</w:t>
      </w:r>
      <w:r w:rsidR="002B1B5E" w:rsidRPr="00BE3340">
        <w:rPr>
          <w:spacing w:val="-5"/>
        </w:rPr>
        <w:t xml:space="preserve"> </w:t>
      </w:r>
      <w:r w:rsidR="002B1B5E" w:rsidRPr="00BE3340">
        <w:t>in</w:t>
      </w:r>
      <w:r w:rsidR="002B1B5E" w:rsidRPr="00BE3340">
        <w:rPr>
          <w:spacing w:val="-5"/>
        </w:rPr>
        <w:t xml:space="preserve"> </w:t>
      </w:r>
      <w:r w:rsidR="002B1B5E" w:rsidRPr="00BE3340">
        <w:t>terms</w:t>
      </w:r>
      <w:r w:rsidR="002B1B5E" w:rsidRPr="00BE3340">
        <w:rPr>
          <w:spacing w:val="-5"/>
        </w:rPr>
        <w:t xml:space="preserve"> </w:t>
      </w:r>
      <w:r w:rsidR="002B1B5E" w:rsidRPr="00BE3340">
        <w:t>of</w:t>
      </w:r>
      <w:r w:rsidR="002B1B5E" w:rsidRPr="00BE3340">
        <w:rPr>
          <w:spacing w:val="-6"/>
        </w:rPr>
        <w:t xml:space="preserve"> </w:t>
      </w:r>
      <w:r w:rsidR="002B1B5E" w:rsidRPr="00BE3340">
        <w:t>MAE</w:t>
      </w:r>
      <w:r w:rsidR="002B1B5E" w:rsidRPr="00BE3340">
        <w:rPr>
          <w:spacing w:val="-5"/>
        </w:rPr>
        <w:t xml:space="preserve"> </w:t>
      </w:r>
      <w:r w:rsidR="002B1B5E" w:rsidRPr="00BE3340">
        <w:t>(4.296),</w:t>
      </w:r>
      <w:r w:rsidR="002B1B5E" w:rsidRPr="00BE3340">
        <w:rPr>
          <w:spacing w:val="-5"/>
        </w:rPr>
        <w:t xml:space="preserve"> </w:t>
      </w:r>
      <w:del w:id="2380" w:author="Patrick Tang" w:date="2021-07-01T10:07:00Z">
        <w:r w:rsidR="002B1B5E" w:rsidRPr="00BE3340" w:rsidDel="00FA39D9">
          <w:delText>and</w:delText>
        </w:r>
        <w:r w:rsidR="002B1B5E" w:rsidRPr="00BE3340" w:rsidDel="00FA39D9">
          <w:rPr>
            <w:spacing w:val="-5"/>
          </w:rPr>
          <w:delText xml:space="preserve"> </w:delText>
        </w:r>
      </w:del>
      <w:ins w:id="2381" w:author="Patrick Tang" w:date="2021-07-01T10:07:00Z">
        <w:r w:rsidR="00FA39D9">
          <w:t>but</w:t>
        </w:r>
        <w:r w:rsidR="00FA39D9" w:rsidRPr="00FA39D9">
          <w:rPr>
            <w:spacing w:val="-5"/>
          </w:rPr>
          <w:t xml:space="preserve"> </w:t>
        </w:r>
      </w:ins>
      <w:r w:rsidR="002B1B5E" w:rsidRPr="00FA39D9">
        <w:lastRenderedPageBreak/>
        <w:t>BPNN</w:t>
      </w:r>
      <w:r w:rsidR="002B1B5E" w:rsidRPr="00BE3340">
        <w:rPr>
          <w:spacing w:val="-5"/>
        </w:rPr>
        <w:t xml:space="preserve"> </w:t>
      </w:r>
      <w:r w:rsidR="002B1B5E" w:rsidRPr="00BE3340">
        <w:t>has</w:t>
      </w:r>
      <w:r w:rsidR="002B1B5E" w:rsidRPr="00BE3340">
        <w:rPr>
          <w:spacing w:val="-5"/>
        </w:rPr>
        <w:t xml:space="preserve"> </w:t>
      </w:r>
      <w:r w:rsidR="002B1B5E" w:rsidRPr="00BE3340">
        <w:t>the</w:t>
      </w:r>
      <w:r w:rsidR="002B1B5E" w:rsidRPr="00BE3340">
        <w:rPr>
          <w:spacing w:val="-5"/>
        </w:rPr>
        <w:t xml:space="preserve"> </w:t>
      </w:r>
      <w:r w:rsidR="002B1B5E" w:rsidRPr="00BE3340">
        <w:t>lowest</w:t>
      </w:r>
      <w:r w:rsidR="002B1B5E" w:rsidRPr="00BE3340">
        <w:rPr>
          <w:spacing w:val="-6"/>
        </w:rPr>
        <w:t xml:space="preserve"> </w:t>
      </w:r>
      <w:del w:id="2382" w:author="Patrick Tang" w:date="2021-07-01T10:08:00Z">
        <w:r w:rsidR="002B1B5E" w:rsidRPr="00BE3340" w:rsidDel="00FA39D9">
          <w:delText>error</w:delText>
        </w:r>
        <w:r w:rsidR="002B1B5E" w:rsidRPr="00BE3340" w:rsidDel="00FA39D9">
          <w:rPr>
            <w:spacing w:val="-5"/>
          </w:rPr>
          <w:delText xml:space="preserve"> </w:delText>
        </w:r>
        <w:r w:rsidR="002B1B5E" w:rsidRPr="00BE3340" w:rsidDel="00FA39D9">
          <w:delText>on</w:delText>
        </w:r>
        <w:r w:rsidR="002B1B5E" w:rsidRPr="00BE3340" w:rsidDel="00FA39D9">
          <w:rPr>
            <w:spacing w:val="-5"/>
          </w:rPr>
          <w:delText xml:space="preserve"> </w:delText>
        </w:r>
      </w:del>
      <w:r w:rsidR="002B1B5E" w:rsidRPr="00BE3340">
        <w:t>RMSE</w:t>
      </w:r>
      <w:r w:rsidR="002B1B5E" w:rsidRPr="00BE3340">
        <w:rPr>
          <w:spacing w:val="-5"/>
        </w:rPr>
        <w:t xml:space="preserve"> </w:t>
      </w:r>
      <w:ins w:id="2383" w:author="Patrick Tang" w:date="2021-07-01T10:08:00Z">
        <w:r w:rsidR="00FA39D9">
          <w:rPr>
            <w:spacing w:val="-5"/>
          </w:rPr>
          <w:t xml:space="preserve">value </w:t>
        </w:r>
      </w:ins>
      <w:r w:rsidR="002B1B5E" w:rsidRPr="00FA39D9">
        <w:t xml:space="preserve">(6.515) and highest </w:t>
      </w:r>
      <w:del w:id="2384" w:author="Patrick Tang" w:date="2021-07-01T10:08:00Z">
        <w:r w:rsidR="002B1B5E" w:rsidRPr="00FA39D9" w:rsidDel="00FA39D9">
          <w:delText>accuracy with</w:delText>
        </w:r>
        <w:r w:rsidR="002B1B5E" w:rsidRPr="00AF7ECF" w:rsidDel="00FA39D9">
          <w:delText xml:space="preserve"> </w:delText>
        </w:r>
      </w:del>
      <w:r w:rsidR="002B1B5E" w:rsidRPr="00FA39D9">
        <w:rPr>
          <w:i/>
        </w:rPr>
        <w:t>R</w:t>
      </w:r>
      <w:r w:rsidR="002B1B5E" w:rsidRPr="00FA39D9">
        <w:rPr>
          <w:vertAlign w:val="superscript"/>
        </w:rPr>
        <w:t>2</w:t>
      </w:r>
      <w:r w:rsidR="002B1B5E" w:rsidRPr="00BE3340">
        <w:t xml:space="preserve"> </w:t>
      </w:r>
      <w:ins w:id="2385" w:author="Patrick Tang" w:date="2021-07-01T09:57:00Z">
        <w:r w:rsidR="00AF7ECF">
          <w:t xml:space="preserve">of </w:t>
        </w:r>
      </w:ins>
      <w:r w:rsidR="002B1B5E" w:rsidRPr="00AF7ECF">
        <w:t xml:space="preserve">0.899. For the single </w:t>
      </w:r>
      <w:proofErr w:type="gramStart"/>
      <w:r w:rsidR="002B1B5E" w:rsidRPr="00AF7ECF">
        <w:t>learning based</w:t>
      </w:r>
      <w:proofErr w:type="gramEnd"/>
      <w:r w:rsidR="002B1B5E" w:rsidRPr="00AF7ECF">
        <w:t xml:space="preserve"> ensemble methods, Bag </w:t>
      </w:r>
      <w:r w:rsidR="002B1B5E" w:rsidRPr="00FA39D9">
        <w:rPr>
          <w:spacing w:val="-7"/>
        </w:rPr>
        <w:t xml:space="preserve">CRAT </w:t>
      </w:r>
      <w:ins w:id="2386" w:author="Patrick Tang" w:date="2021-07-01T10:09:00Z">
        <w:r w:rsidR="00FA39D9">
          <w:t>gave</w:t>
        </w:r>
      </w:ins>
      <w:del w:id="2387" w:author="Patrick Tang" w:date="2021-07-01T10:08:00Z">
        <w:r w:rsidR="002B1B5E" w:rsidRPr="00FA39D9" w:rsidDel="00FA39D9">
          <w:delText>has</w:delText>
        </w:r>
      </w:del>
      <w:r w:rsidR="002B1B5E" w:rsidRPr="00FA39D9">
        <w:t xml:space="preserve"> the best</w:t>
      </w:r>
      <w:r w:rsidR="002B1B5E" w:rsidRPr="00BE3340">
        <w:rPr>
          <w:spacing w:val="-10"/>
        </w:rPr>
        <w:t xml:space="preserve"> </w:t>
      </w:r>
      <w:r w:rsidR="002B1B5E" w:rsidRPr="00BE3340">
        <w:t>performance</w:t>
      </w:r>
      <w:r w:rsidR="002B1B5E" w:rsidRPr="00BE3340">
        <w:rPr>
          <w:spacing w:val="-10"/>
        </w:rPr>
        <w:t xml:space="preserve"> </w:t>
      </w:r>
      <w:r w:rsidR="002B1B5E" w:rsidRPr="00BE3340">
        <w:t>in</w:t>
      </w:r>
      <w:r w:rsidR="002B1B5E" w:rsidRPr="00BE3340">
        <w:rPr>
          <w:spacing w:val="-9"/>
        </w:rPr>
        <w:t xml:space="preserve"> </w:t>
      </w:r>
      <w:r w:rsidR="002B1B5E" w:rsidRPr="00BE3340">
        <w:t>terms</w:t>
      </w:r>
      <w:r w:rsidR="002B1B5E" w:rsidRPr="00BE3340">
        <w:rPr>
          <w:spacing w:val="-10"/>
        </w:rPr>
        <w:t xml:space="preserve"> </w:t>
      </w:r>
      <w:r w:rsidR="002B1B5E" w:rsidRPr="00BE3340">
        <w:t>of</w:t>
      </w:r>
      <w:r w:rsidR="002B1B5E" w:rsidRPr="00BE3340">
        <w:rPr>
          <w:spacing w:val="-9"/>
        </w:rPr>
        <w:t xml:space="preserve"> </w:t>
      </w:r>
      <w:r w:rsidR="002B1B5E" w:rsidRPr="00BE3340">
        <w:t>MAE</w:t>
      </w:r>
      <w:r w:rsidR="002B1B5E" w:rsidRPr="00BE3340">
        <w:rPr>
          <w:spacing w:val="-10"/>
        </w:rPr>
        <w:t xml:space="preserve"> </w:t>
      </w:r>
      <w:r w:rsidR="002B1B5E" w:rsidRPr="00BE3340">
        <w:t>(4.093),</w:t>
      </w:r>
      <w:r w:rsidR="002B1B5E" w:rsidRPr="00BE3340">
        <w:rPr>
          <w:spacing w:val="-9"/>
        </w:rPr>
        <w:t xml:space="preserve"> </w:t>
      </w:r>
      <w:r w:rsidR="002B1B5E" w:rsidRPr="00BE3340">
        <w:t>and</w:t>
      </w:r>
      <w:r w:rsidR="002B1B5E" w:rsidRPr="00BE3340">
        <w:rPr>
          <w:spacing w:val="-9"/>
        </w:rPr>
        <w:t xml:space="preserve"> </w:t>
      </w:r>
      <w:r w:rsidR="002B1B5E" w:rsidRPr="00BE3340">
        <w:t>Bag</w:t>
      </w:r>
      <w:r w:rsidR="002B1B5E" w:rsidRPr="00BE3340">
        <w:rPr>
          <w:spacing w:val="17"/>
        </w:rPr>
        <w:t xml:space="preserve"> </w:t>
      </w:r>
      <w:r w:rsidR="002B1B5E" w:rsidRPr="00BE3340">
        <w:t>BPNN</w:t>
      </w:r>
      <w:r w:rsidR="002B1B5E" w:rsidRPr="00BE3340">
        <w:rPr>
          <w:spacing w:val="-10"/>
        </w:rPr>
        <w:t xml:space="preserve"> </w:t>
      </w:r>
      <w:r w:rsidR="002B1B5E" w:rsidRPr="00BE3340">
        <w:t>perform</w:t>
      </w:r>
      <w:ins w:id="2388" w:author="Patrick Tang" w:date="2021-07-01T10:09:00Z">
        <w:r w:rsidR="00FA39D9">
          <w:t>ed better</w:t>
        </w:r>
      </w:ins>
      <w:del w:id="2389" w:author="Patrick Tang" w:date="2021-07-01T10:09:00Z">
        <w:r w:rsidR="002B1B5E" w:rsidRPr="00FA39D9" w:rsidDel="00FA39D9">
          <w:delText>s</w:delText>
        </w:r>
      </w:del>
      <w:r w:rsidR="002B1B5E" w:rsidRPr="00FA39D9">
        <w:rPr>
          <w:spacing w:val="-9"/>
        </w:rPr>
        <w:t xml:space="preserve"> </w:t>
      </w:r>
      <w:del w:id="2390" w:author="Patrick Tang" w:date="2021-07-01T10:09:00Z">
        <w:r w:rsidR="002B1B5E" w:rsidRPr="00FA39D9" w:rsidDel="00FA39D9">
          <w:delText>the</w:delText>
        </w:r>
        <w:r w:rsidR="002B1B5E" w:rsidRPr="00FA39D9" w:rsidDel="00FA39D9">
          <w:rPr>
            <w:spacing w:val="-10"/>
          </w:rPr>
          <w:delText xml:space="preserve"> </w:delText>
        </w:r>
        <w:r w:rsidR="002B1B5E" w:rsidRPr="00BE3340" w:rsidDel="00FA39D9">
          <w:delText>best</w:delText>
        </w:r>
        <w:r w:rsidR="002B1B5E" w:rsidRPr="00BE3340" w:rsidDel="00FA39D9">
          <w:rPr>
            <w:spacing w:val="-9"/>
          </w:rPr>
          <w:delText xml:space="preserve"> </w:delText>
        </w:r>
      </w:del>
      <w:r w:rsidR="002B1B5E" w:rsidRPr="00BE3340">
        <w:t>on</w:t>
      </w:r>
      <w:r w:rsidR="002B1B5E" w:rsidRPr="00BE3340">
        <w:rPr>
          <w:spacing w:val="-10"/>
        </w:rPr>
        <w:t xml:space="preserve"> </w:t>
      </w:r>
      <w:r w:rsidR="002B1B5E" w:rsidRPr="00BE3340">
        <w:t>RMSE</w:t>
      </w:r>
      <w:r w:rsidR="002B1B5E" w:rsidRPr="00BE3340">
        <w:rPr>
          <w:spacing w:val="-10"/>
        </w:rPr>
        <w:t xml:space="preserve"> </w:t>
      </w:r>
      <w:ins w:id="2391" w:author="Patrick Tang" w:date="2021-07-01T10:09:00Z">
        <w:r w:rsidR="00FA39D9">
          <w:rPr>
            <w:spacing w:val="-10"/>
          </w:rPr>
          <w:t xml:space="preserve">value </w:t>
        </w:r>
      </w:ins>
      <w:r w:rsidR="002B1B5E" w:rsidRPr="00FA39D9">
        <w:t>(6.341).</w:t>
      </w:r>
      <w:r w:rsidR="002B1B5E" w:rsidRPr="00FA39D9">
        <w:rPr>
          <w:spacing w:val="6"/>
        </w:rPr>
        <w:t xml:space="preserve"> </w:t>
      </w:r>
      <w:r w:rsidR="002B1B5E" w:rsidRPr="00FA39D9">
        <w:t>In</w:t>
      </w:r>
      <w:r w:rsidR="002B1B5E" w:rsidRPr="00FA39D9">
        <w:rPr>
          <w:spacing w:val="-10"/>
        </w:rPr>
        <w:t xml:space="preserve"> </w:t>
      </w:r>
      <w:r w:rsidR="002B1B5E" w:rsidRPr="00BE3340">
        <w:t>terms</w:t>
      </w:r>
      <w:r w:rsidR="002B1B5E" w:rsidRPr="00BE3340">
        <w:rPr>
          <w:spacing w:val="-10"/>
        </w:rPr>
        <w:t xml:space="preserve"> </w:t>
      </w:r>
      <w:r w:rsidR="002B1B5E" w:rsidRPr="00BE3340">
        <w:rPr>
          <w:spacing w:val="-6"/>
        </w:rPr>
        <w:t xml:space="preserve">of </w:t>
      </w:r>
      <w:r w:rsidR="002B1B5E" w:rsidRPr="00BE3340">
        <w:rPr>
          <w:i/>
          <w:spacing w:val="3"/>
        </w:rPr>
        <w:t>R</w:t>
      </w:r>
      <w:r w:rsidR="002B1B5E" w:rsidRPr="00BE3340">
        <w:rPr>
          <w:spacing w:val="3"/>
          <w:vertAlign w:val="superscript"/>
        </w:rPr>
        <w:t>2</w:t>
      </w:r>
      <w:r w:rsidR="002B1B5E" w:rsidRPr="00BE3340">
        <w:rPr>
          <w:spacing w:val="3"/>
        </w:rPr>
        <w:t>,</w:t>
      </w:r>
      <w:r w:rsidR="002B1B5E" w:rsidRPr="00BE3340">
        <w:rPr>
          <w:spacing w:val="-8"/>
        </w:rPr>
        <w:t xml:space="preserve"> </w:t>
      </w:r>
      <w:r w:rsidR="002B1B5E" w:rsidRPr="00BE3340">
        <w:t>Bag</w:t>
      </w:r>
      <w:r w:rsidR="002B1B5E" w:rsidRPr="00BE3340">
        <w:rPr>
          <w:spacing w:val="21"/>
        </w:rPr>
        <w:t xml:space="preserve"> </w:t>
      </w:r>
      <w:r w:rsidR="002B1B5E" w:rsidRPr="00BE3340">
        <w:rPr>
          <w:spacing w:val="-7"/>
        </w:rPr>
        <w:t>CRAT</w:t>
      </w:r>
      <w:r w:rsidR="002B1B5E" w:rsidRPr="00BE3340">
        <w:rPr>
          <w:spacing w:val="-10"/>
        </w:rPr>
        <w:t xml:space="preserve"> </w:t>
      </w:r>
      <w:r w:rsidR="002B1B5E" w:rsidRPr="00BE3340">
        <w:t>and</w:t>
      </w:r>
      <w:r w:rsidR="002B1B5E" w:rsidRPr="00BE3340">
        <w:rPr>
          <w:spacing w:val="-10"/>
        </w:rPr>
        <w:t xml:space="preserve"> </w:t>
      </w:r>
      <w:r w:rsidR="002B1B5E" w:rsidRPr="00BE3340">
        <w:t>Bag</w:t>
      </w:r>
      <w:r w:rsidR="002B1B5E" w:rsidRPr="00BE3340">
        <w:rPr>
          <w:spacing w:val="21"/>
        </w:rPr>
        <w:t xml:space="preserve"> </w:t>
      </w:r>
      <w:r w:rsidR="002B1B5E" w:rsidRPr="00BE3340">
        <w:t>BPNN</w:t>
      </w:r>
      <w:r w:rsidR="002B1B5E" w:rsidRPr="00BE3340">
        <w:rPr>
          <w:spacing w:val="-9"/>
        </w:rPr>
        <w:t xml:space="preserve"> </w:t>
      </w:r>
      <w:del w:id="2392" w:author="Patrick Tang" w:date="2021-07-01T10:09:00Z">
        <w:r w:rsidR="002B1B5E" w:rsidRPr="00BE3340" w:rsidDel="00FA39D9">
          <w:rPr>
            <w:spacing w:val="-3"/>
          </w:rPr>
          <w:delText>have</w:delText>
        </w:r>
        <w:r w:rsidR="002B1B5E" w:rsidRPr="00BE3340" w:rsidDel="00FA39D9">
          <w:rPr>
            <w:spacing w:val="-10"/>
          </w:rPr>
          <w:delText xml:space="preserve"> </w:delText>
        </w:r>
      </w:del>
      <w:ins w:id="2393" w:author="Patrick Tang" w:date="2021-07-01T10:09:00Z">
        <w:r w:rsidR="00FA39D9">
          <w:rPr>
            <w:spacing w:val="-3"/>
          </w:rPr>
          <w:t>models showed</w:t>
        </w:r>
        <w:r w:rsidR="00FA39D9" w:rsidRPr="00FA39D9">
          <w:rPr>
            <w:spacing w:val="-10"/>
          </w:rPr>
          <w:t xml:space="preserve"> </w:t>
        </w:r>
      </w:ins>
      <w:r w:rsidR="002B1B5E" w:rsidRPr="00FA39D9">
        <w:t>the</w:t>
      </w:r>
      <w:r w:rsidR="002B1B5E" w:rsidRPr="00FA39D9">
        <w:rPr>
          <w:spacing w:val="-10"/>
        </w:rPr>
        <w:t xml:space="preserve"> </w:t>
      </w:r>
      <w:r w:rsidR="002B1B5E" w:rsidRPr="00FA39D9">
        <w:t>same</w:t>
      </w:r>
      <w:r w:rsidR="002B1B5E" w:rsidRPr="00BE3340">
        <w:rPr>
          <w:spacing w:val="-10"/>
        </w:rPr>
        <w:t xml:space="preserve"> </w:t>
      </w:r>
      <w:r w:rsidR="002B1B5E" w:rsidRPr="00BE3340">
        <w:t>performance</w:t>
      </w:r>
      <w:r w:rsidR="002B1B5E" w:rsidRPr="00BE3340">
        <w:rPr>
          <w:spacing w:val="-10"/>
        </w:rPr>
        <w:t xml:space="preserve"> </w:t>
      </w:r>
      <w:r w:rsidR="002B1B5E" w:rsidRPr="00BE3340">
        <w:t>(0.901)</w:t>
      </w:r>
      <w:r w:rsidR="002B1B5E" w:rsidRPr="00BE3340">
        <w:rPr>
          <w:spacing w:val="-10"/>
        </w:rPr>
        <w:t xml:space="preserve"> </w:t>
      </w:r>
      <w:del w:id="2394" w:author="Patrick Tang" w:date="2021-07-01T10:11:00Z">
        <w:r w:rsidR="002B1B5E" w:rsidRPr="00BE3340" w:rsidDel="00FA39D9">
          <w:delText>and</w:delText>
        </w:r>
        <w:r w:rsidR="002B1B5E" w:rsidRPr="00BE3340" w:rsidDel="00FA39D9">
          <w:rPr>
            <w:spacing w:val="-10"/>
          </w:rPr>
          <w:delText xml:space="preserve"> </w:delText>
        </w:r>
      </w:del>
      <w:ins w:id="2395" w:author="Patrick Tang" w:date="2021-07-01T10:11:00Z">
        <w:r w:rsidR="00FA39D9">
          <w:t xml:space="preserve">and better than </w:t>
        </w:r>
      </w:ins>
      <w:del w:id="2396" w:author="Patrick Tang" w:date="2021-07-01T10:11:00Z">
        <w:r w:rsidR="002B1B5E" w:rsidRPr="00FA39D9" w:rsidDel="00FA39D9">
          <w:delText>outperform</w:delText>
        </w:r>
        <w:r w:rsidR="002B1B5E" w:rsidRPr="00FA39D9" w:rsidDel="00FA39D9">
          <w:rPr>
            <w:spacing w:val="-10"/>
          </w:rPr>
          <w:delText xml:space="preserve"> </w:delText>
        </w:r>
      </w:del>
      <w:r w:rsidR="002B1B5E" w:rsidRPr="00BE3340">
        <w:t>other</w:t>
      </w:r>
      <w:r w:rsidR="002B1B5E" w:rsidRPr="00BE3340">
        <w:rPr>
          <w:spacing w:val="-10"/>
        </w:rPr>
        <w:t xml:space="preserve"> </w:t>
      </w:r>
      <w:r w:rsidR="002B1B5E" w:rsidRPr="00BE3340">
        <w:t>ensemble</w:t>
      </w:r>
      <w:r w:rsidR="002B1B5E" w:rsidRPr="00BE3340">
        <w:rPr>
          <w:spacing w:val="-10"/>
        </w:rPr>
        <w:t xml:space="preserve"> </w:t>
      </w:r>
      <w:r w:rsidR="002B1B5E" w:rsidRPr="00BE3340">
        <w:t xml:space="preserve">methods </w:t>
      </w:r>
      <w:del w:id="2397" w:author="Patrick Tang" w:date="2021-07-01T10:12:00Z">
        <w:r w:rsidR="002B1B5E" w:rsidRPr="00BE3340" w:rsidDel="00FA39D9">
          <w:delText>using</w:delText>
        </w:r>
        <w:r w:rsidR="002B1B5E" w:rsidRPr="00BE3340" w:rsidDel="00FA39D9">
          <w:rPr>
            <w:spacing w:val="9"/>
          </w:rPr>
          <w:delText xml:space="preserve"> </w:delText>
        </w:r>
        <w:r w:rsidR="002B1B5E" w:rsidRPr="00BE3340" w:rsidDel="00FA39D9">
          <w:delText>an</w:delText>
        </w:r>
      </w:del>
      <w:ins w:id="2398" w:author="Patrick Tang" w:date="2021-07-01T10:12:00Z">
        <w:r w:rsidR="00FA39D9">
          <w:t>except Stack LR</w:t>
        </w:r>
      </w:ins>
      <w:del w:id="2399" w:author="Patrick Tang" w:date="2021-07-01T10:12:00Z">
        <w:r w:rsidR="002B1B5E" w:rsidRPr="00BE3340" w:rsidDel="00FA39D9">
          <w:rPr>
            <w:spacing w:val="10"/>
          </w:rPr>
          <w:delText xml:space="preserve"> </w:delText>
        </w:r>
        <w:r w:rsidR="002B1B5E" w:rsidRPr="00BE3340" w:rsidDel="00FA39D9">
          <w:delText>individual</w:delText>
        </w:r>
        <w:r w:rsidR="002B1B5E" w:rsidRPr="00BE3340" w:rsidDel="00FA39D9">
          <w:rPr>
            <w:spacing w:val="10"/>
          </w:rPr>
          <w:delText xml:space="preserve"> </w:delText>
        </w:r>
        <w:r w:rsidR="002B1B5E" w:rsidRPr="00BE3340" w:rsidDel="00FA39D9">
          <w:delText>me</w:delText>
        </w:r>
        <w:r w:rsidR="002B1B5E" w:rsidRPr="00FA39D9" w:rsidDel="00FA39D9">
          <w:delText>thod</w:delText>
        </w:r>
        <w:r w:rsidR="002B1B5E" w:rsidRPr="00FA39D9" w:rsidDel="00FA39D9">
          <w:rPr>
            <w:spacing w:val="10"/>
          </w:rPr>
          <w:delText xml:space="preserve"> </w:delText>
        </w:r>
        <w:r w:rsidR="002B1B5E" w:rsidRPr="00FA39D9" w:rsidDel="00FA39D9">
          <w:delText>as</w:delText>
        </w:r>
        <w:r w:rsidR="002B1B5E" w:rsidRPr="00BE3340" w:rsidDel="00FA39D9">
          <w:rPr>
            <w:spacing w:val="10"/>
          </w:rPr>
          <w:delText xml:space="preserve"> </w:delText>
        </w:r>
        <w:r w:rsidR="002B1B5E" w:rsidRPr="00BE3340" w:rsidDel="00FA39D9">
          <w:delText>base</w:delText>
        </w:r>
        <w:r w:rsidR="002B1B5E" w:rsidRPr="00BE3340" w:rsidDel="00FA39D9">
          <w:rPr>
            <w:spacing w:val="10"/>
          </w:rPr>
          <w:delText xml:space="preserve"> </w:delText>
        </w:r>
        <w:r w:rsidR="002B1B5E" w:rsidRPr="00BE3340" w:rsidDel="00FA39D9">
          <w:delText>estimator</w:delText>
        </w:r>
      </w:del>
      <w:r w:rsidR="002B1B5E" w:rsidRPr="00BE3340">
        <w:t>.</w:t>
      </w:r>
      <w:r w:rsidR="002B1B5E" w:rsidRPr="00041FD6">
        <w:rPr>
          <w:spacing w:val="53"/>
        </w:rPr>
        <w:t xml:space="preserve"> </w:t>
      </w:r>
      <w:del w:id="2400" w:author="Patrick Tang" w:date="2021-07-01T10:14:00Z">
        <w:r w:rsidR="002B1B5E" w:rsidRPr="00BE3340" w:rsidDel="00FA39D9">
          <w:delText>Moreover</w:delText>
        </w:r>
      </w:del>
      <w:del w:id="2401" w:author="Patrick Tang" w:date="2021-07-01T10:21:00Z">
        <w:r w:rsidR="002B1B5E" w:rsidRPr="00BE3340" w:rsidDel="00041FD6">
          <w:delText>,</w:delText>
        </w:r>
        <w:r w:rsidR="002B1B5E" w:rsidRPr="00BE3340" w:rsidDel="00041FD6">
          <w:rPr>
            <w:spacing w:val="14"/>
          </w:rPr>
          <w:delText xml:space="preserve"> </w:delText>
        </w:r>
        <w:r w:rsidR="002B1B5E" w:rsidRPr="00BE3340" w:rsidDel="00041FD6">
          <w:delText>it</w:delText>
        </w:r>
        <w:r w:rsidR="002B1B5E" w:rsidRPr="00BE3340" w:rsidDel="00041FD6">
          <w:rPr>
            <w:spacing w:val="9"/>
          </w:rPr>
          <w:delText xml:space="preserve"> </w:delText>
        </w:r>
      </w:del>
      <w:del w:id="2402" w:author="Patrick Tang" w:date="2021-07-01T10:14:00Z">
        <w:r w:rsidR="002B1B5E" w:rsidRPr="00BE3340" w:rsidDel="00FA39D9">
          <w:delText>can</w:delText>
        </w:r>
        <w:r w:rsidR="002B1B5E" w:rsidRPr="00BE3340" w:rsidDel="00FA39D9">
          <w:rPr>
            <w:spacing w:val="10"/>
          </w:rPr>
          <w:delText xml:space="preserve"> </w:delText>
        </w:r>
        <w:r w:rsidR="002B1B5E" w:rsidRPr="00BE3340" w:rsidDel="00FA39D9">
          <w:delText>be</w:delText>
        </w:r>
        <w:r w:rsidR="002B1B5E" w:rsidRPr="00BE3340" w:rsidDel="00FA39D9">
          <w:rPr>
            <w:spacing w:val="10"/>
          </w:rPr>
          <w:delText xml:space="preserve"> </w:delText>
        </w:r>
        <w:r w:rsidR="002B1B5E" w:rsidRPr="00BE3340" w:rsidDel="00FA39D9">
          <w:delText>concluded</w:delText>
        </w:r>
      </w:del>
      <w:del w:id="2403" w:author="Patrick Tang" w:date="2021-07-01T10:21:00Z">
        <w:r w:rsidR="002B1B5E" w:rsidRPr="00BE3340" w:rsidDel="00041FD6">
          <w:rPr>
            <w:spacing w:val="10"/>
          </w:rPr>
          <w:delText xml:space="preserve"> </w:delText>
        </w:r>
        <w:r w:rsidR="002B1B5E" w:rsidRPr="00BE3340" w:rsidDel="00041FD6">
          <w:delText>that</w:delText>
        </w:r>
      </w:del>
      <w:del w:id="2404" w:author="Patrick Tang" w:date="2021-07-01T10:24:00Z">
        <w:r w:rsidR="002B1B5E" w:rsidRPr="00BE3340" w:rsidDel="00041FD6">
          <w:rPr>
            <w:spacing w:val="10"/>
          </w:rPr>
          <w:delText xml:space="preserve"> </w:delText>
        </w:r>
        <w:r w:rsidR="002B1B5E" w:rsidRPr="00BE3340" w:rsidDel="00041FD6">
          <w:delText>most</w:delText>
        </w:r>
        <w:r w:rsidR="002B1B5E" w:rsidRPr="00BE3340" w:rsidDel="00041FD6">
          <w:rPr>
            <w:spacing w:val="10"/>
          </w:rPr>
          <w:delText xml:space="preserve"> </w:delText>
        </w:r>
      </w:del>
      <w:del w:id="2405" w:author="Patrick Tang" w:date="2021-07-01T10:14:00Z">
        <w:r w:rsidR="002B1B5E" w:rsidRPr="00BE3340" w:rsidDel="00FA39D9">
          <w:delText>machine</w:delText>
        </w:r>
        <w:r w:rsidR="002B1B5E" w:rsidRPr="00BE3340" w:rsidDel="00FA39D9">
          <w:rPr>
            <w:spacing w:val="10"/>
          </w:rPr>
          <w:delText xml:space="preserve"> </w:delText>
        </w:r>
        <w:r w:rsidR="002B1B5E" w:rsidRPr="00BE3340" w:rsidDel="00FA39D9">
          <w:delText>learning</w:delText>
        </w:r>
      </w:del>
    </w:p>
    <w:p w14:paraId="75D8783E" w14:textId="77777777" w:rsidR="00B40315" w:rsidRPr="00BE3340" w:rsidRDefault="00B40315">
      <w:pPr>
        <w:spacing w:line="256" w:lineRule="auto"/>
        <w:jc w:val="both"/>
        <w:sectPr w:rsidR="00B40315" w:rsidRPr="00BE3340">
          <w:type w:val="continuous"/>
          <w:pgSz w:w="12240" w:h="15840"/>
          <w:pgMar w:top="1500" w:right="820" w:bottom="720" w:left="1300" w:header="720" w:footer="720" w:gutter="0"/>
          <w:cols w:space="720"/>
        </w:sectPr>
      </w:pPr>
    </w:p>
    <w:p w14:paraId="0C89E19B" w14:textId="79FB1D98" w:rsidR="00B40315" w:rsidRPr="00BE3340" w:rsidRDefault="007169F9">
      <w:pPr>
        <w:pStyle w:val="BodyText"/>
        <w:spacing w:before="71" w:line="256" w:lineRule="auto"/>
        <w:ind w:left="117" w:right="595"/>
        <w:jc w:val="both"/>
      </w:pPr>
      <w:ins w:id="2406" w:author="Patrick Tang" w:date="2021-07-01T10:26:00Z">
        <w:r>
          <w:lastRenderedPageBreak/>
          <w:t xml:space="preserve">Figure 9 compares </w:t>
        </w:r>
      </w:ins>
      <w:del w:id="2407" w:author="Patrick Tang" w:date="2021-07-01T10:23:00Z">
        <w:r w:rsidR="002B1B5E" w:rsidRPr="00BE3340" w:rsidDel="00041FD6">
          <w:delText>models</w:delText>
        </w:r>
        <w:r w:rsidR="002B1B5E" w:rsidRPr="00BE3340" w:rsidDel="00041FD6">
          <w:rPr>
            <w:spacing w:val="-8"/>
          </w:rPr>
          <w:delText xml:space="preserve"> </w:delText>
        </w:r>
      </w:del>
      <w:del w:id="2408" w:author="Patrick Tang" w:date="2021-07-01T10:14:00Z">
        <w:r w:rsidR="002B1B5E" w:rsidRPr="00BE3340" w:rsidDel="00041FD6">
          <w:delText>a</w:delText>
        </w:r>
      </w:del>
      <w:del w:id="2409" w:author="Patrick Tang" w:date="2021-07-01T10:23:00Z">
        <w:r w:rsidR="002B1B5E" w:rsidRPr="00BE3340" w:rsidDel="00041FD6">
          <w:delText>re</w:delText>
        </w:r>
        <w:r w:rsidR="002B1B5E" w:rsidRPr="00BE3340" w:rsidDel="00041FD6">
          <w:rPr>
            <w:spacing w:val="-6"/>
          </w:rPr>
          <w:delText xml:space="preserve"> </w:delText>
        </w:r>
        <w:r w:rsidR="002B1B5E" w:rsidRPr="00BE3340" w:rsidDel="00041FD6">
          <w:delText>able</w:delText>
        </w:r>
        <w:r w:rsidR="002B1B5E" w:rsidRPr="00BE3340" w:rsidDel="00041FD6">
          <w:rPr>
            <w:spacing w:val="-8"/>
          </w:rPr>
          <w:delText xml:space="preserve"> </w:delText>
        </w:r>
        <w:r w:rsidR="002B1B5E" w:rsidRPr="00BE3340" w:rsidDel="00041FD6">
          <w:delText>to</w:delText>
        </w:r>
        <w:r w:rsidR="002B1B5E" w:rsidRPr="00BE3340" w:rsidDel="00041FD6">
          <w:rPr>
            <w:spacing w:val="-7"/>
          </w:rPr>
          <w:delText xml:space="preserve"> </w:delText>
        </w:r>
        <w:r w:rsidR="002B1B5E" w:rsidRPr="00BE3340" w:rsidDel="00041FD6">
          <w:delText>learn</w:delText>
        </w:r>
        <w:r w:rsidR="002B1B5E" w:rsidRPr="00BE3340" w:rsidDel="00041FD6">
          <w:rPr>
            <w:spacing w:val="-7"/>
          </w:rPr>
          <w:delText xml:space="preserve"> </w:delText>
        </w:r>
        <w:r w:rsidR="002B1B5E" w:rsidRPr="00BE3340" w:rsidDel="00041FD6">
          <w:delText>and</w:delText>
        </w:r>
        <w:r w:rsidR="002B1B5E" w:rsidRPr="00BE3340" w:rsidDel="00041FD6">
          <w:rPr>
            <w:spacing w:val="-7"/>
          </w:rPr>
          <w:delText xml:space="preserve"> </w:delText>
        </w:r>
        <w:r w:rsidR="002B1B5E" w:rsidRPr="00BE3340" w:rsidDel="00041FD6">
          <w:delText>predict</w:delText>
        </w:r>
        <w:r w:rsidR="002B1B5E" w:rsidRPr="00BE3340" w:rsidDel="00041FD6">
          <w:rPr>
            <w:spacing w:val="-8"/>
          </w:rPr>
          <w:delText xml:space="preserve"> </w:delText>
        </w:r>
        <w:r w:rsidR="002B1B5E" w:rsidRPr="00041FD6" w:rsidDel="00041FD6">
          <w:rPr>
            <w:highlight w:val="yellow"/>
            <w:rPrChange w:id="2410" w:author="Patrick Tang" w:date="2021-07-01T10:15:00Z">
              <w:rPr/>
            </w:rPrChange>
          </w:rPr>
          <w:delText>empirical</w:delText>
        </w:r>
        <w:r w:rsidR="002B1B5E" w:rsidRPr="00041FD6" w:rsidDel="00041FD6">
          <w:rPr>
            <w:spacing w:val="-7"/>
            <w:highlight w:val="yellow"/>
            <w:rPrChange w:id="2411" w:author="Patrick Tang" w:date="2021-07-01T10:15:00Z">
              <w:rPr>
                <w:spacing w:val="-7"/>
              </w:rPr>
            </w:rPrChange>
          </w:rPr>
          <w:delText xml:space="preserve"> </w:delText>
        </w:r>
        <w:r w:rsidR="002B1B5E" w:rsidRPr="00041FD6" w:rsidDel="00041FD6">
          <w:rPr>
            <w:highlight w:val="yellow"/>
            <w:rPrChange w:id="2412" w:author="Patrick Tang" w:date="2021-07-01T10:15:00Z">
              <w:rPr/>
            </w:rPrChange>
          </w:rPr>
          <w:delText>data</w:delText>
        </w:r>
        <w:r w:rsidR="002B1B5E" w:rsidRPr="00BE3340" w:rsidDel="00041FD6">
          <w:rPr>
            <w:spacing w:val="-7"/>
          </w:rPr>
          <w:delText xml:space="preserve"> </w:delText>
        </w:r>
        <w:r w:rsidR="002B1B5E" w:rsidRPr="00BE3340" w:rsidDel="00041FD6">
          <w:delText>with</w:delText>
        </w:r>
        <w:r w:rsidR="002B1B5E" w:rsidRPr="00BE3340" w:rsidDel="00041FD6">
          <w:rPr>
            <w:spacing w:val="-7"/>
          </w:rPr>
          <w:delText xml:space="preserve"> </w:delText>
        </w:r>
        <w:r w:rsidR="002B1B5E" w:rsidRPr="00BE3340" w:rsidDel="00041FD6">
          <w:delText>an</w:delText>
        </w:r>
        <w:r w:rsidR="002B1B5E" w:rsidRPr="00BE3340" w:rsidDel="00041FD6">
          <w:rPr>
            <w:spacing w:val="-7"/>
          </w:rPr>
          <w:delText xml:space="preserve"> </w:delText>
        </w:r>
        <w:r w:rsidR="002B1B5E" w:rsidRPr="00BE3340" w:rsidDel="00041FD6">
          <w:delText>acceptable</w:delText>
        </w:r>
        <w:r w:rsidR="002B1B5E" w:rsidRPr="00BE3340" w:rsidDel="00041FD6">
          <w:rPr>
            <w:spacing w:val="-7"/>
          </w:rPr>
          <w:delText xml:space="preserve"> </w:delText>
        </w:r>
        <w:r w:rsidR="002B1B5E" w:rsidRPr="00BE3340" w:rsidDel="00041FD6">
          <w:delText>degree</w:delText>
        </w:r>
        <w:r w:rsidR="002B1B5E" w:rsidRPr="00BE3340" w:rsidDel="00041FD6">
          <w:rPr>
            <w:spacing w:val="-7"/>
          </w:rPr>
          <w:delText xml:space="preserve"> </w:delText>
        </w:r>
        <w:r w:rsidR="002B1B5E" w:rsidRPr="00BE3340" w:rsidDel="00041FD6">
          <w:delText>of</w:delText>
        </w:r>
        <w:r w:rsidR="002B1B5E" w:rsidRPr="00BE3340" w:rsidDel="00041FD6">
          <w:rPr>
            <w:spacing w:val="-8"/>
          </w:rPr>
          <w:delText xml:space="preserve"> </w:delText>
        </w:r>
        <w:r w:rsidR="002B1B5E" w:rsidRPr="00BE3340" w:rsidDel="00041FD6">
          <w:delText>precision</w:delText>
        </w:r>
      </w:del>
      <w:del w:id="2413" w:author="Patrick Tang" w:date="2021-07-01T10:24:00Z">
        <w:r w:rsidR="002B1B5E" w:rsidRPr="00BE3340" w:rsidDel="00041FD6">
          <w:delText>.</w:delText>
        </w:r>
        <w:r w:rsidR="002B1B5E" w:rsidRPr="00BE3340" w:rsidDel="00041FD6">
          <w:rPr>
            <w:spacing w:val="6"/>
          </w:rPr>
          <w:delText xml:space="preserve"> </w:delText>
        </w:r>
      </w:del>
      <w:del w:id="2414" w:author="Patrick Tang" w:date="2021-07-01T10:26:00Z">
        <w:r w:rsidR="002B1B5E" w:rsidRPr="00BE3340" w:rsidDel="007169F9">
          <w:delText>The</w:delText>
        </w:r>
        <w:r w:rsidR="002B1B5E" w:rsidRPr="00BE3340" w:rsidDel="007169F9">
          <w:rPr>
            <w:spacing w:val="-7"/>
          </w:rPr>
          <w:delText xml:space="preserve"> </w:delText>
        </w:r>
      </w:del>
      <w:ins w:id="2415" w:author="Patrick Tang" w:date="2021-07-01T10:26:00Z">
        <w:r>
          <w:t>the</w:t>
        </w:r>
      </w:ins>
      <w:ins w:id="2416" w:author="Patrick Tang" w:date="2021-07-01T10:24:00Z">
        <w:r>
          <w:rPr>
            <w:spacing w:val="-7"/>
          </w:rPr>
          <w:t xml:space="preserve"> </w:t>
        </w:r>
      </w:ins>
      <w:r w:rsidR="002B1B5E" w:rsidRPr="00BE3340">
        <w:t xml:space="preserve">performance of all </w:t>
      </w:r>
      <w:del w:id="2417" w:author="Patrick Tang" w:date="2021-07-01T10:15:00Z">
        <w:r w:rsidR="002B1B5E" w:rsidRPr="00BE3340" w:rsidDel="00041FD6">
          <w:delText>machine learning</w:delText>
        </w:r>
      </w:del>
      <w:ins w:id="2418" w:author="Patrick Tang" w:date="2021-07-01T10:15:00Z">
        <w:r w:rsidR="00041FD6">
          <w:t>ML</w:t>
        </w:r>
      </w:ins>
      <w:r w:rsidR="002B1B5E" w:rsidRPr="00BE3340">
        <w:t xml:space="preserve"> models </w:t>
      </w:r>
      <w:del w:id="2419" w:author="Patrick Tang" w:date="2021-07-01T10:24:00Z">
        <w:r w:rsidR="002B1B5E" w:rsidRPr="00BE3340" w:rsidDel="00041FD6">
          <w:delText xml:space="preserve">described in </w:delText>
        </w:r>
        <w:r w:rsidR="002B1B5E" w:rsidRPr="00BE3340" w:rsidDel="00041FD6">
          <w:rPr>
            <w:spacing w:val="-4"/>
          </w:rPr>
          <w:delText xml:space="preserve">Table </w:delText>
        </w:r>
        <w:r w:rsidR="002B1B5E" w:rsidRPr="00BE3340" w:rsidDel="00041FD6">
          <w:delText xml:space="preserve">5 </w:delText>
        </w:r>
      </w:del>
      <w:del w:id="2420" w:author="Patrick Tang" w:date="2021-07-01T10:27:00Z">
        <w:r w:rsidR="002B1B5E" w:rsidRPr="00BE3340" w:rsidDel="007169F9">
          <w:delText xml:space="preserve">are </w:delText>
        </w:r>
      </w:del>
      <w:del w:id="2421" w:author="Patrick Tang" w:date="2021-07-01T10:24:00Z">
        <w:r w:rsidR="002B1B5E" w:rsidRPr="00BE3340" w:rsidDel="00041FD6">
          <w:delText xml:space="preserve">depicted </w:delText>
        </w:r>
      </w:del>
      <w:del w:id="2422" w:author="Patrick Tang" w:date="2021-07-01T10:27:00Z">
        <w:r w:rsidR="002B1B5E" w:rsidRPr="00BE3340" w:rsidDel="007169F9">
          <w:delText xml:space="preserve">in Figure 9 (a), (b), and (c) </w:delText>
        </w:r>
      </w:del>
      <w:r w:rsidR="002B1B5E" w:rsidRPr="00BE3340">
        <w:t xml:space="preserve">in terms of MAE, RMSE and </w:t>
      </w:r>
      <w:r w:rsidR="002B1B5E" w:rsidRPr="00BE3340">
        <w:rPr>
          <w:i/>
          <w:spacing w:val="3"/>
        </w:rPr>
        <w:t>R</w:t>
      </w:r>
      <w:r w:rsidR="002B1B5E" w:rsidRPr="00BE3340">
        <w:rPr>
          <w:spacing w:val="3"/>
          <w:vertAlign w:val="superscript"/>
        </w:rPr>
        <w:t>2</w:t>
      </w:r>
      <w:del w:id="2423" w:author="Patrick Tang" w:date="2021-07-01T10:27:00Z">
        <w:r w:rsidR="002B1B5E" w:rsidRPr="00BE3340" w:rsidDel="007169F9">
          <w:rPr>
            <w:spacing w:val="3"/>
          </w:rPr>
          <w:delText>,</w:delText>
        </w:r>
        <w:r w:rsidR="002B1B5E" w:rsidRPr="00BE3340" w:rsidDel="007169F9">
          <w:rPr>
            <w:spacing w:val="-4"/>
          </w:rPr>
          <w:delText xml:space="preserve"> </w:delText>
        </w:r>
        <w:r w:rsidR="002B1B5E" w:rsidRPr="00BE3340" w:rsidDel="007169F9">
          <w:delText>respectively</w:delText>
        </w:r>
      </w:del>
      <w:r w:rsidR="002B1B5E" w:rsidRPr="00BE3340">
        <w:t>.</w:t>
      </w:r>
    </w:p>
    <w:p w14:paraId="20A0AD2F" w14:textId="77777777" w:rsidR="00B40315" w:rsidRPr="00BE3340" w:rsidRDefault="00B40315">
      <w:pPr>
        <w:pStyle w:val="BodyText"/>
        <w:spacing w:before="7"/>
        <w:rPr>
          <w:sz w:val="31"/>
        </w:rPr>
      </w:pPr>
    </w:p>
    <w:p w14:paraId="4F20AE8D" w14:textId="77777777" w:rsidR="00B40315" w:rsidRPr="00A97774" w:rsidRDefault="008E6C9D">
      <w:pPr>
        <w:pStyle w:val="BodyText"/>
        <w:spacing w:before="1" w:after="19"/>
        <w:ind w:right="477"/>
        <w:jc w:val="center"/>
      </w:pPr>
      <w:r>
        <w:pict w14:anchorId="35366A42">
          <v:line id="_x0000_s1080" style="position:absolute;left:0;text-align:left;z-index:-251645440;mso-position-horizontal-relative:page" from="203.15pt,96.5pt" to="206.1pt,96.5pt" strokeweight=".14042mm">
            <w10:wrap anchorx="page"/>
          </v:line>
        </w:pict>
      </w:r>
      <w:r>
        <w:rPr>
          <w:rPrChange w:id="2424" w:author="Patrick Tang" w:date="2021-06-25T17:28:00Z">
            <w:rPr/>
          </w:rPrChange>
        </w:rPr>
        <w:pict w14:anchorId="03974102">
          <v:line id="_x0000_s1079" style="position:absolute;left:0;text-align:left;z-index:-251644416;mso-position-horizontal-relative:page" from="203.15pt,108.45pt" to="206.1pt,108.45pt" strokeweight=".14042mm">
            <w10:wrap anchorx="page"/>
          </v:line>
        </w:pict>
      </w:r>
      <w:r w:rsidR="002B1B5E" w:rsidRPr="00BE3340">
        <w:t xml:space="preserve">Table </w:t>
      </w:r>
      <w:r w:rsidR="002B1B5E" w:rsidRPr="00862D21">
        <w:rPr>
          <w:highlight w:val="yellow"/>
          <w:rPrChange w:id="2425" w:author="Patrick Tang" w:date="2021-07-01T12:39:00Z">
            <w:rPr/>
          </w:rPrChange>
        </w:rPr>
        <w:t>5</w:t>
      </w:r>
      <w:r w:rsidR="002B1B5E" w:rsidRPr="00BE3340">
        <w:t>: Ten-fold cross-validation results of machine learning models on self-healing prediction for ECC</w:t>
      </w:r>
    </w:p>
    <w:p w14:paraId="33D54631" w14:textId="77777777" w:rsidR="00B40315" w:rsidRPr="00BE3340" w:rsidRDefault="008E6C9D">
      <w:pPr>
        <w:pStyle w:val="BodyText"/>
        <w:spacing w:line="20" w:lineRule="exact"/>
        <w:ind w:left="1259"/>
        <w:rPr>
          <w:sz w:val="2"/>
        </w:rPr>
      </w:pPr>
      <w:r>
        <w:rPr>
          <w:sz w:val="2"/>
        </w:rPr>
      </w:r>
      <w:r>
        <w:rPr>
          <w:sz w:val="2"/>
        </w:rPr>
        <w:pict w14:anchorId="5A4021F8">
          <v:group id="_x0000_s1077" style="width:352.75pt;height:.9pt;mso-position-horizontal-relative:char;mso-position-vertical-relative:line" coordsize="7055,18">
            <v:line id="_x0000_s1078" style="position:absolute" from="0,9" to="7054,9" strokeweight=".30797mm"/>
            <w10:anchorlock/>
          </v:group>
        </w:pict>
      </w:r>
    </w:p>
    <w:p w14:paraId="17F2A004" w14:textId="77777777" w:rsidR="00B40315" w:rsidRPr="00A97774" w:rsidRDefault="00B40315">
      <w:pPr>
        <w:pStyle w:val="BodyText"/>
        <w:spacing w:before="7"/>
        <w:rPr>
          <w:sz w:val="4"/>
        </w:rPr>
      </w:pPr>
    </w:p>
    <w:tbl>
      <w:tblPr>
        <w:tblW w:w="0" w:type="auto"/>
        <w:tblInd w:w="12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5"/>
        <w:gridCol w:w="686"/>
        <w:gridCol w:w="929"/>
        <w:gridCol w:w="782"/>
        <w:gridCol w:w="927"/>
        <w:gridCol w:w="631"/>
        <w:gridCol w:w="895"/>
      </w:tblGrid>
      <w:tr w:rsidR="00B40315" w:rsidRPr="00BE3340" w14:paraId="0A28078F" w14:textId="77777777">
        <w:trPr>
          <w:trHeight w:val="274"/>
        </w:trPr>
        <w:tc>
          <w:tcPr>
            <w:tcW w:w="2205" w:type="dxa"/>
            <w:tcBorders>
              <w:bottom w:val="single" w:sz="6" w:space="0" w:color="000000"/>
              <w:right w:val="single" w:sz="4" w:space="0" w:color="000000"/>
            </w:tcBorders>
          </w:tcPr>
          <w:p w14:paraId="51F1879A" w14:textId="77777777" w:rsidR="00B40315" w:rsidRPr="007F427F" w:rsidRDefault="002B1B5E">
            <w:pPr>
              <w:pStyle w:val="TableParagraph"/>
              <w:spacing w:line="211" w:lineRule="exact"/>
              <w:ind w:left="1156"/>
              <w:jc w:val="left"/>
              <w:rPr>
                <w:sz w:val="20"/>
              </w:rPr>
            </w:pPr>
            <w:r w:rsidRPr="00453F0F">
              <w:rPr>
                <w:sz w:val="20"/>
              </w:rPr>
              <w:t>Models</w:t>
            </w:r>
          </w:p>
        </w:tc>
        <w:tc>
          <w:tcPr>
            <w:tcW w:w="686" w:type="dxa"/>
            <w:tcBorders>
              <w:left w:val="single" w:sz="4" w:space="0" w:color="000000"/>
              <w:bottom w:val="single" w:sz="6" w:space="0" w:color="000000"/>
            </w:tcBorders>
          </w:tcPr>
          <w:p w14:paraId="39EC0A18" w14:textId="77777777" w:rsidR="00B40315" w:rsidRPr="00FA1A45" w:rsidRDefault="002B1B5E">
            <w:pPr>
              <w:pStyle w:val="TableParagraph"/>
              <w:spacing w:line="211" w:lineRule="exact"/>
              <w:ind w:left="123"/>
              <w:jc w:val="left"/>
              <w:rPr>
                <w:sz w:val="20"/>
              </w:rPr>
            </w:pPr>
            <w:r w:rsidRPr="002B568D">
              <w:rPr>
                <w:sz w:val="20"/>
              </w:rPr>
              <w:t>MAE</w:t>
            </w:r>
          </w:p>
        </w:tc>
        <w:tc>
          <w:tcPr>
            <w:tcW w:w="929" w:type="dxa"/>
            <w:tcBorders>
              <w:bottom w:val="single" w:sz="6" w:space="0" w:color="000000"/>
              <w:right w:val="single" w:sz="4" w:space="0" w:color="000000"/>
            </w:tcBorders>
          </w:tcPr>
          <w:p w14:paraId="2F4C0AD2" w14:textId="77777777" w:rsidR="00B40315" w:rsidRPr="00BE3340" w:rsidRDefault="002B1B5E">
            <w:pPr>
              <w:pStyle w:val="TableParagraph"/>
              <w:spacing w:line="220" w:lineRule="exact"/>
              <w:ind w:left="126"/>
              <w:jc w:val="left"/>
              <w:rPr>
                <w:sz w:val="20"/>
                <w:rPrChange w:id="2426" w:author="Patrick Tang" w:date="2021-06-25T17:28:00Z">
                  <w:rPr>
                    <w:rFonts w:ascii="Garamond"/>
                    <w:sz w:val="20"/>
                  </w:rPr>
                </w:rPrChange>
              </w:rPr>
            </w:pPr>
            <w:proofErr w:type="gramStart"/>
            <w:r w:rsidRPr="00AF7ECF">
              <w:rPr>
                <w:i/>
                <w:w w:val="110"/>
                <w:sz w:val="20"/>
              </w:rPr>
              <w:t>Dev</w:t>
            </w:r>
            <w:r w:rsidRPr="00BE3340">
              <w:rPr>
                <w:w w:val="110"/>
                <w:sz w:val="20"/>
                <w:rPrChange w:id="2427" w:author="Patrick Tang" w:date="2021-06-25T17:28:00Z">
                  <w:rPr>
                    <w:rFonts w:ascii="Garamond"/>
                    <w:w w:val="110"/>
                    <w:sz w:val="20"/>
                  </w:rPr>
                </w:rPrChange>
              </w:rPr>
              <w:t>(</w:t>
            </w:r>
            <w:proofErr w:type="gramEnd"/>
            <w:r w:rsidRPr="00BE3340">
              <w:rPr>
                <w:w w:val="110"/>
                <w:sz w:val="20"/>
                <w:rPrChange w:id="2428" w:author="Patrick Tang" w:date="2021-06-25T17:28:00Z">
                  <w:rPr>
                    <w:rFonts w:ascii="Garamond"/>
                    <w:w w:val="110"/>
                    <w:sz w:val="20"/>
                  </w:rPr>
                </w:rPrChange>
              </w:rPr>
              <w:t>%)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6" w:space="0" w:color="000000"/>
            </w:tcBorders>
          </w:tcPr>
          <w:p w14:paraId="1347D470" w14:textId="77777777" w:rsidR="00B40315" w:rsidRPr="00A97774" w:rsidRDefault="002B1B5E">
            <w:pPr>
              <w:pStyle w:val="TableParagraph"/>
              <w:spacing w:line="211" w:lineRule="exact"/>
              <w:ind w:left="119"/>
              <w:jc w:val="left"/>
              <w:rPr>
                <w:sz w:val="20"/>
              </w:rPr>
            </w:pPr>
            <w:r w:rsidRPr="00BE3340">
              <w:rPr>
                <w:sz w:val="20"/>
              </w:rPr>
              <w:t>RMSE</w:t>
            </w:r>
          </w:p>
        </w:tc>
        <w:tc>
          <w:tcPr>
            <w:tcW w:w="927" w:type="dxa"/>
            <w:tcBorders>
              <w:bottom w:val="single" w:sz="6" w:space="0" w:color="000000"/>
              <w:right w:val="single" w:sz="4" w:space="0" w:color="000000"/>
            </w:tcBorders>
          </w:tcPr>
          <w:p w14:paraId="45AD7E5D" w14:textId="77777777" w:rsidR="00B40315" w:rsidRPr="00BE3340" w:rsidRDefault="002B1B5E">
            <w:pPr>
              <w:pStyle w:val="TableParagraph"/>
              <w:spacing w:line="220" w:lineRule="exact"/>
              <w:ind w:left="124"/>
              <w:jc w:val="left"/>
              <w:rPr>
                <w:sz w:val="20"/>
                <w:rPrChange w:id="2429" w:author="Patrick Tang" w:date="2021-06-25T17:28:00Z">
                  <w:rPr>
                    <w:rFonts w:ascii="Garamond"/>
                    <w:sz w:val="20"/>
                  </w:rPr>
                </w:rPrChange>
              </w:rPr>
            </w:pPr>
            <w:proofErr w:type="gramStart"/>
            <w:r w:rsidRPr="00453F0F">
              <w:rPr>
                <w:i/>
                <w:w w:val="110"/>
                <w:sz w:val="20"/>
              </w:rPr>
              <w:t>Dev</w:t>
            </w:r>
            <w:r w:rsidRPr="00BE3340">
              <w:rPr>
                <w:w w:val="110"/>
                <w:sz w:val="20"/>
                <w:rPrChange w:id="2430" w:author="Patrick Tang" w:date="2021-06-25T17:28:00Z">
                  <w:rPr>
                    <w:rFonts w:ascii="Garamond"/>
                    <w:w w:val="110"/>
                    <w:sz w:val="20"/>
                  </w:rPr>
                </w:rPrChange>
              </w:rPr>
              <w:t>(</w:t>
            </w:r>
            <w:proofErr w:type="gramEnd"/>
            <w:r w:rsidRPr="00BE3340">
              <w:rPr>
                <w:w w:val="110"/>
                <w:sz w:val="20"/>
                <w:rPrChange w:id="2431" w:author="Patrick Tang" w:date="2021-06-25T17:28:00Z">
                  <w:rPr>
                    <w:rFonts w:ascii="Garamond"/>
                    <w:w w:val="110"/>
                    <w:sz w:val="20"/>
                  </w:rPr>
                </w:rPrChange>
              </w:rPr>
              <w:t>%)</w:t>
            </w:r>
          </w:p>
        </w:tc>
        <w:tc>
          <w:tcPr>
            <w:tcW w:w="631" w:type="dxa"/>
            <w:tcBorders>
              <w:left w:val="single" w:sz="4" w:space="0" w:color="000000"/>
              <w:bottom w:val="single" w:sz="6" w:space="0" w:color="000000"/>
            </w:tcBorders>
          </w:tcPr>
          <w:p w14:paraId="2BD5A009" w14:textId="77777777" w:rsidR="00B40315" w:rsidRPr="00BE3340" w:rsidRDefault="002B1B5E">
            <w:pPr>
              <w:pStyle w:val="TableParagraph"/>
              <w:spacing w:before="17" w:line="120" w:lineRule="auto"/>
              <w:ind w:left="222"/>
              <w:jc w:val="left"/>
              <w:rPr>
                <w:sz w:val="14"/>
                <w:rPrChange w:id="2432" w:author="Patrick Tang" w:date="2021-06-25T17:28:00Z">
                  <w:rPr>
                    <w:rFonts w:ascii="Maiandra GD"/>
                    <w:sz w:val="14"/>
                  </w:rPr>
                </w:rPrChange>
              </w:rPr>
            </w:pPr>
            <w:r w:rsidRPr="00BE3340">
              <w:rPr>
                <w:i/>
                <w:w w:val="110"/>
                <w:position w:val="-6"/>
                <w:sz w:val="20"/>
              </w:rPr>
              <w:t>R</w:t>
            </w:r>
            <w:r w:rsidRPr="00BE3340">
              <w:rPr>
                <w:w w:val="110"/>
                <w:sz w:val="14"/>
                <w:rPrChange w:id="2433" w:author="Patrick Tang" w:date="2021-06-25T17:28:00Z">
                  <w:rPr>
                    <w:rFonts w:ascii="Maiandra GD"/>
                    <w:w w:val="110"/>
                    <w:sz w:val="14"/>
                  </w:rPr>
                </w:rPrChange>
              </w:rPr>
              <w:t>2</w:t>
            </w:r>
          </w:p>
        </w:tc>
        <w:tc>
          <w:tcPr>
            <w:tcW w:w="895" w:type="dxa"/>
            <w:tcBorders>
              <w:bottom w:val="single" w:sz="6" w:space="0" w:color="000000"/>
            </w:tcBorders>
          </w:tcPr>
          <w:p w14:paraId="3D69427A" w14:textId="77777777" w:rsidR="00B40315" w:rsidRPr="00BE3340" w:rsidRDefault="002B1B5E">
            <w:pPr>
              <w:pStyle w:val="TableParagraph"/>
              <w:spacing w:line="220" w:lineRule="exact"/>
              <w:ind w:left="181"/>
              <w:jc w:val="left"/>
              <w:rPr>
                <w:sz w:val="20"/>
                <w:rPrChange w:id="2434" w:author="Patrick Tang" w:date="2021-06-25T17:28:00Z">
                  <w:rPr>
                    <w:rFonts w:ascii="Garamond"/>
                    <w:sz w:val="20"/>
                  </w:rPr>
                </w:rPrChange>
              </w:rPr>
            </w:pPr>
            <w:proofErr w:type="gramStart"/>
            <w:r w:rsidRPr="00BE3340">
              <w:rPr>
                <w:i/>
                <w:w w:val="110"/>
                <w:sz w:val="20"/>
              </w:rPr>
              <w:t>Dev</w:t>
            </w:r>
            <w:r w:rsidRPr="00BE3340">
              <w:rPr>
                <w:w w:val="110"/>
                <w:sz w:val="20"/>
                <w:rPrChange w:id="2435" w:author="Patrick Tang" w:date="2021-06-25T17:28:00Z">
                  <w:rPr>
                    <w:rFonts w:ascii="Garamond"/>
                    <w:w w:val="110"/>
                    <w:sz w:val="20"/>
                  </w:rPr>
                </w:rPrChange>
              </w:rPr>
              <w:t>(</w:t>
            </w:r>
            <w:proofErr w:type="gramEnd"/>
            <w:r w:rsidRPr="00BE3340">
              <w:rPr>
                <w:w w:val="110"/>
                <w:sz w:val="20"/>
                <w:rPrChange w:id="2436" w:author="Patrick Tang" w:date="2021-06-25T17:28:00Z">
                  <w:rPr>
                    <w:rFonts w:ascii="Garamond"/>
                    <w:w w:val="110"/>
                    <w:sz w:val="20"/>
                  </w:rPr>
                </w:rPrChange>
              </w:rPr>
              <w:t>%)</w:t>
            </w:r>
          </w:p>
        </w:tc>
      </w:tr>
    </w:tbl>
    <w:p w14:paraId="3CB6A622" w14:textId="77777777" w:rsidR="00B40315" w:rsidRPr="00BE3340" w:rsidRDefault="00B40315">
      <w:pPr>
        <w:pStyle w:val="BodyText"/>
        <w:spacing w:before="3" w:after="1"/>
        <w:rPr>
          <w:sz w:val="5"/>
        </w:rPr>
      </w:pPr>
    </w:p>
    <w:tbl>
      <w:tblPr>
        <w:tblW w:w="0" w:type="auto"/>
        <w:tblInd w:w="12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1163"/>
        <w:gridCol w:w="1614"/>
        <w:gridCol w:w="826"/>
        <w:gridCol w:w="882"/>
        <w:gridCol w:w="797"/>
        <w:gridCol w:w="728"/>
      </w:tblGrid>
      <w:tr w:rsidR="00B40315" w:rsidRPr="00BE3340" w14:paraId="66FAAD20" w14:textId="77777777">
        <w:trPr>
          <w:trHeight w:val="222"/>
        </w:trPr>
        <w:tc>
          <w:tcPr>
            <w:tcW w:w="1042" w:type="dxa"/>
          </w:tcPr>
          <w:p w14:paraId="46102E22" w14:textId="77777777" w:rsidR="00B40315" w:rsidRPr="00BE3340" w:rsidRDefault="00B40315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163" w:type="dxa"/>
            <w:tcBorders>
              <w:right w:val="single" w:sz="4" w:space="0" w:color="000000"/>
            </w:tcBorders>
          </w:tcPr>
          <w:p w14:paraId="75C6A8A3" w14:textId="77777777" w:rsidR="00B40315" w:rsidRPr="00BE3340" w:rsidRDefault="002B1B5E">
            <w:pPr>
              <w:pStyle w:val="TableParagraph"/>
              <w:spacing w:line="203" w:lineRule="exact"/>
              <w:ind w:left="114"/>
              <w:jc w:val="left"/>
              <w:rPr>
                <w:sz w:val="20"/>
              </w:rPr>
            </w:pPr>
            <w:r w:rsidRPr="00BE3340">
              <w:rPr>
                <w:sz w:val="20"/>
              </w:rPr>
              <w:t>LR</w:t>
            </w:r>
          </w:p>
        </w:tc>
        <w:tc>
          <w:tcPr>
            <w:tcW w:w="1614" w:type="dxa"/>
            <w:tcBorders>
              <w:left w:val="single" w:sz="4" w:space="0" w:color="000000"/>
              <w:right w:val="single" w:sz="4" w:space="0" w:color="000000"/>
            </w:tcBorders>
          </w:tcPr>
          <w:p w14:paraId="614070B2" w14:textId="77777777" w:rsidR="00B40315" w:rsidRPr="00BE3340" w:rsidRDefault="002B1B5E">
            <w:pPr>
              <w:pStyle w:val="TableParagraph"/>
              <w:tabs>
                <w:tab w:val="left" w:pos="1118"/>
              </w:tabs>
              <w:spacing w:line="203" w:lineRule="exact"/>
              <w:ind w:left="120"/>
              <w:jc w:val="left"/>
              <w:rPr>
                <w:sz w:val="20"/>
              </w:rPr>
            </w:pPr>
            <w:r w:rsidRPr="00BE3340">
              <w:rPr>
                <w:sz w:val="20"/>
              </w:rPr>
              <w:t>5.012</w:t>
            </w:r>
            <w:r w:rsidRPr="00BE3340">
              <w:rPr>
                <w:sz w:val="20"/>
              </w:rPr>
              <w:tab/>
              <w:t>-</w:t>
            </w:r>
          </w:p>
        </w:tc>
        <w:tc>
          <w:tcPr>
            <w:tcW w:w="826" w:type="dxa"/>
            <w:tcBorders>
              <w:left w:val="single" w:sz="4" w:space="0" w:color="000000"/>
            </w:tcBorders>
          </w:tcPr>
          <w:p w14:paraId="003043B2" w14:textId="77777777" w:rsidR="00B40315" w:rsidRPr="00BE3340" w:rsidRDefault="002B1B5E">
            <w:pPr>
              <w:pStyle w:val="TableParagraph"/>
              <w:spacing w:line="203" w:lineRule="exact"/>
              <w:ind w:left="145" w:right="179"/>
              <w:rPr>
                <w:sz w:val="20"/>
              </w:rPr>
            </w:pPr>
            <w:r w:rsidRPr="00BE3340">
              <w:rPr>
                <w:sz w:val="20"/>
              </w:rPr>
              <w:t>7.680</w:t>
            </w:r>
          </w:p>
        </w:tc>
        <w:tc>
          <w:tcPr>
            <w:tcW w:w="882" w:type="dxa"/>
            <w:tcBorders>
              <w:right w:val="single" w:sz="4" w:space="0" w:color="000000"/>
            </w:tcBorders>
          </w:tcPr>
          <w:p w14:paraId="56A1ADC6" w14:textId="77777777" w:rsidR="00B40315" w:rsidRPr="00BE3340" w:rsidRDefault="002B1B5E">
            <w:pPr>
              <w:pStyle w:val="TableParagraph"/>
              <w:spacing w:line="203" w:lineRule="exact"/>
              <w:ind w:right="24"/>
              <w:rPr>
                <w:sz w:val="20"/>
              </w:rPr>
            </w:pPr>
            <w:r w:rsidRPr="00BE3340">
              <w:rPr>
                <w:w w:val="99"/>
                <w:sz w:val="20"/>
              </w:rPr>
              <w:t>-</w:t>
            </w:r>
          </w:p>
        </w:tc>
        <w:tc>
          <w:tcPr>
            <w:tcW w:w="797" w:type="dxa"/>
            <w:tcBorders>
              <w:left w:val="single" w:sz="4" w:space="0" w:color="000000"/>
            </w:tcBorders>
          </w:tcPr>
          <w:p w14:paraId="139461EC" w14:textId="77777777" w:rsidR="00B40315" w:rsidRPr="00BE3340" w:rsidRDefault="002B1B5E">
            <w:pPr>
              <w:pStyle w:val="TableParagraph"/>
              <w:spacing w:line="203" w:lineRule="exact"/>
              <w:ind w:left="121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0.860</w:t>
            </w:r>
          </w:p>
        </w:tc>
        <w:tc>
          <w:tcPr>
            <w:tcW w:w="728" w:type="dxa"/>
          </w:tcPr>
          <w:p w14:paraId="3E7D4631" w14:textId="77777777" w:rsidR="00B40315" w:rsidRPr="00BE3340" w:rsidRDefault="002B1B5E">
            <w:pPr>
              <w:pStyle w:val="TableParagraph"/>
              <w:spacing w:line="203" w:lineRule="exact"/>
              <w:ind w:right="3"/>
              <w:rPr>
                <w:sz w:val="20"/>
              </w:rPr>
            </w:pPr>
            <w:r w:rsidRPr="00BE3340">
              <w:rPr>
                <w:w w:val="99"/>
                <w:sz w:val="20"/>
              </w:rPr>
              <w:t>-</w:t>
            </w:r>
          </w:p>
        </w:tc>
      </w:tr>
      <w:tr w:rsidR="00B40315" w:rsidRPr="00BE3340" w14:paraId="25B11E2D" w14:textId="77777777">
        <w:trPr>
          <w:trHeight w:val="239"/>
        </w:trPr>
        <w:tc>
          <w:tcPr>
            <w:tcW w:w="1042" w:type="dxa"/>
          </w:tcPr>
          <w:p w14:paraId="39D090F9" w14:textId="77777777" w:rsidR="00B40315" w:rsidRPr="00BE3340" w:rsidRDefault="002B1B5E">
            <w:pPr>
              <w:pStyle w:val="TableParagraph"/>
              <w:spacing w:line="219" w:lineRule="exact"/>
              <w:ind w:left="125"/>
              <w:jc w:val="left"/>
              <w:rPr>
                <w:sz w:val="20"/>
              </w:rPr>
            </w:pPr>
            <w:r w:rsidRPr="00BE3340">
              <w:rPr>
                <w:sz w:val="20"/>
              </w:rPr>
              <w:t>Individual</w:t>
            </w:r>
          </w:p>
        </w:tc>
        <w:tc>
          <w:tcPr>
            <w:tcW w:w="1163" w:type="dxa"/>
            <w:tcBorders>
              <w:right w:val="single" w:sz="4" w:space="0" w:color="000000"/>
            </w:tcBorders>
          </w:tcPr>
          <w:p w14:paraId="11566CF6" w14:textId="77777777" w:rsidR="00B40315" w:rsidRPr="00BE3340" w:rsidRDefault="002B1B5E">
            <w:pPr>
              <w:pStyle w:val="TableParagraph"/>
              <w:spacing w:line="219" w:lineRule="exact"/>
              <w:ind w:left="114"/>
              <w:jc w:val="left"/>
              <w:rPr>
                <w:sz w:val="20"/>
              </w:rPr>
            </w:pPr>
            <w:r w:rsidRPr="00BE3340">
              <w:rPr>
                <w:sz w:val="20"/>
              </w:rPr>
              <w:t>BPNN</w:t>
            </w:r>
          </w:p>
        </w:tc>
        <w:tc>
          <w:tcPr>
            <w:tcW w:w="1614" w:type="dxa"/>
            <w:tcBorders>
              <w:left w:val="single" w:sz="4" w:space="0" w:color="000000"/>
              <w:right w:val="single" w:sz="4" w:space="0" w:color="000000"/>
            </w:tcBorders>
          </w:tcPr>
          <w:p w14:paraId="3B9EDE4D" w14:textId="77777777" w:rsidR="00B40315" w:rsidRPr="00BE3340" w:rsidRDefault="002B1B5E">
            <w:pPr>
              <w:pStyle w:val="TableParagraph"/>
              <w:tabs>
                <w:tab w:val="left" w:pos="944"/>
              </w:tabs>
              <w:spacing w:line="219" w:lineRule="exact"/>
              <w:ind w:left="120"/>
              <w:jc w:val="left"/>
              <w:rPr>
                <w:sz w:val="20"/>
              </w:rPr>
            </w:pPr>
            <w:r w:rsidRPr="00BE3340">
              <w:rPr>
                <w:sz w:val="20"/>
              </w:rPr>
              <w:t>4.329</w:t>
            </w:r>
            <w:r w:rsidRPr="00BE3340">
              <w:rPr>
                <w:sz w:val="20"/>
              </w:rPr>
              <w:tab/>
              <w:t>-13.6</w:t>
            </w:r>
          </w:p>
        </w:tc>
        <w:tc>
          <w:tcPr>
            <w:tcW w:w="826" w:type="dxa"/>
            <w:tcBorders>
              <w:left w:val="single" w:sz="4" w:space="0" w:color="000000"/>
            </w:tcBorders>
          </w:tcPr>
          <w:p w14:paraId="58C30E02" w14:textId="77777777" w:rsidR="00B40315" w:rsidRPr="00BE3340" w:rsidRDefault="002B1B5E">
            <w:pPr>
              <w:pStyle w:val="TableParagraph"/>
              <w:spacing w:line="219" w:lineRule="exact"/>
              <w:ind w:left="145" w:right="179"/>
              <w:rPr>
                <w:sz w:val="20"/>
              </w:rPr>
            </w:pPr>
            <w:r w:rsidRPr="00BE3340">
              <w:rPr>
                <w:sz w:val="20"/>
              </w:rPr>
              <w:t>6.515</w:t>
            </w:r>
          </w:p>
        </w:tc>
        <w:tc>
          <w:tcPr>
            <w:tcW w:w="882" w:type="dxa"/>
            <w:tcBorders>
              <w:right w:val="single" w:sz="4" w:space="0" w:color="000000"/>
            </w:tcBorders>
          </w:tcPr>
          <w:p w14:paraId="4DFD3AFE" w14:textId="77777777" w:rsidR="00B40315" w:rsidRPr="00BE3340" w:rsidRDefault="002B1B5E">
            <w:pPr>
              <w:pStyle w:val="TableParagraph"/>
              <w:spacing w:line="219" w:lineRule="exact"/>
              <w:ind w:left="194" w:right="218"/>
              <w:rPr>
                <w:sz w:val="20"/>
              </w:rPr>
            </w:pPr>
            <w:r w:rsidRPr="00BE3340">
              <w:rPr>
                <w:sz w:val="20"/>
              </w:rPr>
              <w:t>-15.2</w:t>
            </w:r>
          </w:p>
        </w:tc>
        <w:tc>
          <w:tcPr>
            <w:tcW w:w="797" w:type="dxa"/>
            <w:tcBorders>
              <w:left w:val="single" w:sz="4" w:space="0" w:color="000000"/>
            </w:tcBorders>
          </w:tcPr>
          <w:p w14:paraId="06CCFB11" w14:textId="77777777" w:rsidR="00B40315" w:rsidRPr="00BE3340" w:rsidRDefault="002B1B5E">
            <w:pPr>
              <w:pStyle w:val="TableParagraph"/>
              <w:spacing w:line="219" w:lineRule="exact"/>
              <w:ind w:left="121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0.899</w:t>
            </w:r>
          </w:p>
        </w:tc>
        <w:tc>
          <w:tcPr>
            <w:tcW w:w="728" w:type="dxa"/>
          </w:tcPr>
          <w:p w14:paraId="00C87806" w14:textId="77777777" w:rsidR="00B40315" w:rsidRPr="00BE3340" w:rsidRDefault="002B1B5E">
            <w:pPr>
              <w:pStyle w:val="TableParagraph"/>
              <w:spacing w:line="219" w:lineRule="exact"/>
              <w:ind w:left="216" w:right="219"/>
              <w:rPr>
                <w:sz w:val="20"/>
              </w:rPr>
            </w:pPr>
            <w:r w:rsidRPr="00BE3340">
              <w:rPr>
                <w:sz w:val="20"/>
              </w:rPr>
              <w:t>4.5</w:t>
            </w:r>
          </w:p>
        </w:tc>
      </w:tr>
      <w:tr w:rsidR="00B40315" w:rsidRPr="00BE3340" w14:paraId="1358CB7A" w14:textId="77777777">
        <w:trPr>
          <w:trHeight w:val="239"/>
        </w:trPr>
        <w:tc>
          <w:tcPr>
            <w:tcW w:w="1042" w:type="dxa"/>
          </w:tcPr>
          <w:p w14:paraId="16DF6D55" w14:textId="77777777" w:rsidR="00B40315" w:rsidRPr="00BE3340" w:rsidRDefault="002B1B5E">
            <w:pPr>
              <w:pStyle w:val="TableParagraph"/>
              <w:spacing w:line="219" w:lineRule="exact"/>
              <w:ind w:left="125"/>
              <w:jc w:val="left"/>
              <w:rPr>
                <w:sz w:val="20"/>
              </w:rPr>
            </w:pPr>
            <w:r w:rsidRPr="00BE3340">
              <w:rPr>
                <w:sz w:val="20"/>
              </w:rPr>
              <w:t>models</w:t>
            </w:r>
          </w:p>
        </w:tc>
        <w:tc>
          <w:tcPr>
            <w:tcW w:w="1163" w:type="dxa"/>
            <w:tcBorders>
              <w:right w:val="single" w:sz="4" w:space="0" w:color="000000"/>
            </w:tcBorders>
          </w:tcPr>
          <w:p w14:paraId="147211B6" w14:textId="77777777" w:rsidR="00B40315" w:rsidRPr="00BE3340" w:rsidRDefault="002B1B5E">
            <w:pPr>
              <w:pStyle w:val="TableParagraph"/>
              <w:spacing w:line="219" w:lineRule="exact"/>
              <w:ind w:left="114"/>
              <w:jc w:val="left"/>
              <w:rPr>
                <w:sz w:val="20"/>
              </w:rPr>
            </w:pPr>
            <w:r w:rsidRPr="00BE3340">
              <w:rPr>
                <w:sz w:val="20"/>
              </w:rPr>
              <w:t>CRAT</w:t>
            </w:r>
          </w:p>
        </w:tc>
        <w:tc>
          <w:tcPr>
            <w:tcW w:w="1614" w:type="dxa"/>
            <w:tcBorders>
              <w:left w:val="single" w:sz="4" w:space="0" w:color="000000"/>
              <w:right w:val="single" w:sz="4" w:space="0" w:color="000000"/>
            </w:tcBorders>
          </w:tcPr>
          <w:p w14:paraId="771E3B4F" w14:textId="77777777" w:rsidR="00B40315" w:rsidRPr="00BE3340" w:rsidRDefault="002B1B5E">
            <w:pPr>
              <w:pStyle w:val="TableParagraph"/>
              <w:tabs>
                <w:tab w:val="left" w:pos="944"/>
              </w:tabs>
              <w:spacing w:line="219" w:lineRule="exact"/>
              <w:ind w:left="120"/>
              <w:jc w:val="left"/>
              <w:rPr>
                <w:sz w:val="20"/>
              </w:rPr>
            </w:pPr>
            <w:r w:rsidRPr="00BE3340">
              <w:rPr>
                <w:sz w:val="20"/>
              </w:rPr>
              <w:t>4.305</w:t>
            </w:r>
            <w:r w:rsidRPr="00BE3340">
              <w:rPr>
                <w:sz w:val="20"/>
              </w:rPr>
              <w:tab/>
              <w:t>-14.1</w:t>
            </w:r>
          </w:p>
        </w:tc>
        <w:tc>
          <w:tcPr>
            <w:tcW w:w="826" w:type="dxa"/>
            <w:tcBorders>
              <w:left w:val="single" w:sz="4" w:space="0" w:color="000000"/>
            </w:tcBorders>
          </w:tcPr>
          <w:p w14:paraId="5DD63321" w14:textId="77777777" w:rsidR="00B40315" w:rsidRPr="00BE3340" w:rsidRDefault="002B1B5E">
            <w:pPr>
              <w:pStyle w:val="TableParagraph"/>
              <w:spacing w:line="219" w:lineRule="exact"/>
              <w:ind w:left="145" w:right="179"/>
              <w:rPr>
                <w:sz w:val="20"/>
              </w:rPr>
            </w:pPr>
            <w:r w:rsidRPr="00BE3340">
              <w:rPr>
                <w:sz w:val="20"/>
              </w:rPr>
              <w:t>6.811</w:t>
            </w:r>
          </w:p>
        </w:tc>
        <w:tc>
          <w:tcPr>
            <w:tcW w:w="882" w:type="dxa"/>
            <w:tcBorders>
              <w:right w:val="single" w:sz="4" w:space="0" w:color="000000"/>
            </w:tcBorders>
          </w:tcPr>
          <w:p w14:paraId="7D747118" w14:textId="77777777" w:rsidR="00B40315" w:rsidRPr="00BE3340" w:rsidRDefault="002B1B5E">
            <w:pPr>
              <w:pStyle w:val="TableParagraph"/>
              <w:spacing w:line="219" w:lineRule="exact"/>
              <w:ind w:left="194" w:right="218"/>
              <w:rPr>
                <w:sz w:val="20"/>
              </w:rPr>
            </w:pPr>
            <w:r w:rsidRPr="00BE3340">
              <w:rPr>
                <w:sz w:val="20"/>
              </w:rPr>
              <w:t>-11.3</w:t>
            </w:r>
          </w:p>
        </w:tc>
        <w:tc>
          <w:tcPr>
            <w:tcW w:w="797" w:type="dxa"/>
            <w:tcBorders>
              <w:left w:val="single" w:sz="4" w:space="0" w:color="000000"/>
            </w:tcBorders>
          </w:tcPr>
          <w:p w14:paraId="7723AC70" w14:textId="77777777" w:rsidR="00B40315" w:rsidRPr="00BE3340" w:rsidRDefault="002B1B5E">
            <w:pPr>
              <w:pStyle w:val="TableParagraph"/>
              <w:spacing w:line="219" w:lineRule="exact"/>
              <w:ind w:left="121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0.887</w:t>
            </w:r>
          </w:p>
        </w:tc>
        <w:tc>
          <w:tcPr>
            <w:tcW w:w="728" w:type="dxa"/>
          </w:tcPr>
          <w:p w14:paraId="2E9B354E" w14:textId="77777777" w:rsidR="00B40315" w:rsidRPr="00BE3340" w:rsidRDefault="002B1B5E">
            <w:pPr>
              <w:pStyle w:val="TableParagraph"/>
              <w:spacing w:line="219" w:lineRule="exact"/>
              <w:ind w:left="216" w:right="219"/>
              <w:rPr>
                <w:sz w:val="20"/>
              </w:rPr>
            </w:pPr>
            <w:r w:rsidRPr="00BE3340">
              <w:rPr>
                <w:sz w:val="20"/>
              </w:rPr>
              <w:t>3.1</w:t>
            </w:r>
          </w:p>
        </w:tc>
      </w:tr>
      <w:tr w:rsidR="00B40315" w:rsidRPr="00BE3340" w14:paraId="57F5EEB2" w14:textId="77777777">
        <w:trPr>
          <w:trHeight w:val="290"/>
        </w:trPr>
        <w:tc>
          <w:tcPr>
            <w:tcW w:w="1042" w:type="dxa"/>
            <w:tcBorders>
              <w:bottom w:val="single" w:sz="6" w:space="0" w:color="000000"/>
            </w:tcBorders>
          </w:tcPr>
          <w:p w14:paraId="5082CE80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163" w:type="dxa"/>
            <w:tcBorders>
              <w:bottom w:val="single" w:sz="6" w:space="0" w:color="000000"/>
              <w:right w:val="single" w:sz="4" w:space="0" w:color="000000"/>
            </w:tcBorders>
          </w:tcPr>
          <w:p w14:paraId="4538F3C5" w14:textId="77777777" w:rsidR="00B40315" w:rsidRPr="00BE3340" w:rsidRDefault="002B1B5E">
            <w:pPr>
              <w:pStyle w:val="TableParagraph"/>
              <w:spacing w:line="227" w:lineRule="exact"/>
              <w:ind w:left="114"/>
              <w:jc w:val="left"/>
              <w:rPr>
                <w:sz w:val="20"/>
              </w:rPr>
            </w:pPr>
            <w:r w:rsidRPr="00BE3340">
              <w:rPr>
                <w:sz w:val="20"/>
              </w:rPr>
              <w:t>SVR</w:t>
            </w:r>
          </w:p>
        </w:tc>
        <w:tc>
          <w:tcPr>
            <w:tcW w:w="1614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EC9C4B" w14:textId="77777777" w:rsidR="00B40315" w:rsidRPr="00BE3340" w:rsidRDefault="002B1B5E">
            <w:pPr>
              <w:pStyle w:val="TableParagraph"/>
              <w:tabs>
                <w:tab w:val="left" w:pos="944"/>
              </w:tabs>
              <w:spacing w:line="227" w:lineRule="exact"/>
              <w:ind w:left="120"/>
              <w:jc w:val="left"/>
              <w:rPr>
                <w:sz w:val="20"/>
              </w:rPr>
            </w:pPr>
            <w:r w:rsidRPr="00BE3340">
              <w:rPr>
                <w:sz w:val="20"/>
              </w:rPr>
              <w:t>4.296</w:t>
            </w:r>
            <w:r w:rsidRPr="00BE3340">
              <w:rPr>
                <w:sz w:val="20"/>
              </w:rPr>
              <w:tab/>
              <w:t>-14.3</w:t>
            </w:r>
          </w:p>
        </w:tc>
        <w:tc>
          <w:tcPr>
            <w:tcW w:w="826" w:type="dxa"/>
            <w:tcBorders>
              <w:left w:val="single" w:sz="4" w:space="0" w:color="000000"/>
              <w:bottom w:val="single" w:sz="6" w:space="0" w:color="000000"/>
            </w:tcBorders>
          </w:tcPr>
          <w:p w14:paraId="7434A6E9" w14:textId="77777777" w:rsidR="00B40315" w:rsidRPr="00BE3340" w:rsidRDefault="002B1B5E">
            <w:pPr>
              <w:pStyle w:val="TableParagraph"/>
              <w:spacing w:line="227" w:lineRule="exact"/>
              <w:ind w:left="145" w:right="179"/>
              <w:rPr>
                <w:sz w:val="20"/>
              </w:rPr>
            </w:pPr>
            <w:r w:rsidRPr="00BE3340">
              <w:rPr>
                <w:sz w:val="20"/>
              </w:rPr>
              <w:t>6.826</w:t>
            </w:r>
          </w:p>
        </w:tc>
        <w:tc>
          <w:tcPr>
            <w:tcW w:w="882" w:type="dxa"/>
            <w:tcBorders>
              <w:bottom w:val="single" w:sz="6" w:space="0" w:color="000000"/>
              <w:right w:val="single" w:sz="4" w:space="0" w:color="000000"/>
            </w:tcBorders>
          </w:tcPr>
          <w:p w14:paraId="22F4254B" w14:textId="77777777" w:rsidR="00B40315" w:rsidRPr="00BE3340" w:rsidRDefault="002B1B5E">
            <w:pPr>
              <w:pStyle w:val="TableParagraph"/>
              <w:spacing w:line="227" w:lineRule="exact"/>
              <w:ind w:left="194" w:right="218"/>
              <w:rPr>
                <w:sz w:val="20"/>
              </w:rPr>
            </w:pPr>
            <w:r w:rsidRPr="00BE3340">
              <w:rPr>
                <w:sz w:val="20"/>
              </w:rPr>
              <w:t>-11.1</w:t>
            </w:r>
          </w:p>
        </w:tc>
        <w:tc>
          <w:tcPr>
            <w:tcW w:w="797" w:type="dxa"/>
            <w:tcBorders>
              <w:left w:val="single" w:sz="4" w:space="0" w:color="000000"/>
              <w:bottom w:val="single" w:sz="6" w:space="0" w:color="000000"/>
            </w:tcBorders>
          </w:tcPr>
          <w:p w14:paraId="0B477069" w14:textId="77777777" w:rsidR="00B40315" w:rsidRPr="00BE3340" w:rsidRDefault="002B1B5E">
            <w:pPr>
              <w:pStyle w:val="TableParagraph"/>
              <w:spacing w:line="227" w:lineRule="exact"/>
              <w:ind w:left="121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0.883</w:t>
            </w:r>
          </w:p>
        </w:tc>
        <w:tc>
          <w:tcPr>
            <w:tcW w:w="728" w:type="dxa"/>
            <w:tcBorders>
              <w:bottom w:val="single" w:sz="6" w:space="0" w:color="000000"/>
            </w:tcBorders>
          </w:tcPr>
          <w:p w14:paraId="4EB02E88" w14:textId="77777777" w:rsidR="00B40315" w:rsidRPr="00BE3340" w:rsidRDefault="002B1B5E">
            <w:pPr>
              <w:pStyle w:val="TableParagraph"/>
              <w:spacing w:line="227" w:lineRule="exact"/>
              <w:ind w:left="216" w:right="219"/>
              <w:rPr>
                <w:sz w:val="20"/>
              </w:rPr>
            </w:pPr>
            <w:r w:rsidRPr="00BE3340">
              <w:rPr>
                <w:sz w:val="20"/>
              </w:rPr>
              <w:t>2.7</w:t>
            </w:r>
          </w:p>
        </w:tc>
      </w:tr>
    </w:tbl>
    <w:p w14:paraId="10D313F5" w14:textId="77777777" w:rsidR="00B40315" w:rsidRPr="00BE3340" w:rsidRDefault="00B40315">
      <w:pPr>
        <w:pStyle w:val="BodyText"/>
        <w:spacing w:before="3"/>
        <w:rPr>
          <w:sz w:val="5"/>
        </w:rPr>
      </w:pPr>
    </w:p>
    <w:tbl>
      <w:tblPr>
        <w:tblW w:w="0" w:type="auto"/>
        <w:tblInd w:w="1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1177"/>
        <w:gridCol w:w="1614"/>
        <w:gridCol w:w="826"/>
        <w:gridCol w:w="882"/>
        <w:gridCol w:w="797"/>
        <w:gridCol w:w="728"/>
      </w:tblGrid>
      <w:tr w:rsidR="00B40315" w:rsidRPr="00BE3340" w14:paraId="39366046" w14:textId="77777777">
        <w:trPr>
          <w:trHeight w:val="222"/>
        </w:trPr>
        <w:tc>
          <w:tcPr>
            <w:tcW w:w="1028" w:type="dxa"/>
          </w:tcPr>
          <w:p w14:paraId="0CB16A0F" w14:textId="77777777" w:rsidR="00B40315" w:rsidRPr="00BE3340" w:rsidRDefault="00B40315"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177" w:type="dxa"/>
            <w:tcBorders>
              <w:right w:val="single" w:sz="4" w:space="0" w:color="000000"/>
            </w:tcBorders>
          </w:tcPr>
          <w:p w14:paraId="0D3E82F1" w14:textId="77777777" w:rsidR="00B40315" w:rsidRPr="00BE3340" w:rsidRDefault="002B1B5E">
            <w:pPr>
              <w:pStyle w:val="TableParagraph"/>
              <w:spacing w:line="203" w:lineRule="exact"/>
              <w:ind w:left="131"/>
              <w:jc w:val="left"/>
              <w:rPr>
                <w:sz w:val="20"/>
              </w:rPr>
            </w:pPr>
            <w:r w:rsidRPr="00BE3340">
              <w:rPr>
                <w:sz w:val="20"/>
              </w:rPr>
              <w:t>Ada LR</w:t>
            </w:r>
          </w:p>
        </w:tc>
        <w:tc>
          <w:tcPr>
            <w:tcW w:w="1614" w:type="dxa"/>
            <w:tcBorders>
              <w:left w:val="single" w:sz="4" w:space="0" w:color="000000"/>
              <w:right w:val="single" w:sz="4" w:space="0" w:color="000000"/>
            </w:tcBorders>
          </w:tcPr>
          <w:p w14:paraId="32320196" w14:textId="77777777" w:rsidR="00B40315" w:rsidRPr="00BE3340" w:rsidRDefault="002B1B5E">
            <w:pPr>
              <w:pStyle w:val="TableParagraph"/>
              <w:tabs>
                <w:tab w:val="left" w:pos="997"/>
              </w:tabs>
              <w:spacing w:line="203" w:lineRule="exact"/>
              <w:ind w:left="123"/>
              <w:jc w:val="left"/>
              <w:rPr>
                <w:sz w:val="20"/>
              </w:rPr>
            </w:pPr>
            <w:r w:rsidRPr="00BE3340">
              <w:rPr>
                <w:sz w:val="20"/>
              </w:rPr>
              <w:t>4.784</w:t>
            </w:r>
            <w:r w:rsidRPr="00BE3340">
              <w:rPr>
                <w:sz w:val="20"/>
              </w:rPr>
              <w:tab/>
              <w:t>-4.6</w:t>
            </w:r>
          </w:p>
        </w:tc>
        <w:tc>
          <w:tcPr>
            <w:tcW w:w="826" w:type="dxa"/>
            <w:tcBorders>
              <w:left w:val="single" w:sz="4" w:space="0" w:color="000000"/>
            </w:tcBorders>
          </w:tcPr>
          <w:p w14:paraId="4373AD83" w14:textId="77777777" w:rsidR="00B40315" w:rsidRPr="00BE3340" w:rsidRDefault="002B1B5E">
            <w:pPr>
              <w:pStyle w:val="TableParagraph"/>
              <w:spacing w:line="203" w:lineRule="exact"/>
              <w:ind w:left="148" w:right="176"/>
              <w:rPr>
                <w:sz w:val="20"/>
              </w:rPr>
            </w:pPr>
            <w:r w:rsidRPr="00BE3340">
              <w:rPr>
                <w:sz w:val="20"/>
              </w:rPr>
              <w:t>7.400</w:t>
            </w:r>
          </w:p>
        </w:tc>
        <w:tc>
          <w:tcPr>
            <w:tcW w:w="882" w:type="dxa"/>
            <w:tcBorders>
              <w:right w:val="single" w:sz="4" w:space="0" w:color="000000"/>
            </w:tcBorders>
          </w:tcPr>
          <w:p w14:paraId="47D44225" w14:textId="77777777" w:rsidR="00B40315" w:rsidRPr="00BE3340" w:rsidRDefault="002B1B5E">
            <w:pPr>
              <w:pStyle w:val="TableParagraph"/>
              <w:spacing w:line="203" w:lineRule="exact"/>
              <w:ind w:left="198" w:right="215"/>
              <w:rPr>
                <w:sz w:val="20"/>
              </w:rPr>
            </w:pPr>
            <w:r w:rsidRPr="00BE3340">
              <w:rPr>
                <w:sz w:val="20"/>
              </w:rPr>
              <w:t>-3.6</w:t>
            </w:r>
          </w:p>
        </w:tc>
        <w:tc>
          <w:tcPr>
            <w:tcW w:w="797" w:type="dxa"/>
            <w:tcBorders>
              <w:left w:val="single" w:sz="4" w:space="0" w:color="000000"/>
            </w:tcBorders>
          </w:tcPr>
          <w:p w14:paraId="34FA7130" w14:textId="77777777" w:rsidR="00B40315" w:rsidRPr="00BE3340" w:rsidRDefault="002B1B5E">
            <w:pPr>
              <w:pStyle w:val="TableParagraph"/>
              <w:spacing w:line="203" w:lineRule="exact"/>
              <w:ind w:left="124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0.867</w:t>
            </w:r>
          </w:p>
        </w:tc>
        <w:tc>
          <w:tcPr>
            <w:tcW w:w="728" w:type="dxa"/>
          </w:tcPr>
          <w:p w14:paraId="06D51FEC" w14:textId="77777777" w:rsidR="00B40315" w:rsidRPr="00BE3340" w:rsidRDefault="002B1B5E">
            <w:pPr>
              <w:pStyle w:val="TableParagraph"/>
              <w:spacing w:line="203" w:lineRule="exact"/>
              <w:ind w:left="217" w:right="217"/>
              <w:rPr>
                <w:sz w:val="20"/>
              </w:rPr>
            </w:pPr>
            <w:r w:rsidRPr="00BE3340">
              <w:rPr>
                <w:sz w:val="20"/>
              </w:rPr>
              <w:t>0.8</w:t>
            </w:r>
          </w:p>
        </w:tc>
      </w:tr>
      <w:tr w:rsidR="00B40315" w:rsidRPr="00BE3340" w14:paraId="744255A5" w14:textId="77777777">
        <w:trPr>
          <w:trHeight w:val="239"/>
        </w:trPr>
        <w:tc>
          <w:tcPr>
            <w:tcW w:w="1028" w:type="dxa"/>
          </w:tcPr>
          <w:p w14:paraId="76183877" w14:textId="77777777" w:rsidR="00B40315" w:rsidRPr="00BE3340" w:rsidRDefault="00B40315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177" w:type="dxa"/>
            <w:tcBorders>
              <w:right w:val="single" w:sz="4" w:space="0" w:color="000000"/>
            </w:tcBorders>
          </w:tcPr>
          <w:p w14:paraId="1A3B21AC" w14:textId="77777777" w:rsidR="00B40315" w:rsidRPr="00BE3340" w:rsidRDefault="002B1B5E">
            <w:pPr>
              <w:pStyle w:val="TableParagraph"/>
              <w:spacing w:line="219" w:lineRule="exact"/>
              <w:ind w:left="131"/>
              <w:jc w:val="left"/>
              <w:rPr>
                <w:sz w:val="20"/>
              </w:rPr>
            </w:pPr>
            <w:r w:rsidRPr="00BE3340">
              <w:rPr>
                <w:sz w:val="20"/>
              </w:rPr>
              <w:t>Ada BPNN</w:t>
            </w:r>
          </w:p>
        </w:tc>
        <w:tc>
          <w:tcPr>
            <w:tcW w:w="1614" w:type="dxa"/>
            <w:tcBorders>
              <w:left w:val="single" w:sz="4" w:space="0" w:color="000000"/>
              <w:right w:val="single" w:sz="4" w:space="0" w:color="000000"/>
            </w:tcBorders>
          </w:tcPr>
          <w:p w14:paraId="69878173" w14:textId="77777777" w:rsidR="00B40315" w:rsidRPr="00BE3340" w:rsidRDefault="002B1B5E">
            <w:pPr>
              <w:pStyle w:val="TableParagraph"/>
              <w:tabs>
                <w:tab w:val="left" w:pos="947"/>
              </w:tabs>
              <w:spacing w:line="219" w:lineRule="exact"/>
              <w:ind w:left="123"/>
              <w:jc w:val="left"/>
              <w:rPr>
                <w:sz w:val="20"/>
              </w:rPr>
            </w:pPr>
            <w:r w:rsidRPr="00BE3340">
              <w:rPr>
                <w:sz w:val="20"/>
              </w:rPr>
              <w:t>4.226</w:t>
            </w:r>
            <w:r w:rsidRPr="00BE3340">
              <w:rPr>
                <w:sz w:val="20"/>
              </w:rPr>
              <w:tab/>
              <w:t>-15.7</w:t>
            </w:r>
          </w:p>
        </w:tc>
        <w:tc>
          <w:tcPr>
            <w:tcW w:w="826" w:type="dxa"/>
            <w:tcBorders>
              <w:left w:val="single" w:sz="4" w:space="0" w:color="000000"/>
            </w:tcBorders>
          </w:tcPr>
          <w:p w14:paraId="0E7DFAF0" w14:textId="77777777" w:rsidR="00B40315" w:rsidRPr="00BE3340" w:rsidRDefault="002B1B5E">
            <w:pPr>
              <w:pStyle w:val="TableParagraph"/>
              <w:spacing w:line="219" w:lineRule="exact"/>
              <w:ind w:left="148" w:right="176"/>
              <w:rPr>
                <w:sz w:val="20"/>
              </w:rPr>
            </w:pPr>
            <w:r w:rsidRPr="00BE3340">
              <w:rPr>
                <w:sz w:val="20"/>
              </w:rPr>
              <w:t>6.435</w:t>
            </w:r>
          </w:p>
        </w:tc>
        <w:tc>
          <w:tcPr>
            <w:tcW w:w="882" w:type="dxa"/>
            <w:tcBorders>
              <w:right w:val="single" w:sz="4" w:space="0" w:color="000000"/>
            </w:tcBorders>
          </w:tcPr>
          <w:p w14:paraId="12107AB8" w14:textId="77777777" w:rsidR="00B40315" w:rsidRPr="00BE3340" w:rsidRDefault="002B1B5E">
            <w:pPr>
              <w:pStyle w:val="TableParagraph"/>
              <w:spacing w:line="219" w:lineRule="exact"/>
              <w:ind w:left="198" w:right="215"/>
              <w:rPr>
                <w:sz w:val="20"/>
              </w:rPr>
            </w:pPr>
            <w:r w:rsidRPr="00BE3340">
              <w:rPr>
                <w:sz w:val="20"/>
              </w:rPr>
              <w:t>-16.2</w:t>
            </w:r>
          </w:p>
        </w:tc>
        <w:tc>
          <w:tcPr>
            <w:tcW w:w="797" w:type="dxa"/>
            <w:tcBorders>
              <w:left w:val="single" w:sz="4" w:space="0" w:color="000000"/>
            </w:tcBorders>
          </w:tcPr>
          <w:p w14:paraId="1D409ACB" w14:textId="77777777" w:rsidR="00B40315" w:rsidRPr="00BE3340" w:rsidRDefault="002B1B5E">
            <w:pPr>
              <w:pStyle w:val="TableParagraph"/>
              <w:spacing w:line="219" w:lineRule="exact"/>
              <w:ind w:left="124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0.900</w:t>
            </w:r>
          </w:p>
        </w:tc>
        <w:tc>
          <w:tcPr>
            <w:tcW w:w="728" w:type="dxa"/>
          </w:tcPr>
          <w:p w14:paraId="527F2F31" w14:textId="77777777" w:rsidR="00B40315" w:rsidRPr="00BE3340" w:rsidRDefault="002B1B5E">
            <w:pPr>
              <w:pStyle w:val="TableParagraph"/>
              <w:spacing w:line="219" w:lineRule="exact"/>
              <w:ind w:left="217" w:right="217"/>
              <w:rPr>
                <w:sz w:val="20"/>
              </w:rPr>
            </w:pPr>
            <w:r w:rsidRPr="00BE3340">
              <w:rPr>
                <w:sz w:val="20"/>
              </w:rPr>
              <w:t>4.7</w:t>
            </w:r>
          </w:p>
        </w:tc>
      </w:tr>
      <w:tr w:rsidR="00B40315" w:rsidRPr="00BE3340" w14:paraId="441AD3D4" w14:textId="77777777">
        <w:trPr>
          <w:trHeight w:val="239"/>
        </w:trPr>
        <w:tc>
          <w:tcPr>
            <w:tcW w:w="1028" w:type="dxa"/>
          </w:tcPr>
          <w:p w14:paraId="2FDC9BE5" w14:textId="77777777" w:rsidR="00B40315" w:rsidRPr="00BE3340" w:rsidRDefault="00B40315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177" w:type="dxa"/>
            <w:tcBorders>
              <w:right w:val="single" w:sz="4" w:space="0" w:color="000000"/>
            </w:tcBorders>
          </w:tcPr>
          <w:p w14:paraId="3D556AE5" w14:textId="77777777" w:rsidR="00B40315" w:rsidRPr="00BE3340" w:rsidRDefault="002B1B5E">
            <w:pPr>
              <w:pStyle w:val="TableParagraph"/>
              <w:spacing w:line="219" w:lineRule="exact"/>
              <w:ind w:left="131"/>
              <w:jc w:val="left"/>
              <w:rPr>
                <w:sz w:val="20"/>
              </w:rPr>
            </w:pPr>
            <w:r w:rsidRPr="00BE3340">
              <w:rPr>
                <w:sz w:val="20"/>
              </w:rPr>
              <w:t>Ada CRAT</w:t>
            </w:r>
          </w:p>
        </w:tc>
        <w:tc>
          <w:tcPr>
            <w:tcW w:w="1614" w:type="dxa"/>
            <w:tcBorders>
              <w:left w:val="single" w:sz="4" w:space="0" w:color="000000"/>
              <w:right w:val="single" w:sz="4" w:space="0" w:color="000000"/>
            </w:tcBorders>
          </w:tcPr>
          <w:p w14:paraId="10F2B0B5" w14:textId="77777777" w:rsidR="00B40315" w:rsidRPr="00BE3340" w:rsidRDefault="002B1B5E">
            <w:pPr>
              <w:pStyle w:val="TableParagraph"/>
              <w:tabs>
                <w:tab w:val="left" w:pos="947"/>
              </w:tabs>
              <w:spacing w:line="219" w:lineRule="exact"/>
              <w:ind w:left="123"/>
              <w:jc w:val="left"/>
              <w:rPr>
                <w:sz w:val="20"/>
              </w:rPr>
            </w:pPr>
            <w:r w:rsidRPr="00BE3340">
              <w:rPr>
                <w:sz w:val="20"/>
              </w:rPr>
              <w:t>4.207</w:t>
            </w:r>
            <w:r w:rsidRPr="00BE3340">
              <w:rPr>
                <w:sz w:val="20"/>
              </w:rPr>
              <w:tab/>
              <w:t>-16.1</w:t>
            </w:r>
          </w:p>
        </w:tc>
        <w:tc>
          <w:tcPr>
            <w:tcW w:w="826" w:type="dxa"/>
            <w:tcBorders>
              <w:left w:val="single" w:sz="4" w:space="0" w:color="000000"/>
            </w:tcBorders>
          </w:tcPr>
          <w:p w14:paraId="4971B73E" w14:textId="77777777" w:rsidR="00B40315" w:rsidRPr="00BE3340" w:rsidRDefault="002B1B5E">
            <w:pPr>
              <w:pStyle w:val="TableParagraph"/>
              <w:spacing w:line="219" w:lineRule="exact"/>
              <w:ind w:left="148" w:right="176"/>
              <w:rPr>
                <w:sz w:val="20"/>
              </w:rPr>
            </w:pPr>
            <w:r w:rsidRPr="00BE3340">
              <w:rPr>
                <w:sz w:val="20"/>
              </w:rPr>
              <w:t>6.455</w:t>
            </w:r>
          </w:p>
        </w:tc>
        <w:tc>
          <w:tcPr>
            <w:tcW w:w="882" w:type="dxa"/>
            <w:tcBorders>
              <w:right w:val="single" w:sz="4" w:space="0" w:color="000000"/>
            </w:tcBorders>
          </w:tcPr>
          <w:p w14:paraId="2A8F94CD" w14:textId="77777777" w:rsidR="00B40315" w:rsidRPr="00BE3340" w:rsidRDefault="002B1B5E">
            <w:pPr>
              <w:pStyle w:val="TableParagraph"/>
              <w:spacing w:line="219" w:lineRule="exact"/>
              <w:ind w:left="198" w:right="215"/>
              <w:rPr>
                <w:sz w:val="20"/>
              </w:rPr>
            </w:pPr>
            <w:r w:rsidRPr="00BE3340">
              <w:rPr>
                <w:sz w:val="20"/>
              </w:rPr>
              <w:t>-15.9</w:t>
            </w:r>
          </w:p>
        </w:tc>
        <w:tc>
          <w:tcPr>
            <w:tcW w:w="797" w:type="dxa"/>
            <w:tcBorders>
              <w:left w:val="single" w:sz="4" w:space="0" w:color="000000"/>
            </w:tcBorders>
          </w:tcPr>
          <w:p w14:paraId="614C36B1" w14:textId="77777777" w:rsidR="00B40315" w:rsidRPr="00BE3340" w:rsidRDefault="002B1B5E">
            <w:pPr>
              <w:pStyle w:val="TableParagraph"/>
              <w:spacing w:line="219" w:lineRule="exact"/>
              <w:ind w:left="124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0.898</w:t>
            </w:r>
          </w:p>
        </w:tc>
        <w:tc>
          <w:tcPr>
            <w:tcW w:w="728" w:type="dxa"/>
          </w:tcPr>
          <w:p w14:paraId="43DB034F" w14:textId="77777777" w:rsidR="00B40315" w:rsidRPr="00BE3340" w:rsidRDefault="002B1B5E">
            <w:pPr>
              <w:pStyle w:val="TableParagraph"/>
              <w:spacing w:line="219" w:lineRule="exact"/>
              <w:ind w:left="217" w:right="217"/>
              <w:rPr>
                <w:sz w:val="20"/>
              </w:rPr>
            </w:pPr>
            <w:r w:rsidRPr="00BE3340">
              <w:rPr>
                <w:sz w:val="20"/>
              </w:rPr>
              <w:t>4.4</w:t>
            </w:r>
          </w:p>
        </w:tc>
      </w:tr>
      <w:tr w:rsidR="00B40315" w:rsidRPr="00BE3340" w14:paraId="0BBBE910" w14:textId="77777777">
        <w:trPr>
          <w:trHeight w:val="239"/>
        </w:trPr>
        <w:tc>
          <w:tcPr>
            <w:tcW w:w="1028" w:type="dxa"/>
          </w:tcPr>
          <w:p w14:paraId="543D3598" w14:textId="77777777" w:rsidR="00B40315" w:rsidRPr="00BE3340" w:rsidRDefault="00B40315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177" w:type="dxa"/>
            <w:tcBorders>
              <w:right w:val="single" w:sz="4" w:space="0" w:color="000000"/>
            </w:tcBorders>
          </w:tcPr>
          <w:p w14:paraId="4B3DF04B" w14:textId="77777777" w:rsidR="00B40315" w:rsidRPr="00BE3340" w:rsidRDefault="002B1B5E">
            <w:pPr>
              <w:pStyle w:val="TableParagraph"/>
              <w:spacing w:line="219" w:lineRule="exact"/>
              <w:ind w:left="131"/>
              <w:jc w:val="left"/>
              <w:rPr>
                <w:sz w:val="20"/>
              </w:rPr>
            </w:pPr>
            <w:r w:rsidRPr="00BE3340">
              <w:rPr>
                <w:sz w:val="20"/>
              </w:rPr>
              <w:t>Ada SVR</w:t>
            </w:r>
          </w:p>
        </w:tc>
        <w:tc>
          <w:tcPr>
            <w:tcW w:w="1614" w:type="dxa"/>
            <w:tcBorders>
              <w:left w:val="single" w:sz="4" w:space="0" w:color="000000"/>
              <w:right w:val="single" w:sz="4" w:space="0" w:color="000000"/>
            </w:tcBorders>
          </w:tcPr>
          <w:p w14:paraId="2238528D" w14:textId="77777777" w:rsidR="00B40315" w:rsidRPr="00BE3340" w:rsidRDefault="002B1B5E">
            <w:pPr>
              <w:pStyle w:val="TableParagraph"/>
              <w:tabs>
                <w:tab w:val="left" w:pos="947"/>
              </w:tabs>
              <w:spacing w:line="219" w:lineRule="exact"/>
              <w:ind w:left="123"/>
              <w:jc w:val="left"/>
              <w:rPr>
                <w:sz w:val="20"/>
              </w:rPr>
            </w:pPr>
            <w:r w:rsidRPr="00BE3340">
              <w:rPr>
                <w:sz w:val="20"/>
              </w:rPr>
              <w:t>4.145</w:t>
            </w:r>
            <w:r w:rsidRPr="00BE3340">
              <w:rPr>
                <w:sz w:val="20"/>
              </w:rPr>
              <w:tab/>
              <w:t>-17.3</w:t>
            </w:r>
          </w:p>
        </w:tc>
        <w:tc>
          <w:tcPr>
            <w:tcW w:w="826" w:type="dxa"/>
            <w:tcBorders>
              <w:left w:val="single" w:sz="4" w:space="0" w:color="000000"/>
            </w:tcBorders>
          </w:tcPr>
          <w:p w14:paraId="65C3B4E0" w14:textId="77777777" w:rsidR="00B40315" w:rsidRPr="00BE3340" w:rsidRDefault="002B1B5E">
            <w:pPr>
              <w:pStyle w:val="TableParagraph"/>
              <w:spacing w:line="219" w:lineRule="exact"/>
              <w:ind w:left="148" w:right="176"/>
              <w:rPr>
                <w:sz w:val="20"/>
              </w:rPr>
            </w:pPr>
            <w:r w:rsidRPr="00BE3340">
              <w:rPr>
                <w:sz w:val="20"/>
              </w:rPr>
              <w:t>6.577</w:t>
            </w:r>
          </w:p>
        </w:tc>
        <w:tc>
          <w:tcPr>
            <w:tcW w:w="882" w:type="dxa"/>
            <w:tcBorders>
              <w:right w:val="single" w:sz="4" w:space="0" w:color="000000"/>
            </w:tcBorders>
          </w:tcPr>
          <w:p w14:paraId="1FFEE46C" w14:textId="77777777" w:rsidR="00B40315" w:rsidRPr="00BE3340" w:rsidRDefault="002B1B5E">
            <w:pPr>
              <w:pStyle w:val="TableParagraph"/>
              <w:spacing w:line="219" w:lineRule="exact"/>
              <w:ind w:left="198" w:right="215"/>
              <w:rPr>
                <w:sz w:val="20"/>
              </w:rPr>
            </w:pPr>
            <w:r w:rsidRPr="00BE3340">
              <w:rPr>
                <w:sz w:val="20"/>
              </w:rPr>
              <w:t>-14.4</w:t>
            </w:r>
          </w:p>
        </w:tc>
        <w:tc>
          <w:tcPr>
            <w:tcW w:w="797" w:type="dxa"/>
            <w:tcBorders>
              <w:left w:val="single" w:sz="4" w:space="0" w:color="000000"/>
            </w:tcBorders>
          </w:tcPr>
          <w:p w14:paraId="108DBE0E" w14:textId="77777777" w:rsidR="00B40315" w:rsidRPr="00BE3340" w:rsidRDefault="002B1B5E">
            <w:pPr>
              <w:pStyle w:val="TableParagraph"/>
              <w:spacing w:line="219" w:lineRule="exact"/>
              <w:ind w:left="124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0.893</w:t>
            </w:r>
          </w:p>
        </w:tc>
        <w:tc>
          <w:tcPr>
            <w:tcW w:w="728" w:type="dxa"/>
          </w:tcPr>
          <w:p w14:paraId="28C0E91E" w14:textId="77777777" w:rsidR="00B40315" w:rsidRPr="00BE3340" w:rsidRDefault="002B1B5E">
            <w:pPr>
              <w:pStyle w:val="TableParagraph"/>
              <w:spacing w:line="219" w:lineRule="exact"/>
              <w:ind w:left="217" w:right="217"/>
              <w:rPr>
                <w:sz w:val="20"/>
              </w:rPr>
            </w:pPr>
            <w:r w:rsidRPr="00BE3340">
              <w:rPr>
                <w:sz w:val="20"/>
              </w:rPr>
              <w:t>3.8</w:t>
            </w:r>
          </w:p>
        </w:tc>
      </w:tr>
      <w:tr w:rsidR="00B40315" w:rsidRPr="00BE3340" w14:paraId="44A34C33" w14:textId="77777777">
        <w:trPr>
          <w:trHeight w:val="239"/>
        </w:trPr>
        <w:tc>
          <w:tcPr>
            <w:tcW w:w="1028" w:type="dxa"/>
          </w:tcPr>
          <w:p w14:paraId="42E8B107" w14:textId="77777777" w:rsidR="00B40315" w:rsidRPr="00BE3340" w:rsidRDefault="002B1B5E">
            <w:pPr>
              <w:pStyle w:val="TableParagraph"/>
              <w:spacing w:line="219" w:lineRule="exact"/>
              <w:ind w:left="128"/>
              <w:jc w:val="left"/>
              <w:rPr>
                <w:sz w:val="20"/>
              </w:rPr>
            </w:pPr>
            <w:r w:rsidRPr="00BE3340">
              <w:rPr>
                <w:sz w:val="20"/>
              </w:rPr>
              <w:t>Ensemble</w:t>
            </w:r>
          </w:p>
        </w:tc>
        <w:tc>
          <w:tcPr>
            <w:tcW w:w="1177" w:type="dxa"/>
            <w:tcBorders>
              <w:right w:val="single" w:sz="4" w:space="0" w:color="000000"/>
            </w:tcBorders>
          </w:tcPr>
          <w:p w14:paraId="73DC2571" w14:textId="77777777" w:rsidR="00B40315" w:rsidRPr="00BE3340" w:rsidRDefault="002B1B5E">
            <w:pPr>
              <w:pStyle w:val="TableParagraph"/>
              <w:spacing w:line="219" w:lineRule="exact"/>
              <w:ind w:left="131"/>
              <w:jc w:val="left"/>
              <w:rPr>
                <w:sz w:val="20"/>
              </w:rPr>
            </w:pPr>
            <w:r w:rsidRPr="00BE3340">
              <w:rPr>
                <w:sz w:val="20"/>
              </w:rPr>
              <w:t>Bag LR</w:t>
            </w:r>
          </w:p>
        </w:tc>
        <w:tc>
          <w:tcPr>
            <w:tcW w:w="1614" w:type="dxa"/>
            <w:tcBorders>
              <w:left w:val="single" w:sz="4" w:space="0" w:color="000000"/>
              <w:right w:val="single" w:sz="4" w:space="0" w:color="000000"/>
            </w:tcBorders>
          </w:tcPr>
          <w:p w14:paraId="5F956054" w14:textId="77777777" w:rsidR="00B40315" w:rsidRPr="00BE3340" w:rsidRDefault="002B1B5E">
            <w:pPr>
              <w:pStyle w:val="TableParagraph"/>
              <w:tabs>
                <w:tab w:val="left" w:pos="1030"/>
              </w:tabs>
              <w:spacing w:line="219" w:lineRule="exact"/>
              <w:ind w:left="123"/>
              <w:jc w:val="left"/>
              <w:rPr>
                <w:sz w:val="20"/>
              </w:rPr>
            </w:pPr>
            <w:r w:rsidRPr="00BE3340">
              <w:rPr>
                <w:sz w:val="20"/>
              </w:rPr>
              <w:t>5.014</w:t>
            </w:r>
            <w:r w:rsidRPr="00BE3340">
              <w:rPr>
                <w:sz w:val="20"/>
              </w:rPr>
              <w:tab/>
              <w:t>0.0</w:t>
            </w:r>
          </w:p>
        </w:tc>
        <w:tc>
          <w:tcPr>
            <w:tcW w:w="826" w:type="dxa"/>
            <w:tcBorders>
              <w:left w:val="single" w:sz="4" w:space="0" w:color="000000"/>
            </w:tcBorders>
          </w:tcPr>
          <w:p w14:paraId="009D4F29" w14:textId="77777777" w:rsidR="00B40315" w:rsidRPr="00BE3340" w:rsidRDefault="002B1B5E">
            <w:pPr>
              <w:pStyle w:val="TableParagraph"/>
              <w:spacing w:line="219" w:lineRule="exact"/>
              <w:ind w:left="148" w:right="176"/>
              <w:rPr>
                <w:sz w:val="20"/>
              </w:rPr>
            </w:pPr>
            <w:r w:rsidRPr="00BE3340">
              <w:rPr>
                <w:sz w:val="20"/>
              </w:rPr>
              <w:t>7.689</w:t>
            </w:r>
          </w:p>
        </w:tc>
        <w:tc>
          <w:tcPr>
            <w:tcW w:w="882" w:type="dxa"/>
            <w:tcBorders>
              <w:right w:val="single" w:sz="4" w:space="0" w:color="000000"/>
            </w:tcBorders>
          </w:tcPr>
          <w:p w14:paraId="2DF286CD" w14:textId="77777777" w:rsidR="00B40315" w:rsidRPr="00BE3340" w:rsidRDefault="002B1B5E">
            <w:pPr>
              <w:pStyle w:val="TableParagraph"/>
              <w:spacing w:line="219" w:lineRule="exact"/>
              <w:ind w:left="198" w:right="215"/>
              <w:rPr>
                <w:sz w:val="20"/>
              </w:rPr>
            </w:pPr>
            <w:r w:rsidRPr="00BE3340">
              <w:rPr>
                <w:sz w:val="20"/>
              </w:rPr>
              <w:t>0.1</w:t>
            </w:r>
          </w:p>
        </w:tc>
        <w:tc>
          <w:tcPr>
            <w:tcW w:w="797" w:type="dxa"/>
            <w:tcBorders>
              <w:left w:val="single" w:sz="4" w:space="0" w:color="000000"/>
            </w:tcBorders>
          </w:tcPr>
          <w:p w14:paraId="4C2A3513" w14:textId="77777777" w:rsidR="00B40315" w:rsidRPr="00BE3340" w:rsidRDefault="002B1B5E">
            <w:pPr>
              <w:pStyle w:val="TableParagraph"/>
              <w:spacing w:line="219" w:lineRule="exact"/>
              <w:ind w:left="124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0.860</w:t>
            </w:r>
          </w:p>
        </w:tc>
        <w:tc>
          <w:tcPr>
            <w:tcW w:w="728" w:type="dxa"/>
          </w:tcPr>
          <w:p w14:paraId="0A42EDA3" w14:textId="77777777" w:rsidR="00B40315" w:rsidRPr="00BE3340" w:rsidRDefault="002B1B5E">
            <w:pPr>
              <w:pStyle w:val="TableParagraph"/>
              <w:spacing w:line="219" w:lineRule="exact"/>
              <w:ind w:left="217" w:right="217"/>
              <w:rPr>
                <w:sz w:val="20"/>
              </w:rPr>
            </w:pPr>
            <w:r w:rsidRPr="00BE3340">
              <w:rPr>
                <w:sz w:val="20"/>
              </w:rPr>
              <w:t>0.0</w:t>
            </w:r>
          </w:p>
        </w:tc>
      </w:tr>
      <w:tr w:rsidR="00B40315" w:rsidRPr="00BE3340" w14:paraId="508A1CCE" w14:textId="77777777">
        <w:trPr>
          <w:trHeight w:val="239"/>
        </w:trPr>
        <w:tc>
          <w:tcPr>
            <w:tcW w:w="1028" w:type="dxa"/>
          </w:tcPr>
          <w:p w14:paraId="47AF0D07" w14:textId="77777777" w:rsidR="00B40315" w:rsidRPr="00BE3340" w:rsidRDefault="002B1B5E">
            <w:pPr>
              <w:pStyle w:val="TableParagraph"/>
              <w:spacing w:line="219" w:lineRule="exact"/>
              <w:ind w:left="128"/>
              <w:jc w:val="left"/>
              <w:rPr>
                <w:sz w:val="20"/>
              </w:rPr>
            </w:pPr>
            <w:r w:rsidRPr="00BE3340">
              <w:rPr>
                <w:sz w:val="20"/>
              </w:rPr>
              <w:t>models</w:t>
            </w:r>
          </w:p>
        </w:tc>
        <w:tc>
          <w:tcPr>
            <w:tcW w:w="1177" w:type="dxa"/>
            <w:tcBorders>
              <w:right w:val="single" w:sz="4" w:space="0" w:color="000000"/>
            </w:tcBorders>
          </w:tcPr>
          <w:p w14:paraId="2193B0D8" w14:textId="77777777" w:rsidR="00B40315" w:rsidRPr="00BE3340" w:rsidRDefault="002B1B5E">
            <w:pPr>
              <w:pStyle w:val="TableParagraph"/>
              <w:spacing w:line="219" w:lineRule="exact"/>
              <w:ind w:left="131"/>
              <w:jc w:val="left"/>
              <w:rPr>
                <w:sz w:val="20"/>
              </w:rPr>
            </w:pPr>
            <w:r w:rsidRPr="00BE3340">
              <w:rPr>
                <w:sz w:val="20"/>
              </w:rPr>
              <w:t>Bag BPNN</w:t>
            </w:r>
          </w:p>
        </w:tc>
        <w:tc>
          <w:tcPr>
            <w:tcW w:w="1614" w:type="dxa"/>
            <w:tcBorders>
              <w:left w:val="single" w:sz="4" w:space="0" w:color="000000"/>
              <w:right w:val="single" w:sz="4" w:space="0" w:color="000000"/>
            </w:tcBorders>
          </w:tcPr>
          <w:p w14:paraId="39F40624" w14:textId="77777777" w:rsidR="00B40315" w:rsidRPr="00BE3340" w:rsidRDefault="002B1B5E">
            <w:pPr>
              <w:pStyle w:val="TableParagraph"/>
              <w:tabs>
                <w:tab w:val="left" w:pos="947"/>
              </w:tabs>
              <w:spacing w:line="219" w:lineRule="exact"/>
              <w:ind w:left="123"/>
              <w:jc w:val="left"/>
              <w:rPr>
                <w:sz w:val="20"/>
              </w:rPr>
            </w:pPr>
            <w:r w:rsidRPr="00BE3340">
              <w:rPr>
                <w:sz w:val="20"/>
              </w:rPr>
              <w:t>4.143</w:t>
            </w:r>
            <w:r w:rsidRPr="00BE3340">
              <w:rPr>
                <w:sz w:val="20"/>
              </w:rPr>
              <w:tab/>
              <w:t>-17.3</w:t>
            </w:r>
          </w:p>
        </w:tc>
        <w:tc>
          <w:tcPr>
            <w:tcW w:w="826" w:type="dxa"/>
            <w:tcBorders>
              <w:left w:val="single" w:sz="4" w:space="0" w:color="000000"/>
            </w:tcBorders>
          </w:tcPr>
          <w:p w14:paraId="619C6B58" w14:textId="77777777" w:rsidR="00B40315" w:rsidRPr="00BE3340" w:rsidRDefault="002B1B5E">
            <w:pPr>
              <w:pStyle w:val="TableParagraph"/>
              <w:spacing w:line="219" w:lineRule="exact"/>
              <w:ind w:left="148" w:right="176"/>
              <w:rPr>
                <w:sz w:val="20"/>
              </w:rPr>
            </w:pPr>
            <w:r w:rsidRPr="00BE3340">
              <w:rPr>
                <w:sz w:val="20"/>
              </w:rPr>
              <w:t>6.341</w:t>
            </w:r>
          </w:p>
        </w:tc>
        <w:tc>
          <w:tcPr>
            <w:tcW w:w="882" w:type="dxa"/>
            <w:tcBorders>
              <w:right w:val="single" w:sz="4" w:space="0" w:color="000000"/>
            </w:tcBorders>
          </w:tcPr>
          <w:p w14:paraId="48CEE7C2" w14:textId="77777777" w:rsidR="00B40315" w:rsidRPr="00BE3340" w:rsidRDefault="002B1B5E">
            <w:pPr>
              <w:pStyle w:val="TableParagraph"/>
              <w:spacing w:line="219" w:lineRule="exact"/>
              <w:ind w:left="198" w:right="215"/>
              <w:rPr>
                <w:sz w:val="20"/>
              </w:rPr>
            </w:pPr>
            <w:r w:rsidRPr="00BE3340">
              <w:rPr>
                <w:sz w:val="20"/>
              </w:rPr>
              <w:t>-17.4</w:t>
            </w:r>
          </w:p>
        </w:tc>
        <w:tc>
          <w:tcPr>
            <w:tcW w:w="797" w:type="dxa"/>
            <w:tcBorders>
              <w:left w:val="single" w:sz="4" w:space="0" w:color="000000"/>
            </w:tcBorders>
          </w:tcPr>
          <w:p w14:paraId="449DE0AF" w14:textId="77777777" w:rsidR="00B40315" w:rsidRPr="00BE3340" w:rsidRDefault="002B1B5E">
            <w:pPr>
              <w:pStyle w:val="TableParagraph"/>
              <w:spacing w:line="219" w:lineRule="exact"/>
              <w:ind w:left="124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0.901</w:t>
            </w:r>
          </w:p>
        </w:tc>
        <w:tc>
          <w:tcPr>
            <w:tcW w:w="728" w:type="dxa"/>
          </w:tcPr>
          <w:p w14:paraId="77C15FEE" w14:textId="77777777" w:rsidR="00B40315" w:rsidRPr="00BE3340" w:rsidRDefault="002B1B5E">
            <w:pPr>
              <w:pStyle w:val="TableParagraph"/>
              <w:spacing w:line="219" w:lineRule="exact"/>
              <w:ind w:left="217" w:right="217"/>
              <w:rPr>
                <w:sz w:val="20"/>
              </w:rPr>
            </w:pPr>
            <w:r w:rsidRPr="00BE3340">
              <w:rPr>
                <w:sz w:val="20"/>
              </w:rPr>
              <w:t>4.8</w:t>
            </w:r>
          </w:p>
        </w:tc>
      </w:tr>
      <w:tr w:rsidR="00B40315" w:rsidRPr="00BE3340" w14:paraId="4E0C4DAC" w14:textId="77777777">
        <w:trPr>
          <w:trHeight w:val="239"/>
        </w:trPr>
        <w:tc>
          <w:tcPr>
            <w:tcW w:w="1028" w:type="dxa"/>
          </w:tcPr>
          <w:p w14:paraId="5D7FE1AD" w14:textId="77777777" w:rsidR="00B40315" w:rsidRPr="00BE3340" w:rsidRDefault="00B40315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177" w:type="dxa"/>
            <w:tcBorders>
              <w:right w:val="single" w:sz="4" w:space="0" w:color="000000"/>
            </w:tcBorders>
          </w:tcPr>
          <w:p w14:paraId="0E0197B2" w14:textId="77777777" w:rsidR="00B40315" w:rsidRPr="00BE3340" w:rsidRDefault="002B1B5E">
            <w:pPr>
              <w:pStyle w:val="TableParagraph"/>
              <w:spacing w:line="219" w:lineRule="exact"/>
              <w:ind w:left="131"/>
              <w:jc w:val="left"/>
              <w:rPr>
                <w:sz w:val="20"/>
              </w:rPr>
            </w:pPr>
            <w:r w:rsidRPr="00BE3340">
              <w:rPr>
                <w:sz w:val="20"/>
              </w:rPr>
              <w:t>Bag CRAT</w:t>
            </w:r>
          </w:p>
        </w:tc>
        <w:tc>
          <w:tcPr>
            <w:tcW w:w="1614" w:type="dxa"/>
            <w:tcBorders>
              <w:left w:val="single" w:sz="4" w:space="0" w:color="000000"/>
              <w:right w:val="single" w:sz="4" w:space="0" w:color="000000"/>
            </w:tcBorders>
          </w:tcPr>
          <w:p w14:paraId="6E254614" w14:textId="77777777" w:rsidR="00B40315" w:rsidRPr="00BE3340" w:rsidRDefault="002B1B5E">
            <w:pPr>
              <w:pStyle w:val="TableParagraph"/>
              <w:tabs>
                <w:tab w:val="left" w:pos="947"/>
              </w:tabs>
              <w:spacing w:line="219" w:lineRule="exact"/>
              <w:ind w:left="123"/>
              <w:jc w:val="left"/>
              <w:rPr>
                <w:sz w:val="20"/>
              </w:rPr>
            </w:pPr>
            <w:r w:rsidRPr="00BE3340">
              <w:rPr>
                <w:sz w:val="20"/>
              </w:rPr>
              <w:t>4.093</w:t>
            </w:r>
            <w:r w:rsidRPr="00BE3340">
              <w:rPr>
                <w:sz w:val="20"/>
              </w:rPr>
              <w:tab/>
              <w:t>-18.3</w:t>
            </w:r>
          </w:p>
        </w:tc>
        <w:tc>
          <w:tcPr>
            <w:tcW w:w="826" w:type="dxa"/>
            <w:tcBorders>
              <w:left w:val="single" w:sz="4" w:space="0" w:color="000000"/>
            </w:tcBorders>
          </w:tcPr>
          <w:p w14:paraId="26FE52DF" w14:textId="77777777" w:rsidR="00B40315" w:rsidRPr="00BE3340" w:rsidRDefault="002B1B5E">
            <w:pPr>
              <w:pStyle w:val="TableParagraph"/>
              <w:spacing w:line="219" w:lineRule="exact"/>
              <w:ind w:left="148" w:right="176"/>
              <w:rPr>
                <w:sz w:val="20"/>
              </w:rPr>
            </w:pPr>
            <w:r w:rsidRPr="00BE3340">
              <w:rPr>
                <w:sz w:val="20"/>
              </w:rPr>
              <w:t>6.358</w:t>
            </w:r>
          </w:p>
        </w:tc>
        <w:tc>
          <w:tcPr>
            <w:tcW w:w="882" w:type="dxa"/>
            <w:tcBorders>
              <w:right w:val="single" w:sz="4" w:space="0" w:color="000000"/>
            </w:tcBorders>
          </w:tcPr>
          <w:p w14:paraId="05BDF42E" w14:textId="77777777" w:rsidR="00B40315" w:rsidRPr="00BE3340" w:rsidRDefault="002B1B5E">
            <w:pPr>
              <w:pStyle w:val="TableParagraph"/>
              <w:spacing w:line="219" w:lineRule="exact"/>
              <w:ind w:left="198" w:right="215"/>
              <w:rPr>
                <w:sz w:val="20"/>
              </w:rPr>
            </w:pPr>
            <w:r w:rsidRPr="00BE3340">
              <w:rPr>
                <w:sz w:val="20"/>
              </w:rPr>
              <w:t>-17.2</w:t>
            </w:r>
          </w:p>
        </w:tc>
        <w:tc>
          <w:tcPr>
            <w:tcW w:w="797" w:type="dxa"/>
            <w:tcBorders>
              <w:left w:val="single" w:sz="4" w:space="0" w:color="000000"/>
            </w:tcBorders>
          </w:tcPr>
          <w:p w14:paraId="634D40E8" w14:textId="77777777" w:rsidR="00B40315" w:rsidRPr="00BE3340" w:rsidRDefault="002B1B5E">
            <w:pPr>
              <w:pStyle w:val="TableParagraph"/>
              <w:spacing w:line="219" w:lineRule="exact"/>
              <w:ind w:left="124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0.901</w:t>
            </w:r>
          </w:p>
        </w:tc>
        <w:tc>
          <w:tcPr>
            <w:tcW w:w="728" w:type="dxa"/>
          </w:tcPr>
          <w:p w14:paraId="25BFE6F7" w14:textId="77777777" w:rsidR="00B40315" w:rsidRPr="00BE3340" w:rsidRDefault="002B1B5E">
            <w:pPr>
              <w:pStyle w:val="TableParagraph"/>
              <w:spacing w:line="219" w:lineRule="exact"/>
              <w:ind w:left="217" w:right="217"/>
              <w:rPr>
                <w:sz w:val="20"/>
              </w:rPr>
            </w:pPr>
            <w:r w:rsidRPr="00BE3340">
              <w:rPr>
                <w:sz w:val="20"/>
              </w:rPr>
              <w:t>4.8</w:t>
            </w:r>
          </w:p>
        </w:tc>
      </w:tr>
      <w:tr w:rsidR="00B40315" w:rsidRPr="00BE3340" w14:paraId="07DBDBCE" w14:textId="77777777">
        <w:trPr>
          <w:trHeight w:val="239"/>
        </w:trPr>
        <w:tc>
          <w:tcPr>
            <w:tcW w:w="1028" w:type="dxa"/>
          </w:tcPr>
          <w:p w14:paraId="490CA550" w14:textId="77777777" w:rsidR="00B40315" w:rsidRPr="00BE3340" w:rsidRDefault="00B40315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177" w:type="dxa"/>
            <w:tcBorders>
              <w:right w:val="single" w:sz="4" w:space="0" w:color="000000"/>
            </w:tcBorders>
          </w:tcPr>
          <w:p w14:paraId="052EC223" w14:textId="77777777" w:rsidR="00B40315" w:rsidRPr="00BE3340" w:rsidRDefault="002B1B5E">
            <w:pPr>
              <w:pStyle w:val="TableParagraph"/>
              <w:spacing w:line="219" w:lineRule="exact"/>
              <w:ind w:left="131"/>
              <w:jc w:val="left"/>
              <w:rPr>
                <w:sz w:val="20"/>
              </w:rPr>
            </w:pPr>
            <w:r w:rsidRPr="00BE3340">
              <w:rPr>
                <w:sz w:val="20"/>
              </w:rPr>
              <w:t>Bag SVR</w:t>
            </w:r>
          </w:p>
        </w:tc>
        <w:tc>
          <w:tcPr>
            <w:tcW w:w="1614" w:type="dxa"/>
            <w:tcBorders>
              <w:left w:val="single" w:sz="4" w:space="0" w:color="000000"/>
              <w:right w:val="single" w:sz="4" w:space="0" w:color="000000"/>
            </w:tcBorders>
          </w:tcPr>
          <w:p w14:paraId="6DDA648C" w14:textId="77777777" w:rsidR="00B40315" w:rsidRPr="00BE3340" w:rsidRDefault="002B1B5E">
            <w:pPr>
              <w:pStyle w:val="TableParagraph"/>
              <w:tabs>
                <w:tab w:val="left" w:pos="947"/>
              </w:tabs>
              <w:spacing w:line="219" w:lineRule="exact"/>
              <w:ind w:left="123"/>
              <w:jc w:val="left"/>
              <w:rPr>
                <w:sz w:val="20"/>
              </w:rPr>
            </w:pPr>
            <w:r w:rsidRPr="00BE3340">
              <w:rPr>
                <w:sz w:val="20"/>
              </w:rPr>
              <w:t>4.302</w:t>
            </w:r>
            <w:r w:rsidRPr="00BE3340">
              <w:rPr>
                <w:sz w:val="20"/>
              </w:rPr>
              <w:tab/>
              <w:t>-14.2</w:t>
            </w:r>
          </w:p>
        </w:tc>
        <w:tc>
          <w:tcPr>
            <w:tcW w:w="826" w:type="dxa"/>
            <w:tcBorders>
              <w:left w:val="single" w:sz="4" w:space="0" w:color="000000"/>
            </w:tcBorders>
          </w:tcPr>
          <w:p w14:paraId="6E5032A9" w14:textId="77777777" w:rsidR="00B40315" w:rsidRPr="00BE3340" w:rsidRDefault="002B1B5E">
            <w:pPr>
              <w:pStyle w:val="TableParagraph"/>
              <w:spacing w:line="219" w:lineRule="exact"/>
              <w:ind w:left="148" w:right="176"/>
              <w:rPr>
                <w:sz w:val="20"/>
              </w:rPr>
            </w:pPr>
            <w:r w:rsidRPr="00BE3340">
              <w:rPr>
                <w:sz w:val="20"/>
              </w:rPr>
              <w:t>6.820</w:t>
            </w:r>
          </w:p>
        </w:tc>
        <w:tc>
          <w:tcPr>
            <w:tcW w:w="882" w:type="dxa"/>
            <w:tcBorders>
              <w:right w:val="single" w:sz="4" w:space="0" w:color="000000"/>
            </w:tcBorders>
          </w:tcPr>
          <w:p w14:paraId="15B47B80" w14:textId="77777777" w:rsidR="00B40315" w:rsidRPr="00BE3340" w:rsidRDefault="002B1B5E">
            <w:pPr>
              <w:pStyle w:val="TableParagraph"/>
              <w:spacing w:line="219" w:lineRule="exact"/>
              <w:ind w:left="198" w:right="215"/>
              <w:rPr>
                <w:sz w:val="20"/>
              </w:rPr>
            </w:pPr>
            <w:r w:rsidRPr="00BE3340">
              <w:rPr>
                <w:sz w:val="20"/>
              </w:rPr>
              <w:t>-11.2</w:t>
            </w:r>
          </w:p>
        </w:tc>
        <w:tc>
          <w:tcPr>
            <w:tcW w:w="797" w:type="dxa"/>
            <w:tcBorders>
              <w:left w:val="single" w:sz="4" w:space="0" w:color="000000"/>
            </w:tcBorders>
          </w:tcPr>
          <w:p w14:paraId="47F2ABF3" w14:textId="77777777" w:rsidR="00B40315" w:rsidRPr="00BE3340" w:rsidRDefault="002B1B5E">
            <w:pPr>
              <w:pStyle w:val="TableParagraph"/>
              <w:spacing w:line="219" w:lineRule="exact"/>
              <w:ind w:left="124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0.883</w:t>
            </w:r>
          </w:p>
        </w:tc>
        <w:tc>
          <w:tcPr>
            <w:tcW w:w="728" w:type="dxa"/>
          </w:tcPr>
          <w:p w14:paraId="43BB69EF" w14:textId="77777777" w:rsidR="00B40315" w:rsidRPr="00BE3340" w:rsidRDefault="002B1B5E">
            <w:pPr>
              <w:pStyle w:val="TableParagraph"/>
              <w:spacing w:line="219" w:lineRule="exact"/>
              <w:ind w:left="217" w:right="217"/>
              <w:rPr>
                <w:sz w:val="20"/>
              </w:rPr>
            </w:pPr>
            <w:r w:rsidRPr="00BE3340">
              <w:rPr>
                <w:sz w:val="20"/>
              </w:rPr>
              <w:t>2.7</w:t>
            </w:r>
          </w:p>
        </w:tc>
      </w:tr>
      <w:tr w:rsidR="00B40315" w:rsidRPr="00BE3340" w14:paraId="0CAF89CB" w14:textId="77777777">
        <w:trPr>
          <w:trHeight w:val="291"/>
        </w:trPr>
        <w:tc>
          <w:tcPr>
            <w:tcW w:w="1028" w:type="dxa"/>
            <w:tcBorders>
              <w:bottom w:val="single" w:sz="8" w:space="0" w:color="000000"/>
            </w:tcBorders>
          </w:tcPr>
          <w:p w14:paraId="188C297B" w14:textId="77777777" w:rsidR="00B40315" w:rsidRPr="00BE3340" w:rsidRDefault="00B4031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177" w:type="dxa"/>
            <w:tcBorders>
              <w:bottom w:val="single" w:sz="8" w:space="0" w:color="000000"/>
              <w:right w:val="single" w:sz="4" w:space="0" w:color="000000"/>
            </w:tcBorders>
          </w:tcPr>
          <w:p w14:paraId="54201DA3" w14:textId="77777777" w:rsidR="00B40315" w:rsidRPr="00BE3340" w:rsidRDefault="002B1B5E">
            <w:pPr>
              <w:pStyle w:val="TableParagraph"/>
              <w:spacing w:line="227" w:lineRule="exact"/>
              <w:ind w:left="131"/>
              <w:jc w:val="left"/>
              <w:rPr>
                <w:sz w:val="20"/>
              </w:rPr>
            </w:pPr>
            <w:r w:rsidRPr="00BE3340">
              <w:rPr>
                <w:sz w:val="20"/>
              </w:rPr>
              <w:t>Stack LR</w:t>
            </w:r>
          </w:p>
        </w:tc>
        <w:tc>
          <w:tcPr>
            <w:tcW w:w="1614" w:type="dxa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F1DDAC4" w14:textId="77777777" w:rsidR="00B40315" w:rsidRPr="00BE3340" w:rsidRDefault="002B1B5E">
            <w:pPr>
              <w:pStyle w:val="TableParagraph"/>
              <w:tabs>
                <w:tab w:val="left" w:pos="947"/>
              </w:tabs>
              <w:spacing w:line="227" w:lineRule="exact"/>
              <w:ind w:left="123"/>
              <w:jc w:val="left"/>
              <w:rPr>
                <w:sz w:val="20"/>
              </w:rPr>
            </w:pPr>
            <w:r w:rsidRPr="00BE3340">
              <w:rPr>
                <w:sz w:val="20"/>
              </w:rPr>
              <w:t>3.934</w:t>
            </w:r>
            <w:r w:rsidRPr="00BE3340">
              <w:rPr>
                <w:sz w:val="20"/>
              </w:rPr>
              <w:tab/>
              <w:t>-21.5</w:t>
            </w:r>
          </w:p>
        </w:tc>
        <w:tc>
          <w:tcPr>
            <w:tcW w:w="826" w:type="dxa"/>
            <w:tcBorders>
              <w:left w:val="single" w:sz="4" w:space="0" w:color="000000"/>
              <w:bottom w:val="single" w:sz="8" w:space="0" w:color="000000"/>
            </w:tcBorders>
          </w:tcPr>
          <w:p w14:paraId="675E8843" w14:textId="77777777" w:rsidR="00B40315" w:rsidRPr="00BE3340" w:rsidRDefault="002B1B5E">
            <w:pPr>
              <w:pStyle w:val="TableParagraph"/>
              <w:spacing w:line="227" w:lineRule="exact"/>
              <w:ind w:left="148" w:right="176"/>
              <w:rPr>
                <w:sz w:val="20"/>
              </w:rPr>
            </w:pPr>
            <w:r w:rsidRPr="00BE3340">
              <w:rPr>
                <w:sz w:val="20"/>
              </w:rPr>
              <w:t>6.118</w:t>
            </w:r>
          </w:p>
        </w:tc>
        <w:tc>
          <w:tcPr>
            <w:tcW w:w="882" w:type="dxa"/>
            <w:tcBorders>
              <w:bottom w:val="single" w:sz="8" w:space="0" w:color="000000"/>
              <w:right w:val="single" w:sz="4" w:space="0" w:color="000000"/>
            </w:tcBorders>
          </w:tcPr>
          <w:p w14:paraId="309E644F" w14:textId="77777777" w:rsidR="00B40315" w:rsidRPr="00BE3340" w:rsidRDefault="002B1B5E">
            <w:pPr>
              <w:pStyle w:val="TableParagraph"/>
              <w:spacing w:line="227" w:lineRule="exact"/>
              <w:ind w:left="198" w:right="215"/>
              <w:rPr>
                <w:sz w:val="20"/>
              </w:rPr>
            </w:pPr>
            <w:r w:rsidRPr="00BE3340">
              <w:rPr>
                <w:sz w:val="20"/>
              </w:rPr>
              <w:t>-20.3</w:t>
            </w:r>
          </w:p>
        </w:tc>
        <w:tc>
          <w:tcPr>
            <w:tcW w:w="797" w:type="dxa"/>
            <w:tcBorders>
              <w:left w:val="single" w:sz="4" w:space="0" w:color="000000"/>
              <w:bottom w:val="single" w:sz="8" w:space="0" w:color="000000"/>
            </w:tcBorders>
          </w:tcPr>
          <w:p w14:paraId="477AE8BD" w14:textId="77777777" w:rsidR="00B40315" w:rsidRPr="00BE3340" w:rsidRDefault="002B1B5E">
            <w:pPr>
              <w:pStyle w:val="TableParagraph"/>
              <w:spacing w:line="227" w:lineRule="exact"/>
              <w:ind w:left="124"/>
              <w:jc w:val="left"/>
              <w:rPr>
                <w:sz w:val="20"/>
              </w:rPr>
            </w:pPr>
            <w:r w:rsidRPr="00BE3340">
              <w:rPr>
                <w:sz w:val="20"/>
              </w:rPr>
              <w:t>0.904</w:t>
            </w:r>
          </w:p>
        </w:tc>
        <w:tc>
          <w:tcPr>
            <w:tcW w:w="728" w:type="dxa"/>
            <w:tcBorders>
              <w:bottom w:val="single" w:sz="8" w:space="0" w:color="000000"/>
            </w:tcBorders>
          </w:tcPr>
          <w:p w14:paraId="513F83C9" w14:textId="77777777" w:rsidR="00B40315" w:rsidRPr="00BE3340" w:rsidRDefault="002B1B5E">
            <w:pPr>
              <w:pStyle w:val="TableParagraph"/>
              <w:spacing w:line="227" w:lineRule="exact"/>
              <w:ind w:left="217" w:right="217"/>
              <w:rPr>
                <w:sz w:val="20"/>
              </w:rPr>
            </w:pPr>
            <w:r w:rsidRPr="00BE3340">
              <w:rPr>
                <w:sz w:val="20"/>
              </w:rPr>
              <w:t>5.1</w:t>
            </w:r>
          </w:p>
        </w:tc>
      </w:tr>
    </w:tbl>
    <w:p w14:paraId="4545E712" w14:textId="77777777" w:rsidR="00B40315" w:rsidRPr="00BE3340" w:rsidRDefault="00B40315">
      <w:pPr>
        <w:pStyle w:val="BodyText"/>
        <w:spacing w:before="4"/>
      </w:pPr>
    </w:p>
    <w:p w14:paraId="25BE6B77" w14:textId="46C961E0" w:rsidR="00B40315" w:rsidRPr="00BE3340" w:rsidRDefault="008E6C9D">
      <w:pPr>
        <w:pStyle w:val="BodyText"/>
        <w:spacing w:line="256" w:lineRule="auto"/>
        <w:ind w:left="117" w:right="595" w:firstLine="338"/>
        <w:jc w:val="both"/>
      </w:pPr>
      <w:r>
        <w:pict w14:anchorId="69640919">
          <v:line id="_x0000_s1076" style="position:absolute;left:0;text-align:left;z-index:-251643392;mso-position-horizontal-relative:page" from="203.15pt,-91.15pt" to="206.1pt,-91.15pt" strokeweight=".14042mm">
            <w10:wrap anchorx="page"/>
          </v:line>
        </w:pict>
      </w:r>
      <w:r>
        <w:rPr>
          <w:rPrChange w:id="2437" w:author="Patrick Tang" w:date="2021-06-25T17:28:00Z">
            <w:rPr/>
          </w:rPrChange>
        </w:rPr>
        <w:pict w14:anchorId="3DBDF466">
          <v:line id="_x0000_s1075" style="position:absolute;left:0;text-align:left;z-index:-251642368;mso-position-horizontal-relative:page" from="203.15pt,-79.2pt" to="206.1pt,-79.2pt" strokeweight=".14042mm">
            <w10:wrap anchorx="page"/>
          </v:line>
        </w:pict>
      </w:r>
      <w:r>
        <w:rPr>
          <w:rPrChange w:id="2438" w:author="Patrick Tang" w:date="2021-06-25T17:28:00Z">
            <w:rPr/>
          </w:rPrChange>
        </w:rPr>
        <w:pict w14:anchorId="3B55D19C">
          <v:line id="_x0000_s1074" style="position:absolute;left:0;text-align:left;z-index:-251641344;mso-position-horizontal-relative:page" from="202.6pt,-67.25pt" to="205.55pt,-67.25pt" strokeweight=".14042mm">
            <w10:wrap anchorx="page"/>
          </v:line>
        </w:pict>
      </w:r>
      <w:r>
        <w:rPr>
          <w:rPrChange w:id="2439" w:author="Patrick Tang" w:date="2021-06-25T17:28:00Z">
            <w:rPr/>
          </w:rPrChange>
        </w:rPr>
        <w:pict w14:anchorId="66571E5E">
          <v:line id="_x0000_s1073" style="position:absolute;left:0;text-align:left;z-index:-251640320;mso-position-horizontal-relative:page" from="202.6pt,-55.3pt" to="205.55pt,-55.3pt" strokeweight=".14042mm">
            <w10:wrap anchorx="page"/>
          </v:line>
        </w:pict>
      </w:r>
      <w:r>
        <w:rPr>
          <w:rPrChange w:id="2440" w:author="Patrick Tang" w:date="2021-06-25T17:28:00Z">
            <w:rPr/>
          </w:rPrChange>
        </w:rPr>
        <w:pict w14:anchorId="3734EE0A">
          <v:line id="_x0000_s1072" style="position:absolute;left:0;text-align:left;z-index:-251639296;mso-position-horizontal-relative:page" from="202.6pt,-43.3pt" to="205.55pt,-43.3pt" strokeweight=".14042mm">
            <w10:wrap anchorx="page"/>
          </v:line>
        </w:pict>
      </w:r>
      <w:r>
        <w:rPr>
          <w:rPrChange w:id="2441" w:author="Patrick Tang" w:date="2021-06-25T17:28:00Z">
            <w:rPr/>
          </w:rPrChange>
        </w:rPr>
        <w:pict w14:anchorId="049CD313">
          <v:line id="_x0000_s1071" style="position:absolute;left:0;text-align:left;z-index:-251638272;mso-position-horizontal-relative:page" from="202.6pt,-31.35pt" to="205.55pt,-31.35pt" strokeweight=".14042mm">
            <w10:wrap anchorx="page"/>
          </v:line>
        </w:pict>
      </w:r>
      <w:r>
        <w:rPr>
          <w:rPrChange w:id="2442" w:author="Patrick Tang" w:date="2021-06-25T17:28:00Z">
            <w:rPr/>
          </w:rPrChange>
        </w:rPr>
        <w:pict w14:anchorId="0F5A206D">
          <v:line id="_x0000_s1070" style="position:absolute;left:0;text-align:left;z-index:-251637248;mso-position-horizontal-relative:page" from="208.65pt,-19.4pt" to="211.65pt,-19.4pt" strokeweight=".14042mm">
            <w10:wrap anchorx="page"/>
          </v:line>
        </w:pict>
      </w:r>
      <w:r>
        <w:rPr>
          <w:rPrChange w:id="2443" w:author="Patrick Tang" w:date="2021-06-25T17:28:00Z">
            <w:rPr/>
          </w:rPrChange>
        </w:rPr>
        <w:pict w14:anchorId="0F9AA2A2">
          <v:line id="_x0000_s1069" style="position:absolute;left:0;text-align:left;z-index:-251636224;mso-position-horizontal-relative:page" from="194.95pt,23.6pt" to="198.2pt,23.6pt" strokeweight=".14042mm">
            <w10:wrap anchorx="page"/>
          </v:line>
        </w:pict>
      </w:r>
      <w:r>
        <w:rPr>
          <w:rPrChange w:id="2444" w:author="Patrick Tang" w:date="2021-06-25T17:28:00Z">
            <w:rPr/>
          </w:rPrChange>
        </w:rPr>
        <w:pict w14:anchorId="3A5DDAB2">
          <v:line id="_x0000_s1068" style="position:absolute;left:0;text-align:left;z-index:-251635200;mso-position-horizontal-relative:page" from="89.7pt,37.15pt" to="92.95pt,37.15pt" strokeweight=".14042mm">
            <w10:wrap anchorx="page"/>
          </v:line>
        </w:pict>
      </w:r>
      <w:r>
        <w:rPr>
          <w:rPrChange w:id="2445" w:author="Patrick Tang" w:date="2021-06-25T17:28:00Z">
            <w:rPr/>
          </w:rPrChange>
        </w:rPr>
        <w:pict w14:anchorId="3D9BC132">
          <v:line id="_x0000_s1067" style="position:absolute;left:0;text-align:left;z-index:-251634176;mso-position-horizontal-relative:page" from="342.65pt,37.15pt" to="345.95pt,37.15pt" strokeweight=".14042mm">
            <w10:wrap anchorx="page"/>
          </v:line>
        </w:pict>
      </w:r>
      <w:r>
        <w:rPr>
          <w:rPrChange w:id="2446" w:author="Patrick Tang" w:date="2021-06-25T17:28:00Z">
            <w:rPr/>
          </w:rPrChange>
        </w:rPr>
        <w:pict w14:anchorId="1B4F6F89">
          <v:line id="_x0000_s1066" style="position:absolute;left:0;text-align:left;z-index:-251633152;mso-position-horizontal-relative:page" from="431.7pt,50.7pt" to="434.95pt,50.7pt" strokeweight=".14042mm">
            <w10:wrap anchorx="page"/>
          </v:line>
        </w:pict>
      </w:r>
      <w:r>
        <w:rPr>
          <w:rPrChange w:id="2447" w:author="Patrick Tang" w:date="2021-06-25T17:28:00Z">
            <w:rPr/>
          </w:rPrChange>
        </w:rPr>
        <w:pict w14:anchorId="5176A27A">
          <v:line id="_x0000_s1065" style="position:absolute;left:0;text-align:left;z-index:-251632128;mso-position-horizontal-relative:page" from="221.3pt,64.25pt" to="224.6pt,64.25pt" strokeweight=".14042mm">
            <w10:wrap anchorx="page"/>
          </v:line>
        </w:pict>
      </w:r>
      <w:r>
        <w:rPr>
          <w:rPrChange w:id="2448" w:author="Patrick Tang" w:date="2021-06-25T17:28:00Z">
            <w:rPr/>
          </w:rPrChange>
        </w:rPr>
        <w:pict w14:anchorId="4F43F5A4">
          <v:line id="_x0000_s1064" style="position:absolute;left:0;text-align:left;z-index:-251631104;mso-position-horizontal-relative:page" from="510pt,64.25pt" to="513.25pt,64.25pt" strokeweight=".14042mm">
            <w10:wrap anchorx="page"/>
          </v:line>
        </w:pict>
      </w:r>
      <w:r>
        <w:rPr>
          <w:rPrChange w:id="2449" w:author="Patrick Tang" w:date="2021-06-25T17:28:00Z">
            <w:rPr/>
          </w:rPrChange>
        </w:rPr>
        <w:pict w14:anchorId="7D336DD0">
          <v:line id="_x0000_s1063" style="position:absolute;left:0;text-align:left;z-index:-251630080;mso-position-horizontal-relative:page" from="108.05pt,77.8pt" to="111.35pt,77.8pt" strokeweight=".14042mm">
            <w10:wrap anchorx="page"/>
          </v:line>
        </w:pict>
      </w:r>
      <w:r>
        <w:rPr>
          <w:rPrChange w:id="2450" w:author="Patrick Tang" w:date="2021-06-25T17:28:00Z">
            <w:rPr/>
          </w:rPrChange>
        </w:rPr>
        <w:pict w14:anchorId="3908D194">
          <v:line id="_x0000_s1062" style="position:absolute;left:0;text-align:left;z-index:-251629056;mso-position-horizontal-relative:page" from="498.1pt,77.8pt" to="501.35pt,77.8pt" strokeweight=".14042mm">
            <w10:wrap anchorx="page"/>
          </v:line>
        </w:pict>
      </w:r>
      <w:r w:rsidR="002B1B5E" w:rsidRPr="00BE3340">
        <w:t xml:space="preserve">Overall, all </w:t>
      </w:r>
      <w:ins w:id="2451" w:author="Patrick Tang" w:date="2021-07-01T11:14:00Z">
        <w:r w:rsidR="002E35F5">
          <w:t xml:space="preserve">ensemble methods </w:t>
        </w:r>
      </w:ins>
      <w:del w:id="2452" w:author="Patrick Tang" w:date="2021-07-01T11:14:00Z">
        <w:r w:rsidR="002B1B5E" w:rsidRPr="00BE3340" w:rsidDel="002E35F5">
          <w:delText xml:space="preserve">models </w:delText>
        </w:r>
      </w:del>
      <w:r w:rsidR="002B1B5E" w:rsidRPr="00BE3340">
        <w:t xml:space="preserve">can noticeably </w:t>
      </w:r>
      <w:r w:rsidR="002B1B5E" w:rsidRPr="007169F9">
        <w:rPr>
          <w:highlight w:val="yellow"/>
          <w:rPrChange w:id="2453" w:author="Patrick Tang" w:date="2021-07-01T10:28:00Z">
            <w:rPr/>
          </w:rPrChange>
        </w:rPr>
        <w:t xml:space="preserve">reduce </w:t>
      </w:r>
      <w:commentRangeStart w:id="2454"/>
      <w:r w:rsidR="002B1B5E" w:rsidRPr="007169F9">
        <w:rPr>
          <w:highlight w:val="yellow"/>
          <w:rPrChange w:id="2455" w:author="Patrick Tang" w:date="2021-07-01T10:28:00Z">
            <w:rPr/>
          </w:rPrChange>
        </w:rPr>
        <w:t>the error values</w:t>
      </w:r>
      <w:r w:rsidR="002B1B5E" w:rsidRPr="00BE3340">
        <w:t xml:space="preserve"> </w:t>
      </w:r>
      <w:commentRangeEnd w:id="2454"/>
      <w:r w:rsidR="007169F9">
        <w:rPr>
          <w:rStyle w:val="CommentReference"/>
        </w:rPr>
        <w:commentReference w:id="2454"/>
      </w:r>
      <w:r w:rsidR="002B1B5E" w:rsidRPr="00BE3340">
        <w:t>and increase the prediction accuracy com</w:t>
      </w:r>
      <w:del w:id="2456" w:author="Patrick Tang" w:date="2021-07-01T11:15:00Z">
        <w:r w:rsidR="002B1B5E" w:rsidRPr="00BE3340" w:rsidDel="002E35F5">
          <w:delText xml:space="preserve">- </w:delText>
        </w:r>
      </w:del>
      <w:r w:rsidR="002B1B5E" w:rsidRPr="00BE3340">
        <w:t xml:space="preserve">pared with LR, except </w:t>
      </w:r>
      <w:ins w:id="2457" w:author="Patrick Tang" w:date="2021-07-01T10:28:00Z">
        <w:r w:rsidR="007169F9">
          <w:t xml:space="preserve">for </w:t>
        </w:r>
      </w:ins>
      <w:r w:rsidR="002B1B5E" w:rsidRPr="00BE3340">
        <w:t xml:space="preserve">Bag LR. </w:t>
      </w:r>
      <w:del w:id="2458" w:author="Patrick Tang" w:date="2021-07-01T11:36:00Z">
        <w:r w:rsidR="002B1B5E" w:rsidRPr="00BE3340" w:rsidDel="00420CF1">
          <w:delText>For example, of the models based on</w:delText>
        </w:r>
      </w:del>
      <w:ins w:id="2459" w:author="Patrick Tang" w:date="2021-07-01T12:23:00Z">
        <w:r w:rsidR="00F212AD">
          <w:t>Among the models boosted by</w:t>
        </w:r>
      </w:ins>
      <w:r w:rsidR="002B1B5E" w:rsidRPr="00BE3340">
        <w:t xml:space="preserve"> </w:t>
      </w:r>
      <w:del w:id="2460" w:author="Patrick Tang" w:date="2021-07-01T11:36:00Z">
        <w:r w:rsidR="002B1B5E" w:rsidRPr="00BE3340" w:rsidDel="00420CF1">
          <w:delText xml:space="preserve">ensemble learning by </w:delText>
        </w:r>
      </w:del>
      <w:r w:rsidR="002B1B5E" w:rsidRPr="00BE3340">
        <w:t>AdaBoost,</w:t>
      </w:r>
      <w:del w:id="2461" w:author="Patrick Tang" w:date="2021-07-01T12:24:00Z">
        <w:r w:rsidR="002B1B5E" w:rsidRPr="00BE3340" w:rsidDel="00F212AD">
          <w:delText xml:space="preserve"> </w:delText>
        </w:r>
      </w:del>
      <w:ins w:id="2462" w:author="Patrick Tang" w:date="2021-07-01T12:19:00Z">
        <w:r w:rsidR="006E47AB">
          <w:t xml:space="preserve"> </w:t>
        </w:r>
      </w:ins>
      <w:del w:id="2463" w:author="Patrick Tang" w:date="2021-07-01T12:19:00Z">
        <w:r w:rsidR="002B1B5E" w:rsidRPr="00BE3340" w:rsidDel="006E47AB">
          <w:delText xml:space="preserve"> </w:delText>
        </w:r>
      </w:del>
      <w:r w:rsidR="002B1B5E" w:rsidRPr="00BE3340">
        <w:t>Ada</w:t>
      </w:r>
      <w:r w:rsidR="002B1B5E" w:rsidRPr="00A97774">
        <w:rPr>
          <w:spacing w:val="16"/>
        </w:rPr>
        <w:t xml:space="preserve"> </w:t>
      </w:r>
      <w:r w:rsidR="002B1B5E" w:rsidRPr="00453F0F">
        <w:t>SVR</w:t>
      </w:r>
      <w:r w:rsidR="002B1B5E" w:rsidRPr="00453F0F">
        <w:rPr>
          <w:spacing w:val="-12"/>
        </w:rPr>
        <w:t xml:space="preserve"> </w:t>
      </w:r>
      <w:r w:rsidR="002B1B5E" w:rsidRPr="00453F0F">
        <w:t>perform</w:t>
      </w:r>
      <w:ins w:id="2464" w:author="Patrick Tang" w:date="2021-07-01T12:19:00Z">
        <w:r w:rsidR="006E47AB">
          <w:t>ed</w:t>
        </w:r>
      </w:ins>
      <w:del w:id="2465" w:author="Patrick Tang" w:date="2021-07-01T12:19:00Z">
        <w:r w:rsidR="002B1B5E" w:rsidRPr="00453F0F" w:rsidDel="006E47AB">
          <w:delText>s</w:delText>
        </w:r>
      </w:del>
      <w:r w:rsidR="002B1B5E" w:rsidRPr="007F427F">
        <w:rPr>
          <w:spacing w:val="-11"/>
        </w:rPr>
        <w:t xml:space="preserve"> </w:t>
      </w:r>
      <w:r w:rsidR="002B1B5E" w:rsidRPr="007F427F">
        <w:t>the</w:t>
      </w:r>
      <w:r w:rsidR="002B1B5E" w:rsidRPr="002B568D">
        <w:rPr>
          <w:spacing w:val="-12"/>
        </w:rPr>
        <w:t xml:space="preserve"> </w:t>
      </w:r>
      <w:r w:rsidR="002B1B5E" w:rsidRPr="00FA1A45">
        <w:t>best</w:t>
      </w:r>
      <w:r w:rsidR="002B1B5E" w:rsidRPr="00AF7ECF">
        <w:rPr>
          <w:spacing w:val="-12"/>
        </w:rPr>
        <w:t xml:space="preserve"> </w:t>
      </w:r>
      <w:ins w:id="2466" w:author="Patrick Tang" w:date="2021-07-01T12:19:00Z">
        <w:r w:rsidR="00F212AD">
          <w:rPr>
            <w:spacing w:val="-12"/>
          </w:rPr>
          <w:t xml:space="preserve">with </w:t>
        </w:r>
      </w:ins>
      <w:del w:id="2467" w:author="Patrick Tang" w:date="2021-07-01T12:19:00Z">
        <w:r w:rsidR="002B1B5E" w:rsidRPr="00AF7ECF" w:rsidDel="00F212AD">
          <w:delText>on</w:delText>
        </w:r>
        <w:r w:rsidR="002B1B5E" w:rsidRPr="00FA39D9" w:rsidDel="00F212AD">
          <w:rPr>
            <w:spacing w:val="-12"/>
          </w:rPr>
          <w:delText xml:space="preserve"> </w:delText>
        </w:r>
      </w:del>
      <w:ins w:id="2468" w:author="Patrick Tang" w:date="2021-07-01T12:19:00Z">
        <w:r w:rsidR="00F212AD">
          <w:t>the</w:t>
        </w:r>
        <w:r w:rsidR="00F212AD" w:rsidRPr="00FA39D9">
          <w:rPr>
            <w:spacing w:val="-12"/>
          </w:rPr>
          <w:t xml:space="preserve"> </w:t>
        </w:r>
      </w:ins>
      <w:ins w:id="2469" w:author="Patrick Tang" w:date="2021-07-01T12:21:00Z">
        <w:r w:rsidR="00F212AD">
          <w:rPr>
            <w:spacing w:val="-12"/>
          </w:rPr>
          <w:t xml:space="preserve">lowest </w:t>
        </w:r>
      </w:ins>
      <w:r w:rsidR="002B1B5E" w:rsidRPr="00BE3340">
        <w:t>MAE</w:t>
      </w:r>
      <w:ins w:id="2470" w:author="Patrick Tang" w:date="2021-07-01T12:19:00Z">
        <w:r w:rsidR="00F212AD">
          <w:t xml:space="preserve"> value</w:t>
        </w:r>
      </w:ins>
      <w:del w:id="2471" w:author="Patrick Tang" w:date="2021-07-01T12:19:00Z">
        <w:r w:rsidR="002B1B5E" w:rsidRPr="00BE3340" w:rsidDel="00F212AD">
          <w:delText>,</w:delText>
        </w:r>
      </w:del>
      <w:ins w:id="2472" w:author="Patrick Tang" w:date="2021-07-01T12:24:00Z">
        <w:r w:rsidR="00F212AD">
          <w:rPr>
            <w:spacing w:val="-12"/>
          </w:rPr>
          <w:t xml:space="preserve">, </w:t>
        </w:r>
      </w:ins>
      <w:del w:id="2473" w:author="Patrick Tang" w:date="2021-07-01T12:24:00Z">
        <w:r w:rsidR="002B1B5E" w:rsidRPr="00BE3340" w:rsidDel="00F212AD">
          <w:rPr>
            <w:spacing w:val="-12"/>
          </w:rPr>
          <w:delText xml:space="preserve"> </w:delText>
        </w:r>
        <w:r w:rsidR="002B1B5E" w:rsidRPr="00BE3340" w:rsidDel="00F212AD">
          <w:delText>reduc</w:delText>
        </w:r>
      </w:del>
      <w:del w:id="2474" w:author="Patrick Tang" w:date="2021-07-01T12:19:00Z">
        <w:r w:rsidR="002B1B5E" w:rsidRPr="00BE3340" w:rsidDel="00F212AD">
          <w:delText>ing</w:delText>
        </w:r>
      </w:del>
      <w:del w:id="2475" w:author="Patrick Tang" w:date="2021-07-01T12:24:00Z">
        <w:r w:rsidR="002B1B5E" w:rsidRPr="00BE3340" w:rsidDel="00F212AD">
          <w:rPr>
            <w:spacing w:val="-11"/>
          </w:rPr>
          <w:delText xml:space="preserve"> </w:delText>
        </w:r>
        <w:r w:rsidR="002B1B5E" w:rsidRPr="00BE3340" w:rsidDel="00F212AD">
          <w:delText>by</w:delText>
        </w:r>
        <w:r w:rsidR="002B1B5E" w:rsidRPr="00BE3340" w:rsidDel="00F212AD">
          <w:rPr>
            <w:spacing w:val="-12"/>
          </w:rPr>
          <w:delText xml:space="preserve"> </w:delText>
        </w:r>
        <w:r w:rsidR="002B1B5E" w:rsidRPr="00BE3340" w:rsidDel="00F212AD">
          <w:delText>17.3%</w:delText>
        </w:r>
      </w:del>
      <w:ins w:id="2476" w:author="Patrick Tang" w:date="2021-07-01T12:20:00Z">
        <w:r w:rsidR="00F212AD">
          <w:t>whereas</w:t>
        </w:r>
      </w:ins>
      <w:del w:id="2477" w:author="Patrick Tang" w:date="2021-07-01T12:20:00Z">
        <w:r w:rsidR="002B1B5E" w:rsidRPr="00BE3340" w:rsidDel="00F212AD">
          <w:delText>,</w:delText>
        </w:r>
      </w:del>
      <w:r w:rsidR="002B1B5E" w:rsidRPr="00BE3340">
        <w:rPr>
          <w:spacing w:val="-10"/>
        </w:rPr>
        <w:t xml:space="preserve"> </w:t>
      </w:r>
      <w:r w:rsidR="002B1B5E" w:rsidRPr="00BE3340">
        <w:t>Ada</w:t>
      </w:r>
      <w:r w:rsidR="002B1B5E" w:rsidRPr="00BE3340">
        <w:rPr>
          <w:spacing w:val="17"/>
        </w:rPr>
        <w:t xml:space="preserve"> </w:t>
      </w:r>
      <w:r w:rsidR="002B1B5E" w:rsidRPr="00BE3340">
        <w:t>BPNN</w:t>
      </w:r>
      <w:r w:rsidR="002B1B5E" w:rsidRPr="00BE3340">
        <w:rPr>
          <w:spacing w:val="-12"/>
        </w:rPr>
        <w:t xml:space="preserve"> </w:t>
      </w:r>
      <w:r w:rsidR="002B1B5E" w:rsidRPr="00BE3340">
        <w:t>perform</w:t>
      </w:r>
      <w:ins w:id="2478" w:author="Patrick Tang" w:date="2021-07-01T12:20:00Z">
        <w:r w:rsidR="00F212AD">
          <w:t>ed</w:t>
        </w:r>
      </w:ins>
      <w:del w:id="2479" w:author="Patrick Tang" w:date="2021-07-01T12:20:00Z">
        <w:r w:rsidR="002B1B5E" w:rsidRPr="00BE3340" w:rsidDel="00F212AD">
          <w:delText>s</w:delText>
        </w:r>
      </w:del>
      <w:r w:rsidR="002B1B5E" w:rsidRPr="00BE3340">
        <w:rPr>
          <w:spacing w:val="-12"/>
        </w:rPr>
        <w:t xml:space="preserve"> </w:t>
      </w:r>
      <w:r w:rsidR="002B1B5E" w:rsidRPr="00BE3340">
        <w:t>the</w:t>
      </w:r>
      <w:r w:rsidR="002B1B5E" w:rsidRPr="00BE3340">
        <w:rPr>
          <w:spacing w:val="-12"/>
        </w:rPr>
        <w:t xml:space="preserve"> </w:t>
      </w:r>
      <w:r w:rsidR="002B1B5E" w:rsidRPr="00BE3340">
        <w:t>best</w:t>
      </w:r>
      <w:r w:rsidR="002B1B5E" w:rsidRPr="00BE3340">
        <w:rPr>
          <w:spacing w:val="-12"/>
        </w:rPr>
        <w:t xml:space="preserve"> </w:t>
      </w:r>
      <w:r w:rsidR="002B1B5E" w:rsidRPr="00BE3340">
        <w:t>on</w:t>
      </w:r>
      <w:r w:rsidR="002B1B5E" w:rsidRPr="00BE3340">
        <w:rPr>
          <w:spacing w:val="-12"/>
        </w:rPr>
        <w:t xml:space="preserve"> </w:t>
      </w:r>
      <w:r w:rsidR="002B1B5E" w:rsidRPr="00BE3340">
        <w:t>RMSE</w:t>
      </w:r>
      <w:ins w:id="2480" w:author="Patrick Tang" w:date="2021-07-01T12:20:00Z">
        <w:r w:rsidR="00F212AD">
          <w:t xml:space="preserve"> value</w:t>
        </w:r>
      </w:ins>
      <w:ins w:id="2481" w:author="Patrick Tang" w:date="2021-07-01T12:26:00Z">
        <w:r w:rsidR="00F212AD">
          <w:t xml:space="preserve"> </w:t>
        </w:r>
      </w:ins>
      <w:ins w:id="2482" w:author="Patrick Tang" w:date="2021-07-01T12:32:00Z">
        <w:r w:rsidR="00862D21">
          <w:t>s</w:t>
        </w:r>
      </w:ins>
      <w:ins w:id="2483" w:author="Patrick Tang" w:date="2021-07-01T12:33:00Z">
        <w:r w:rsidR="00862D21">
          <w:t>how</w:t>
        </w:r>
      </w:ins>
      <w:ins w:id="2484" w:author="Patrick Tang" w:date="2021-07-01T12:26:00Z">
        <w:r w:rsidR="00F212AD">
          <w:t xml:space="preserve">ing </w:t>
        </w:r>
      </w:ins>
      <w:ins w:id="2485" w:author="Patrick Tang" w:date="2021-07-01T12:24:00Z">
        <w:r w:rsidR="00F212AD">
          <w:t xml:space="preserve">the highest </w:t>
        </w:r>
      </w:ins>
      <w:del w:id="2486" w:author="Patrick Tang" w:date="2021-07-01T12:20:00Z">
        <w:r w:rsidR="002B1B5E" w:rsidRPr="00BE3340" w:rsidDel="00F212AD">
          <w:delText>,</w:delText>
        </w:r>
        <w:r w:rsidR="002B1B5E" w:rsidRPr="00BE3340" w:rsidDel="00F212AD">
          <w:rPr>
            <w:spacing w:val="-11"/>
          </w:rPr>
          <w:delText xml:space="preserve"> </w:delText>
        </w:r>
        <w:r w:rsidR="002B1B5E" w:rsidRPr="00BE3340" w:rsidDel="00F212AD">
          <w:delText xml:space="preserve">reducing by </w:delText>
        </w:r>
      </w:del>
      <w:del w:id="2487" w:author="Patrick Tang" w:date="2021-07-01T12:24:00Z">
        <w:r w:rsidR="002B1B5E" w:rsidRPr="00BE3340" w:rsidDel="00F212AD">
          <w:delText>16.2% and o</w:delText>
        </w:r>
      </w:del>
      <w:del w:id="2488" w:author="Patrick Tang" w:date="2021-07-01T12:25:00Z">
        <w:r w:rsidR="002B1B5E" w:rsidRPr="00BE3340" w:rsidDel="00F212AD">
          <w:delText xml:space="preserve">n </w:delText>
        </w:r>
      </w:del>
      <w:r w:rsidR="002B1B5E" w:rsidRPr="00BE3340">
        <w:rPr>
          <w:i/>
          <w:spacing w:val="3"/>
        </w:rPr>
        <w:t>R</w:t>
      </w:r>
      <w:r w:rsidR="002B1B5E" w:rsidRPr="00BE3340">
        <w:rPr>
          <w:spacing w:val="3"/>
          <w:vertAlign w:val="superscript"/>
        </w:rPr>
        <w:t>2</w:t>
      </w:r>
      <w:ins w:id="2489" w:author="Patrick Tang" w:date="2021-07-01T12:25:00Z">
        <w:r w:rsidR="00F212AD">
          <w:rPr>
            <w:spacing w:val="3"/>
          </w:rPr>
          <w:t xml:space="preserve"> value.</w:t>
        </w:r>
      </w:ins>
      <w:del w:id="2490" w:author="Patrick Tang" w:date="2021-07-01T12:25:00Z">
        <w:r w:rsidR="002B1B5E" w:rsidRPr="00BE3340" w:rsidDel="00F212AD">
          <w:rPr>
            <w:spacing w:val="3"/>
          </w:rPr>
          <w:delText>,</w:delText>
        </w:r>
      </w:del>
      <w:r w:rsidR="002B1B5E" w:rsidRPr="00BE3340">
        <w:rPr>
          <w:spacing w:val="3"/>
        </w:rPr>
        <w:t xml:space="preserve"> </w:t>
      </w:r>
      <w:del w:id="2491" w:author="Patrick Tang" w:date="2021-07-01T12:27:00Z">
        <w:r w:rsidR="002B1B5E" w:rsidRPr="00BE3340" w:rsidDel="00F212AD">
          <w:delText>increasing by 4.7%. For</w:delText>
        </w:r>
      </w:del>
      <w:ins w:id="2492" w:author="Patrick Tang" w:date="2021-07-01T12:27:00Z">
        <w:r w:rsidR="00F212AD">
          <w:t>In case of</w:t>
        </w:r>
      </w:ins>
      <w:r w:rsidR="002B1B5E" w:rsidRPr="00BE3340">
        <w:t xml:space="preserve"> </w:t>
      </w:r>
      <w:del w:id="2493" w:author="Patrick Tang" w:date="2021-07-01T12:27:00Z">
        <w:r w:rsidR="002B1B5E" w:rsidRPr="00BE3340" w:rsidDel="00F212AD">
          <w:delText xml:space="preserve">the </w:delText>
        </w:r>
      </w:del>
      <w:r w:rsidR="002B1B5E" w:rsidRPr="00BE3340">
        <w:t>bagging</w:t>
      </w:r>
      <w:del w:id="2494" w:author="Patrick Tang" w:date="2021-07-01T12:28:00Z">
        <w:r w:rsidR="002B1B5E" w:rsidRPr="00BE3340" w:rsidDel="00F212AD">
          <w:delText xml:space="preserve"> </w:delText>
        </w:r>
      </w:del>
      <w:del w:id="2495" w:author="Patrick Tang" w:date="2021-07-01T12:27:00Z">
        <w:r w:rsidR="002B1B5E" w:rsidRPr="00BE3340" w:rsidDel="00F212AD">
          <w:delText xml:space="preserve">ensemble </w:delText>
        </w:r>
      </w:del>
      <w:del w:id="2496" w:author="Patrick Tang" w:date="2021-07-01T12:28:00Z">
        <w:r w:rsidR="002B1B5E" w:rsidRPr="00BE3340" w:rsidDel="00F212AD">
          <w:delText>method</w:delText>
        </w:r>
      </w:del>
      <w:del w:id="2497" w:author="Patrick Tang" w:date="2021-07-01T12:27:00Z">
        <w:r w:rsidR="002B1B5E" w:rsidRPr="00BE3340" w:rsidDel="00F212AD">
          <w:delText>s</w:delText>
        </w:r>
      </w:del>
      <w:r w:rsidR="002B1B5E" w:rsidRPr="00BE3340">
        <w:t xml:space="preserve">, </w:t>
      </w:r>
      <w:ins w:id="2498" w:author="Patrick Tang" w:date="2021-07-01T12:30:00Z">
        <w:r w:rsidR="00862D21">
          <w:t xml:space="preserve">both </w:t>
        </w:r>
      </w:ins>
      <w:r w:rsidR="002B1B5E" w:rsidRPr="00BE3340">
        <w:t xml:space="preserve">Bag </w:t>
      </w:r>
      <w:r w:rsidR="002B1B5E" w:rsidRPr="00BE3340">
        <w:rPr>
          <w:spacing w:val="-7"/>
        </w:rPr>
        <w:t xml:space="preserve">CRAT </w:t>
      </w:r>
      <w:ins w:id="2499" w:author="Patrick Tang" w:date="2021-07-01T12:30:00Z">
        <w:r w:rsidR="00862D21">
          <w:rPr>
            <w:spacing w:val="-7"/>
          </w:rPr>
          <w:t xml:space="preserve">and </w:t>
        </w:r>
      </w:ins>
      <w:del w:id="2500" w:author="Patrick Tang" w:date="2021-07-01T12:30:00Z">
        <w:r w:rsidR="002B1B5E" w:rsidRPr="00BE3340" w:rsidDel="00862D21">
          <w:delText>perform</w:delText>
        </w:r>
      </w:del>
      <w:del w:id="2501" w:author="Patrick Tang" w:date="2021-07-01T12:27:00Z">
        <w:r w:rsidR="002B1B5E" w:rsidRPr="00BE3340" w:rsidDel="00F212AD">
          <w:delText>s</w:delText>
        </w:r>
      </w:del>
      <w:del w:id="2502" w:author="Patrick Tang" w:date="2021-07-01T12:30:00Z">
        <w:r w:rsidR="002B1B5E" w:rsidRPr="00BE3340" w:rsidDel="00862D21">
          <w:delText xml:space="preserve"> </w:delText>
        </w:r>
      </w:del>
      <w:del w:id="2503" w:author="Patrick Tang" w:date="2021-07-01T12:29:00Z">
        <w:r w:rsidR="002B1B5E" w:rsidRPr="00BE3340" w:rsidDel="00F212AD">
          <w:delText>the</w:delText>
        </w:r>
        <w:r w:rsidR="002B1B5E" w:rsidRPr="00BE3340" w:rsidDel="00F212AD">
          <w:rPr>
            <w:spacing w:val="-13"/>
          </w:rPr>
          <w:delText xml:space="preserve"> </w:delText>
        </w:r>
        <w:r w:rsidR="002B1B5E" w:rsidRPr="00BE3340" w:rsidDel="00F212AD">
          <w:delText>best on</w:delText>
        </w:r>
      </w:del>
      <w:del w:id="2504" w:author="Patrick Tang" w:date="2021-07-01T12:30:00Z">
        <w:r w:rsidR="002B1B5E" w:rsidRPr="00BE3340" w:rsidDel="00862D21">
          <w:delText xml:space="preserve"> MAE</w:delText>
        </w:r>
      </w:del>
      <w:del w:id="2505" w:author="Patrick Tang" w:date="2021-07-01T12:29:00Z">
        <w:r w:rsidR="002B1B5E" w:rsidRPr="00BE3340" w:rsidDel="00862D21">
          <w:delText>, reducing by 18.3%</w:delText>
        </w:r>
      </w:del>
      <w:del w:id="2506" w:author="Patrick Tang" w:date="2021-07-01T12:30:00Z">
        <w:r w:rsidR="002B1B5E" w:rsidRPr="00BE3340" w:rsidDel="00862D21">
          <w:delText xml:space="preserve">, </w:delText>
        </w:r>
      </w:del>
      <w:r w:rsidR="002B1B5E" w:rsidRPr="00BE3340">
        <w:t>Bag BPNN perform</w:t>
      </w:r>
      <w:ins w:id="2507" w:author="Patrick Tang" w:date="2021-07-01T12:30:00Z">
        <w:r w:rsidR="00862D21">
          <w:t xml:space="preserve">ed better </w:t>
        </w:r>
      </w:ins>
      <w:ins w:id="2508" w:author="Patrick Tang" w:date="2021-07-01T12:31:00Z">
        <w:r w:rsidR="00862D21">
          <w:t>in terms</w:t>
        </w:r>
      </w:ins>
      <w:ins w:id="2509" w:author="Patrick Tang" w:date="2021-07-01T12:33:00Z">
        <w:r w:rsidR="00862D21">
          <w:t xml:space="preserve"> MAE, RMSE and </w:t>
        </w:r>
        <w:r w:rsidR="00862D21" w:rsidRPr="00FF7B01">
          <w:rPr>
            <w:i/>
            <w:spacing w:val="3"/>
          </w:rPr>
          <w:t>R</w:t>
        </w:r>
        <w:r w:rsidR="00862D21" w:rsidRPr="00FF7B01">
          <w:rPr>
            <w:spacing w:val="3"/>
            <w:vertAlign w:val="superscript"/>
          </w:rPr>
          <w:t>2</w:t>
        </w:r>
        <w:r w:rsidR="00862D21">
          <w:rPr>
            <w:spacing w:val="3"/>
          </w:rPr>
          <w:t xml:space="preserve"> </w:t>
        </w:r>
      </w:ins>
      <w:ins w:id="2510" w:author="Patrick Tang" w:date="2021-07-01T12:30:00Z">
        <w:r w:rsidR="00862D21">
          <w:t xml:space="preserve">than those </w:t>
        </w:r>
      </w:ins>
      <w:del w:id="2511" w:author="Patrick Tang" w:date="2021-07-01T12:30:00Z">
        <w:r w:rsidR="002B1B5E" w:rsidRPr="00BE3340" w:rsidDel="00862D21">
          <w:delText>s</w:delText>
        </w:r>
      </w:del>
      <w:ins w:id="2512" w:author="Patrick Tang" w:date="2021-07-01T12:31:00Z">
        <w:r w:rsidR="00862D21">
          <w:t>of the</w:t>
        </w:r>
      </w:ins>
      <w:ins w:id="2513" w:author="Patrick Tang" w:date="2021-07-01T12:33:00Z">
        <w:r w:rsidR="00862D21">
          <w:t xml:space="preserve"> corresponding</w:t>
        </w:r>
      </w:ins>
      <w:ins w:id="2514" w:author="Patrick Tang" w:date="2021-07-01T12:31:00Z">
        <w:r w:rsidR="00862D21">
          <w:t xml:space="preserve"> models</w:t>
        </w:r>
      </w:ins>
      <w:ins w:id="2515" w:author="Patrick Tang" w:date="2021-07-01T12:33:00Z">
        <w:r w:rsidR="00862D21">
          <w:t xml:space="preserve"> boosted by AdaBoost.</w:t>
        </w:r>
      </w:ins>
      <w:ins w:id="2516" w:author="Patrick Tang" w:date="2021-07-01T12:31:00Z">
        <w:r w:rsidR="00862D21">
          <w:t xml:space="preserve"> </w:t>
        </w:r>
      </w:ins>
      <w:del w:id="2517" w:author="Patrick Tang" w:date="2021-07-01T12:31:00Z">
        <w:r w:rsidR="002B1B5E" w:rsidRPr="00BE3340" w:rsidDel="00862D21">
          <w:delText xml:space="preserve"> the best on</w:delText>
        </w:r>
      </w:del>
      <w:del w:id="2518" w:author="Patrick Tang" w:date="2021-07-01T12:34:00Z">
        <w:r w:rsidR="002B1B5E" w:rsidRPr="00BE3340" w:rsidDel="00862D21">
          <w:delText xml:space="preserve"> RMSE, reducing by 17.4%, and Bag </w:delText>
        </w:r>
        <w:r w:rsidR="002B1B5E" w:rsidRPr="00BE3340" w:rsidDel="00862D21">
          <w:rPr>
            <w:spacing w:val="-10"/>
          </w:rPr>
          <w:delText xml:space="preserve">CRAT </w:delText>
        </w:r>
        <w:r w:rsidR="002B1B5E" w:rsidRPr="00BE3340" w:rsidDel="00862D21">
          <w:delText xml:space="preserve">and Bag BPNN </w:delText>
        </w:r>
        <w:r w:rsidR="002B1B5E" w:rsidRPr="00BE3340" w:rsidDel="00862D21">
          <w:rPr>
            <w:spacing w:val="-3"/>
          </w:rPr>
          <w:delText xml:space="preserve">have </w:delText>
        </w:r>
        <w:r w:rsidR="002B1B5E" w:rsidRPr="00BE3340" w:rsidDel="00862D21">
          <w:delText xml:space="preserve">the same performance on </w:delText>
        </w:r>
        <w:r w:rsidR="002B1B5E" w:rsidRPr="00BE3340" w:rsidDel="00862D21">
          <w:rPr>
            <w:i/>
            <w:spacing w:val="3"/>
          </w:rPr>
          <w:delText>R</w:delText>
        </w:r>
        <w:r w:rsidR="002B1B5E" w:rsidRPr="00BE3340" w:rsidDel="00862D21">
          <w:rPr>
            <w:spacing w:val="3"/>
            <w:vertAlign w:val="superscript"/>
          </w:rPr>
          <w:delText>2</w:delText>
        </w:r>
        <w:r w:rsidR="002B1B5E" w:rsidRPr="00BE3340" w:rsidDel="00862D21">
          <w:rPr>
            <w:spacing w:val="3"/>
          </w:rPr>
          <w:delText xml:space="preserve">, </w:delText>
        </w:r>
        <w:r w:rsidR="002B1B5E" w:rsidRPr="00BE3340" w:rsidDel="00862D21">
          <w:delText xml:space="preserve">increasing by 4.8%. </w:delText>
        </w:r>
      </w:del>
      <w:r w:rsidR="002B1B5E" w:rsidRPr="00BE3340">
        <w:rPr>
          <w:spacing w:val="-4"/>
        </w:rPr>
        <w:t xml:space="preserve">However, </w:t>
      </w:r>
      <w:del w:id="2519" w:author="Patrick Tang" w:date="2021-07-01T12:35:00Z">
        <w:r w:rsidR="002B1B5E" w:rsidRPr="00BE3340" w:rsidDel="00862D21">
          <w:delText xml:space="preserve">note that </w:delText>
        </w:r>
      </w:del>
      <w:r w:rsidR="002B1B5E" w:rsidRPr="00BE3340">
        <w:t xml:space="preserve">Bag LR </w:t>
      </w:r>
      <w:del w:id="2520" w:author="Patrick Tang" w:date="2021-07-01T12:35:00Z">
        <w:r w:rsidR="002B1B5E" w:rsidRPr="00BE3340" w:rsidDel="00862D21">
          <w:delText>has a</w:delText>
        </w:r>
      </w:del>
      <w:ins w:id="2521" w:author="Patrick Tang" w:date="2021-07-01T12:35:00Z">
        <w:r w:rsidR="00862D21">
          <w:t>showed</w:t>
        </w:r>
      </w:ins>
      <w:r w:rsidR="002B1B5E" w:rsidRPr="00BE3340">
        <w:t xml:space="preserve"> </w:t>
      </w:r>
      <w:ins w:id="2522" w:author="Patrick Tang" w:date="2021-07-01T12:38:00Z">
        <w:r w:rsidR="00862D21">
          <w:t xml:space="preserve">a </w:t>
        </w:r>
      </w:ins>
      <w:ins w:id="2523" w:author="Patrick Tang" w:date="2021-07-01T12:36:00Z">
        <w:r w:rsidR="00862D21">
          <w:t xml:space="preserve">poor </w:t>
        </w:r>
      </w:ins>
      <w:del w:id="2524" w:author="Patrick Tang" w:date="2021-07-01T12:35:00Z">
        <w:r w:rsidR="002B1B5E" w:rsidRPr="00BE3340" w:rsidDel="00862D21">
          <w:delText xml:space="preserve">worse </w:delText>
        </w:r>
      </w:del>
      <w:r w:rsidR="002B1B5E" w:rsidRPr="00BE3340">
        <w:t xml:space="preserve">performance </w:t>
      </w:r>
      <w:ins w:id="2525" w:author="Patrick Tang" w:date="2021-07-01T12:37:00Z">
        <w:r w:rsidR="00862D21">
          <w:t xml:space="preserve">compared to </w:t>
        </w:r>
      </w:ins>
      <w:del w:id="2526" w:author="Patrick Tang" w:date="2021-07-01T12:37:00Z">
        <w:r w:rsidR="002B1B5E" w:rsidRPr="00BE3340" w:rsidDel="00862D21">
          <w:delText xml:space="preserve">than </w:delText>
        </w:r>
      </w:del>
      <w:r w:rsidR="002B1B5E" w:rsidRPr="00BE3340">
        <w:t xml:space="preserve">LR </w:t>
      </w:r>
      <w:del w:id="2527" w:author="Patrick Tang" w:date="2021-07-01T12:38:00Z">
        <w:r w:rsidR="002B1B5E" w:rsidRPr="00BE3340" w:rsidDel="00862D21">
          <w:delText>in terms of</w:delText>
        </w:r>
      </w:del>
      <w:ins w:id="2528" w:author="Patrick Tang" w:date="2021-07-01T12:38:00Z">
        <w:r w:rsidR="00862D21">
          <w:t>on the</w:t>
        </w:r>
      </w:ins>
      <w:r w:rsidR="002B1B5E" w:rsidRPr="00BE3340">
        <w:t xml:space="preserve"> MAE and RMSE</w:t>
      </w:r>
      <w:ins w:id="2529" w:author="Patrick Tang" w:date="2021-07-01T12:38:00Z">
        <w:r w:rsidR="00862D21">
          <w:t xml:space="preserve"> values</w:t>
        </w:r>
      </w:ins>
      <w:r w:rsidR="002B1B5E" w:rsidRPr="00BE3340">
        <w:t xml:space="preserve">. </w:t>
      </w:r>
      <w:commentRangeStart w:id="2530"/>
      <w:r w:rsidR="002B1B5E" w:rsidRPr="00BE3340">
        <w:t>This may result from several training examples repeatedly appearing in different replicated datasets to train multiple base</w:t>
      </w:r>
      <w:r w:rsidR="002B1B5E" w:rsidRPr="00BE3340">
        <w:rPr>
          <w:spacing w:val="-24"/>
        </w:rPr>
        <w:t xml:space="preserve"> </w:t>
      </w:r>
      <w:r w:rsidR="002B1B5E" w:rsidRPr="00BE3340">
        <w:t>regressors.</w:t>
      </w:r>
      <w:commentRangeEnd w:id="2530"/>
      <w:r w:rsidR="00862D21">
        <w:rPr>
          <w:rStyle w:val="CommentReference"/>
        </w:rPr>
        <w:commentReference w:id="2530"/>
      </w:r>
    </w:p>
    <w:p w14:paraId="152D8A7A" w14:textId="0CB796F4" w:rsidR="00B40315" w:rsidRPr="00BE3340" w:rsidRDefault="008E6C9D">
      <w:pPr>
        <w:pStyle w:val="BodyText"/>
        <w:spacing w:before="3" w:line="256" w:lineRule="auto"/>
        <w:ind w:left="117" w:right="595" w:firstLine="338"/>
        <w:jc w:val="both"/>
      </w:pPr>
      <w:r>
        <w:pict w14:anchorId="225CEEEA">
          <v:line id="_x0000_s1061" style="position:absolute;left:0;text-align:left;z-index:-251628032;mso-position-horizontal-relative:page" from="196.35pt,64.4pt" to="199.65pt,64.4pt" strokeweight=".14042mm">
            <w10:wrap anchorx="page"/>
          </v:line>
        </w:pict>
      </w:r>
      <w:r>
        <w:rPr>
          <w:rPrChange w:id="2531" w:author="Patrick Tang" w:date="2021-06-25T17:28:00Z">
            <w:rPr/>
          </w:rPrChange>
        </w:rPr>
        <w:pict w14:anchorId="624639CF">
          <v:line id="_x0000_s1060" style="position:absolute;left:0;text-align:left;z-index:-251627008;mso-position-horizontal-relative:page" from="399.6pt,91.5pt" to="402.85pt,91.5pt" strokeweight=".14042mm">
            <w10:wrap anchorx="page"/>
          </v:line>
        </w:pict>
      </w:r>
      <w:r>
        <w:rPr>
          <w:rPrChange w:id="2532" w:author="Patrick Tang" w:date="2021-06-25T17:28:00Z">
            <w:rPr/>
          </w:rPrChange>
        </w:rPr>
        <w:pict w14:anchorId="3B2499E2">
          <v:line id="_x0000_s1059" style="position:absolute;left:0;text-align:left;z-index:-251625984;mso-position-horizontal-relative:page" from="222.4pt,105.05pt" to="225.65pt,105.05pt" strokeweight=".14042mm">
            <w10:wrap anchorx="page"/>
          </v:line>
        </w:pict>
      </w:r>
      <w:r>
        <w:rPr>
          <w:rPrChange w:id="2533" w:author="Patrick Tang" w:date="2021-06-25T17:28:00Z">
            <w:rPr/>
          </w:rPrChange>
        </w:rPr>
        <w:pict w14:anchorId="06304B39">
          <v:line id="_x0000_s1058" style="position:absolute;left:0;text-align:left;z-index:-251624960;mso-position-horizontal-relative:page" from="279.05pt,105.05pt" to="282.35pt,105.05pt" strokeweight=".14042mm">
            <w10:wrap anchorx="page"/>
          </v:line>
        </w:pict>
      </w:r>
      <w:ins w:id="2534" w:author="Patrick Tang" w:date="2021-07-01T12:41:00Z">
        <w:r w:rsidR="00AB66D1">
          <w:rPr>
            <w:spacing w:val="-4"/>
          </w:rPr>
          <w:t xml:space="preserve">For a better comparison among the ensemble methods used, </w:t>
        </w:r>
      </w:ins>
      <w:del w:id="2535" w:author="Patrick Tang" w:date="2021-07-01T12:46:00Z">
        <w:r w:rsidR="002B1B5E" w:rsidRPr="00BE3340" w:rsidDel="00AB66D1">
          <w:rPr>
            <w:spacing w:val="-4"/>
          </w:rPr>
          <w:delText xml:space="preserve">Table </w:delText>
        </w:r>
        <w:r w:rsidR="002B1B5E" w:rsidRPr="00A97774" w:rsidDel="00AB66D1">
          <w:delText xml:space="preserve">6 </w:delText>
        </w:r>
      </w:del>
      <w:del w:id="2536" w:author="Patrick Tang" w:date="2021-07-01T12:40:00Z">
        <w:r w:rsidR="002B1B5E" w:rsidRPr="00A97774" w:rsidDel="00AB66D1">
          <w:delText xml:space="preserve">further </w:delText>
        </w:r>
      </w:del>
      <w:del w:id="2537" w:author="Patrick Tang" w:date="2021-07-01T12:46:00Z">
        <w:r w:rsidR="002B1B5E" w:rsidRPr="00A97774" w:rsidDel="00AB66D1">
          <w:delText xml:space="preserve">shows the </w:delText>
        </w:r>
      </w:del>
      <w:del w:id="2538" w:author="Patrick Tang" w:date="2021-07-01T12:43:00Z">
        <w:r w:rsidR="002B1B5E" w:rsidRPr="00A97774" w:rsidDel="00AB66D1">
          <w:delText xml:space="preserve">deviation </w:delText>
        </w:r>
      </w:del>
      <w:ins w:id="2539" w:author="Patrick Tang" w:date="2021-07-01T12:46:00Z">
        <w:r w:rsidR="00AB66D1">
          <w:rPr>
            <w:spacing w:val="-4"/>
          </w:rPr>
          <w:t xml:space="preserve">the </w:t>
        </w:r>
      </w:ins>
      <w:ins w:id="2540" w:author="Patrick Tang" w:date="2021-07-01T12:47:00Z">
        <w:r w:rsidR="00AB66D1">
          <w:rPr>
            <w:spacing w:val="-4"/>
          </w:rPr>
          <w:t>performance</w:t>
        </w:r>
      </w:ins>
      <w:ins w:id="2541" w:author="Patrick Tang" w:date="2021-07-01T12:46:00Z">
        <w:r w:rsidR="00AB66D1">
          <w:rPr>
            <w:spacing w:val="-4"/>
          </w:rPr>
          <w:t xml:space="preserve"> </w:t>
        </w:r>
      </w:ins>
      <w:ins w:id="2542" w:author="Patrick Tang" w:date="2021-07-01T12:47:00Z">
        <w:r w:rsidR="00AB66D1">
          <w:rPr>
            <w:spacing w:val="-4"/>
          </w:rPr>
          <w:t xml:space="preserve">results </w:t>
        </w:r>
      </w:ins>
      <w:ins w:id="2543" w:author="Patrick Tang" w:date="2021-07-01T12:46:00Z">
        <w:r w:rsidR="00AB66D1">
          <w:rPr>
            <w:spacing w:val="-4"/>
          </w:rPr>
          <w:t xml:space="preserve">between </w:t>
        </w:r>
      </w:ins>
      <w:ins w:id="2544" w:author="Patrick Tang" w:date="2021-07-01T12:44:00Z">
        <w:r w:rsidR="00AB66D1">
          <w:t>the</w:t>
        </w:r>
      </w:ins>
      <w:ins w:id="2545" w:author="Patrick Tang" w:date="2021-07-01T12:43:00Z">
        <w:r w:rsidR="00AB66D1">
          <w:t xml:space="preserve"> </w:t>
        </w:r>
      </w:ins>
      <w:del w:id="2546" w:author="Patrick Tang" w:date="2021-07-01T12:43:00Z">
        <w:r w:rsidR="002B1B5E" w:rsidRPr="00A97774" w:rsidDel="00AB66D1">
          <w:delText xml:space="preserve">of </w:delText>
        </w:r>
      </w:del>
      <w:r w:rsidR="002B1B5E" w:rsidRPr="00A97774">
        <w:t xml:space="preserve">ensemble models </w:t>
      </w:r>
      <w:ins w:id="2547" w:author="Patrick Tang" w:date="2021-07-01T12:46:00Z">
        <w:r w:rsidR="00AB66D1">
          <w:t>and</w:t>
        </w:r>
      </w:ins>
      <w:del w:id="2548" w:author="Patrick Tang" w:date="2021-07-01T12:43:00Z">
        <w:r w:rsidR="002B1B5E" w:rsidRPr="00A97774" w:rsidDel="00AB66D1">
          <w:delText>from</w:delText>
        </w:r>
      </w:del>
      <w:r w:rsidR="002B1B5E" w:rsidRPr="00A97774">
        <w:t xml:space="preserve"> </w:t>
      </w:r>
      <w:ins w:id="2549" w:author="Patrick Tang" w:date="2021-07-01T12:45:00Z">
        <w:r w:rsidR="00AB66D1">
          <w:t xml:space="preserve">their corresponding </w:t>
        </w:r>
      </w:ins>
      <w:r w:rsidR="002B1B5E" w:rsidRPr="00A97774">
        <w:t>individual</w:t>
      </w:r>
      <w:ins w:id="2550" w:author="Patrick Tang" w:date="2021-07-01T12:45:00Z">
        <w:r w:rsidR="00AB66D1">
          <w:t xml:space="preserve"> (or benchmark)</w:t>
        </w:r>
      </w:ins>
      <w:r w:rsidR="002B1B5E" w:rsidRPr="00A97774">
        <w:t xml:space="preserve"> models</w:t>
      </w:r>
      <w:ins w:id="2551" w:author="Patrick Tang" w:date="2021-07-01T12:47:00Z">
        <w:r w:rsidR="00AB66D1">
          <w:t xml:space="preserve"> are indicated in Table </w:t>
        </w:r>
        <w:r w:rsidR="00AB66D1" w:rsidRPr="00AB66D1">
          <w:rPr>
            <w:highlight w:val="yellow"/>
            <w:rPrChange w:id="2552" w:author="Patrick Tang" w:date="2021-07-01T12:47:00Z">
              <w:rPr/>
            </w:rPrChange>
          </w:rPr>
          <w:t>6</w:t>
        </w:r>
      </w:ins>
      <w:del w:id="2553" w:author="Patrick Tang" w:date="2021-07-01T12:42:00Z">
        <w:r w:rsidR="002B1B5E" w:rsidRPr="00A97774" w:rsidDel="00AB66D1">
          <w:delText xml:space="preserve"> which are used as</w:delText>
        </w:r>
        <w:r w:rsidR="002B1B5E" w:rsidRPr="00453F0F" w:rsidDel="00AB66D1">
          <w:rPr>
            <w:spacing w:val="-28"/>
          </w:rPr>
          <w:delText xml:space="preserve"> </w:delText>
        </w:r>
        <w:r w:rsidR="002B1B5E" w:rsidRPr="00453F0F" w:rsidDel="00AB66D1">
          <w:rPr>
            <w:spacing w:val="-3"/>
          </w:rPr>
          <w:delText xml:space="preserve">base </w:delText>
        </w:r>
        <w:r w:rsidR="002B1B5E" w:rsidRPr="00453F0F" w:rsidDel="00AB66D1">
          <w:delText>learners over the three statistical measures based on ten-fold cross-validation results</w:delText>
        </w:r>
      </w:del>
      <w:r w:rsidR="002B1B5E" w:rsidRPr="00453F0F">
        <w:t xml:space="preserve">. The results indicate that </w:t>
      </w:r>
      <w:ins w:id="2554" w:author="Patrick Tang" w:date="2021-07-01T12:49:00Z">
        <w:r w:rsidR="00AB66D1">
          <w:t>most</w:t>
        </w:r>
      </w:ins>
      <w:del w:id="2555" w:author="Patrick Tang" w:date="2021-07-01T12:49:00Z">
        <w:r w:rsidR="002B1B5E" w:rsidRPr="00453F0F" w:rsidDel="00AB66D1">
          <w:delText>the</w:delText>
        </w:r>
      </w:del>
      <w:r w:rsidR="002B1B5E" w:rsidRPr="007F427F">
        <w:t xml:space="preserve"> ensemble methods </w:t>
      </w:r>
      <w:del w:id="2556" w:author="Patrick Tang" w:date="2021-07-01T12:48:00Z">
        <w:r w:rsidR="002B1B5E" w:rsidRPr="007F427F" w:rsidDel="00AB66D1">
          <w:delText xml:space="preserve">using individual methods as a learning base </w:delText>
        </w:r>
      </w:del>
      <w:r w:rsidR="002B1B5E" w:rsidRPr="007F427F">
        <w:t xml:space="preserve">improved the performance of </w:t>
      </w:r>
      <w:del w:id="2557" w:author="Patrick Tang" w:date="2021-07-01T12:49:00Z">
        <w:r w:rsidR="002B1B5E" w:rsidRPr="007F427F" w:rsidDel="00AB66D1">
          <w:rPr>
            <w:spacing w:val="-5"/>
          </w:rPr>
          <w:delText xml:space="preserve">the </w:delText>
        </w:r>
      </w:del>
      <w:r w:rsidR="002B1B5E" w:rsidRPr="002B568D">
        <w:t>individual</w:t>
      </w:r>
      <w:r w:rsidR="002B1B5E" w:rsidRPr="00FA1A45">
        <w:rPr>
          <w:spacing w:val="-10"/>
        </w:rPr>
        <w:t xml:space="preserve"> </w:t>
      </w:r>
      <w:del w:id="2558" w:author="Patrick Tang" w:date="2021-07-01T12:50:00Z">
        <w:r w:rsidR="002B1B5E" w:rsidRPr="00AF7ECF" w:rsidDel="00AB66D1">
          <w:delText>method</w:delText>
        </w:r>
      </w:del>
      <w:ins w:id="2559" w:author="Patrick Tang" w:date="2021-07-01T12:50:00Z">
        <w:r w:rsidR="00AB66D1">
          <w:t>models</w:t>
        </w:r>
      </w:ins>
      <w:del w:id="2560" w:author="Patrick Tang" w:date="2021-07-01T12:48:00Z">
        <w:r w:rsidR="002B1B5E" w:rsidRPr="00AF7ECF" w:rsidDel="00AB66D1">
          <w:rPr>
            <w:spacing w:val="-9"/>
          </w:rPr>
          <w:delText xml:space="preserve"> </w:delText>
        </w:r>
        <w:r w:rsidR="002B1B5E" w:rsidRPr="00FA39D9" w:rsidDel="00AB66D1">
          <w:delText>on</w:delText>
        </w:r>
        <w:r w:rsidR="002B1B5E" w:rsidRPr="00BE3340" w:rsidDel="00AB66D1">
          <w:rPr>
            <w:spacing w:val="-9"/>
          </w:rPr>
          <w:delText xml:space="preserve"> </w:delText>
        </w:r>
        <w:r w:rsidR="002B1B5E" w:rsidRPr="00BE3340" w:rsidDel="00AB66D1">
          <w:delText>the</w:delText>
        </w:r>
        <w:r w:rsidR="002B1B5E" w:rsidRPr="00BE3340" w:rsidDel="00AB66D1">
          <w:rPr>
            <w:spacing w:val="-9"/>
          </w:rPr>
          <w:delText xml:space="preserve"> </w:delText>
        </w:r>
        <w:r w:rsidR="002B1B5E" w:rsidRPr="00BE3340" w:rsidDel="00AB66D1">
          <w:delText>basis</w:delText>
        </w:r>
        <w:r w:rsidR="002B1B5E" w:rsidRPr="00BE3340" w:rsidDel="00AB66D1">
          <w:rPr>
            <w:spacing w:val="-9"/>
          </w:rPr>
          <w:delText xml:space="preserve"> </w:delText>
        </w:r>
        <w:r w:rsidR="002B1B5E" w:rsidRPr="00BE3340" w:rsidDel="00AB66D1">
          <w:delText>of</w:delText>
        </w:r>
        <w:r w:rsidR="002B1B5E" w:rsidRPr="00BE3340" w:rsidDel="00AB66D1">
          <w:rPr>
            <w:spacing w:val="-9"/>
          </w:rPr>
          <w:delText xml:space="preserve"> </w:delText>
        </w:r>
        <w:r w:rsidR="002B1B5E" w:rsidRPr="00BE3340" w:rsidDel="00AB66D1">
          <w:delText>all</w:delText>
        </w:r>
        <w:r w:rsidR="002B1B5E" w:rsidRPr="00BE3340" w:rsidDel="00AB66D1">
          <w:rPr>
            <w:spacing w:val="-9"/>
          </w:rPr>
          <w:delText xml:space="preserve"> </w:delText>
        </w:r>
        <w:r w:rsidR="002B1B5E" w:rsidRPr="00BE3340" w:rsidDel="00AB66D1">
          <w:delText>three</w:delText>
        </w:r>
        <w:r w:rsidR="002B1B5E" w:rsidRPr="00BE3340" w:rsidDel="00AB66D1">
          <w:rPr>
            <w:spacing w:val="-9"/>
          </w:rPr>
          <w:delText xml:space="preserve"> </w:delText>
        </w:r>
        <w:r w:rsidR="002B1B5E" w:rsidRPr="00BE3340" w:rsidDel="00AB66D1">
          <w:delText>performance</w:delText>
        </w:r>
        <w:r w:rsidR="002B1B5E" w:rsidRPr="00BE3340" w:rsidDel="00AB66D1">
          <w:rPr>
            <w:spacing w:val="-10"/>
          </w:rPr>
          <w:delText xml:space="preserve"> </w:delText>
        </w:r>
        <w:r w:rsidR="002B1B5E" w:rsidRPr="00BE3340" w:rsidDel="00AB66D1">
          <w:delText>measures</w:delText>
        </w:r>
      </w:del>
      <w:r w:rsidR="002B1B5E" w:rsidRPr="00BE3340">
        <w:t>.</w:t>
      </w:r>
      <w:r w:rsidR="002B1B5E" w:rsidRPr="00BE3340">
        <w:rPr>
          <w:spacing w:val="5"/>
        </w:rPr>
        <w:t xml:space="preserve"> </w:t>
      </w:r>
      <w:r w:rsidR="002B1B5E" w:rsidRPr="00BE3340">
        <w:t>For</w:t>
      </w:r>
      <w:r w:rsidR="002B1B5E" w:rsidRPr="00BE3340">
        <w:rPr>
          <w:spacing w:val="-9"/>
        </w:rPr>
        <w:t xml:space="preserve"> </w:t>
      </w:r>
      <w:r w:rsidR="002B1B5E" w:rsidRPr="00BE3340">
        <w:t>example,</w:t>
      </w:r>
      <w:r w:rsidR="002B1B5E" w:rsidRPr="00BE3340">
        <w:rPr>
          <w:spacing w:val="-9"/>
        </w:rPr>
        <w:t xml:space="preserve"> </w:t>
      </w:r>
      <w:del w:id="2561" w:author="Patrick Tang" w:date="2021-07-01T12:52:00Z">
        <w:r w:rsidR="002B1B5E" w:rsidRPr="00BE3340" w:rsidDel="00995F98">
          <w:delText>using</w:delText>
        </w:r>
        <w:r w:rsidR="002B1B5E" w:rsidRPr="00BE3340" w:rsidDel="00995F98">
          <w:rPr>
            <w:spacing w:val="-9"/>
          </w:rPr>
          <w:delText xml:space="preserve"> </w:delText>
        </w:r>
        <w:r w:rsidR="002B1B5E" w:rsidRPr="00BE3340" w:rsidDel="00995F98">
          <w:delText>BPNN</w:delText>
        </w:r>
        <w:r w:rsidR="002B1B5E" w:rsidRPr="00BE3340" w:rsidDel="00995F98">
          <w:rPr>
            <w:spacing w:val="-10"/>
          </w:rPr>
          <w:delText xml:space="preserve"> </w:delText>
        </w:r>
        <w:r w:rsidR="002B1B5E" w:rsidRPr="00BE3340" w:rsidDel="00995F98">
          <w:delText>as</w:delText>
        </w:r>
        <w:r w:rsidR="002B1B5E" w:rsidRPr="00BE3340" w:rsidDel="00995F98">
          <w:rPr>
            <w:spacing w:val="-9"/>
          </w:rPr>
          <w:delText xml:space="preserve"> </w:delText>
        </w:r>
        <w:r w:rsidR="002B1B5E" w:rsidRPr="00BE3340" w:rsidDel="00995F98">
          <w:delText>the</w:delText>
        </w:r>
        <w:r w:rsidR="002B1B5E" w:rsidRPr="00BE3340" w:rsidDel="00995F98">
          <w:rPr>
            <w:spacing w:val="-9"/>
          </w:rPr>
          <w:delText xml:space="preserve"> </w:delText>
        </w:r>
        <w:r w:rsidR="002B1B5E" w:rsidRPr="00BE3340" w:rsidDel="00995F98">
          <w:delText xml:space="preserve">learning base, </w:delText>
        </w:r>
      </w:del>
      <w:del w:id="2562" w:author="Patrick Tang" w:date="2021-07-01T12:51:00Z">
        <w:r w:rsidR="002B1B5E" w:rsidRPr="00BE3340" w:rsidDel="00995F98">
          <w:delText xml:space="preserve">ensemble method Bag </w:delText>
        </w:r>
      </w:del>
      <w:del w:id="2563" w:author="Patrick Tang" w:date="2021-07-01T12:52:00Z">
        <w:r w:rsidR="002B1B5E" w:rsidRPr="00BE3340" w:rsidDel="00995F98">
          <w:delText xml:space="preserve">BPNN </w:delText>
        </w:r>
      </w:del>
      <w:del w:id="2564" w:author="Patrick Tang" w:date="2021-07-01T12:51:00Z">
        <w:r w:rsidR="002B1B5E" w:rsidRPr="00BE3340" w:rsidDel="00995F98">
          <w:delText xml:space="preserve">has </w:delText>
        </w:r>
      </w:del>
      <w:del w:id="2565" w:author="Patrick Tang" w:date="2021-07-01T12:52:00Z">
        <w:r w:rsidR="002B1B5E" w:rsidRPr="00BE3340" w:rsidDel="00995F98">
          <w:delText>the lower error (</w:delText>
        </w:r>
      </w:del>
      <w:ins w:id="2566" w:author="Patrick Tang" w:date="2021-07-01T12:52:00Z">
        <w:r w:rsidR="00995F98">
          <w:t xml:space="preserve">the </w:t>
        </w:r>
      </w:ins>
      <w:r w:rsidR="002B1B5E" w:rsidRPr="00BE3340">
        <w:t xml:space="preserve">MAE and RMSE </w:t>
      </w:r>
      <w:ins w:id="2567" w:author="Patrick Tang" w:date="2021-07-01T12:52:00Z">
        <w:r w:rsidR="00995F98">
          <w:t xml:space="preserve">values of </w:t>
        </w:r>
        <w:r w:rsidR="00995F98" w:rsidRPr="00044742">
          <w:t xml:space="preserve">BPNN </w:t>
        </w:r>
        <w:r w:rsidR="00995F98">
          <w:t>after bagging reduced</w:t>
        </w:r>
      </w:ins>
      <w:del w:id="2568" w:author="Patrick Tang" w:date="2021-07-01T12:52:00Z">
        <w:r w:rsidR="002B1B5E" w:rsidRPr="00BE3340" w:rsidDel="00995F98">
          <w:delText>decreasing</w:delText>
        </w:r>
      </w:del>
      <w:r w:rsidR="002B1B5E" w:rsidRPr="00BE3340">
        <w:t xml:space="preserve"> by 4.3% and </w:t>
      </w:r>
      <w:r w:rsidR="002B1B5E" w:rsidRPr="00BE3340">
        <w:rPr>
          <w:spacing w:val="-3"/>
        </w:rPr>
        <w:t xml:space="preserve">2.7%, </w:t>
      </w:r>
      <w:r w:rsidR="002B1B5E" w:rsidRPr="00BE3340">
        <w:t>respectively</w:t>
      </w:r>
      <w:ins w:id="2569" w:author="Patrick Tang" w:date="2021-07-01T12:53:00Z">
        <w:r w:rsidR="00995F98">
          <w:t>,</w:t>
        </w:r>
      </w:ins>
      <w:del w:id="2570" w:author="Patrick Tang" w:date="2021-07-01T12:53:00Z">
        <w:r w:rsidR="002B1B5E" w:rsidRPr="00BE3340" w:rsidDel="00995F98">
          <w:delText>)</w:delText>
        </w:r>
      </w:del>
      <w:r w:rsidR="002B1B5E" w:rsidRPr="00BE3340">
        <w:t xml:space="preserve"> and </w:t>
      </w:r>
      <w:ins w:id="2571" w:author="Patrick Tang" w:date="2021-07-01T12:54:00Z">
        <w:r w:rsidR="00995F98">
          <w:t xml:space="preserve">with </w:t>
        </w:r>
      </w:ins>
      <w:ins w:id="2572" w:author="Patrick Tang" w:date="2021-07-01T12:55:00Z">
        <w:r w:rsidR="00995F98">
          <w:t xml:space="preserve">a </w:t>
        </w:r>
      </w:ins>
      <w:r w:rsidR="002B1B5E" w:rsidRPr="00BE3340">
        <w:t xml:space="preserve">higher </w:t>
      </w:r>
      <w:ins w:id="2573" w:author="Patrick Tang" w:date="2021-07-01T12:55:00Z">
        <w:r w:rsidR="00995F98">
          <w:t>value</w:t>
        </w:r>
      </w:ins>
      <w:del w:id="2574" w:author="Patrick Tang" w:date="2021-07-01T12:55:00Z">
        <w:r w:rsidR="002B1B5E" w:rsidRPr="00BE3340" w:rsidDel="00995F98">
          <w:delText>accuracy</w:delText>
        </w:r>
      </w:del>
      <w:r w:rsidR="002B1B5E" w:rsidRPr="00BE3340">
        <w:t xml:space="preserve"> </w:t>
      </w:r>
      <w:ins w:id="2575" w:author="Patrick Tang" w:date="2021-07-01T12:54:00Z">
        <w:r w:rsidR="00995F98">
          <w:t xml:space="preserve">of </w:t>
        </w:r>
      </w:ins>
      <w:del w:id="2576" w:author="Patrick Tang" w:date="2021-07-01T12:54:00Z">
        <w:r w:rsidR="002B1B5E" w:rsidRPr="00BE3340" w:rsidDel="00995F98">
          <w:delText>(</w:delText>
        </w:r>
      </w:del>
      <w:r w:rsidR="002B1B5E" w:rsidRPr="00BE3340">
        <w:rPr>
          <w:i/>
        </w:rPr>
        <w:t>R</w:t>
      </w:r>
      <w:r w:rsidR="002B1B5E" w:rsidRPr="00BE3340">
        <w:rPr>
          <w:vertAlign w:val="superscript"/>
        </w:rPr>
        <w:t>2</w:t>
      </w:r>
      <w:del w:id="2577" w:author="Patrick Tang" w:date="2021-07-01T12:54:00Z">
        <w:r w:rsidR="002B1B5E" w:rsidRPr="00BE3340" w:rsidDel="00995F98">
          <w:delText xml:space="preserve"> </w:delText>
        </w:r>
      </w:del>
      <w:ins w:id="2578" w:author="Patrick Tang" w:date="2021-07-01T12:54:00Z">
        <w:r w:rsidR="00995F98">
          <w:t xml:space="preserve"> compared to </w:t>
        </w:r>
      </w:ins>
      <w:del w:id="2579" w:author="Patrick Tang" w:date="2021-07-01T12:54:00Z">
        <w:r w:rsidR="002B1B5E" w:rsidRPr="00BE3340" w:rsidDel="00995F98">
          <w:delText xml:space="preserve">increasing by 0.2%) </w:delText>
        </w:r>
      </w:del>
      <w:ins w:id="2580" w:author="Patrick Tang" w:date="2021-07-01T12:54:00Z">
        <w:r w:rsidR="00995F98">
          <w:t>those of</w:t>
        </w:r>
      </w:ins>
      <w:del w:id="2581" w:author="Patrick Tang" w:date="2021-07-01T12:54:00Z">
        <w:r w:rsidR="002B1B5E" w:rsidRPr="00BE3340" w:rsidDel="00995F98">
          <w:delText>than</w:delText>
        </w:r>
      </w:del>
      <w:r w:rsidR="002B1B5E" w:rsidRPr="00BE3340">
        <w:t xml:space="preserve"> the individual </w:t>
      </w:r>
      <w:del w:id="2582" w:author="Patrick Tang" w:date="2021-07-01T12:55:00Z">
        <w:r w:rsidR="002B1B5E" w:rsidRPr="00BE3340" w:rsidDel="00995F98">
          <w:delText xml:space="preserve">method </w:delText>
        </w:r>
      </w:del>
      <w:r w:rsidR="002B1B5E" w:rsidRPr="00BE3340">
        <w:t>BPNN</w:t>
      </w:r>
      <w:ins w:id="2583" w:author="Patrick Tang" w:date="2021-07-01T12:55:00Z">
        <w:r w:rsidR="00995F98">
          <w:t xml:space="preserve"> model</w:t>
        </w:r>
      </w:ins>
      <w:r w:rsidR="002B1B5E" w:rsidRPr="00BE3340">
        <w:t xml:space="preserve">. </w:t>
      </w:r>
      <w:ins w:id="2584" w:author="Patrick Tang" w:date="2021-07-01T12:56:00Z">
        <w:r w:rsidR="00995F98">
          <w:t>Among all the ensemble methods</w:t>
        </w:r>
      </w:ins>
      <w:ins w:id="2585" w:author="Patrick Tang" w:date="2021-07-01T12:57:00Z">
        <w:r w:rsidR="00995F98">
          <w:t xml:space="preserve"> studied</w:t>
        </w:r>
      </w:ins>
      <w:ins w:id="2586" w:author="Patrick Tang" w:date="2021-07-01T12:56:00Z">
        <w:r w:rsidR="00995F98">
          <w:t xml:space="preserve">, stacking showed the best improvement </w:t>
        </w:r>
      </w:ins>
      <w:ins w:id="2587" w:author="Patrick Tang" w:date="2021-07-01T12:57:00Z">
        <w:r w:rsidR="00995F98">
          <w:t>on</w:t>
        </w:r>
      </w:ins>
      <w:del w:id="2588" w:author="Patrick Tang" w:date="2021-07-01T12:57:00Z">
        <w:r w:rsidR="002B1B5E" w:rsidRPr="00BE3340" w:rsidDel="00995F98">
          <w:delText>Moreover, the</w:delText>
        </w:r>
        <w:r w:rsidR="002B1B5E" w:rsidRPr="00BE3340" w:rsidDel="00995F98">
          <w:rPr>
            <w:spacing w:val="-13"/>
          </w:rPr>
          <w:delText xml:space="preserve"> </w:delText>
        </w:r>
        <w:r w:rsidR="002B1B5E" w:rsidRPr="00BE3340" w:rsidDel="00995F98">
          <w:delText>comparative</w:delText>
        </w:r>
        <w:r w:rsidR="002B1B5E" w:rsidRPr="00BE3340" w:rsidDel="00995F98">
          <w:rPr>
            <w:spacing w:val="-12"/>
          </w:rPr>
          <w:delText xml:space="preserve"> </w:delText>
        </w:r>
        <w:r w:rsidR="002B1B5E" w:rsidRPr="00BE3340" w:rsidDel="00995F98">
          <w:delText>results</w:delText>
        </w:r>
        <w:r w:rsidR="002B1B5E" w:rsidRPr="00BE3340" w:rsidDel="00995F98">
          <w:rPr>
            <w:spacing w:val="-12"/>
          </w:rPr>
          <w:delText xml:space="preserve"> </w:delText>
        </w:r>
        <w:r w:rsidR="002B1B5E" w:rsidRPr="00BE3340" w:rsidDel="00995F98">
          <w:delText>showed</w:delText>
        </w:r>
        <w:r w:rsidR="002B1B5E" w:rsidRPr="00BE3340" w:rsidDel="00995F98">
          <w:rPr>
            <w:spacing w:val="-12"/>
          </w:rPr>
          <w:delText xml:space="preserve"> </w:delText>
        </w:r>
        <w:r w:rsidR="002B1B5E" w:rsidRPr="00BE3340" w:rsidDel="00995F98">
          <w:delText>that</w:delText>
        </w:r>
        <w:r w:rsidR="002B1B5E" w:rsidRPr="00BE3340" w:rsidDel="00995F98">
          <w:rPr>
            <w:spacing w:val="-12"/>
          </w:rPr>
          <w:delText xml:space="preserve"> </w:delText>
        </w:r>
        <w:r w:rsidR="002B1B5E" w:rsidRPr="00BE3340" w:rsidDel="00995F98">
          <w:delText>ensemble</w:delText>
        </w:r>
        <w:r w:rsidR="002B1B5E" w:rsidRPr="00BE3340" w:rsidDel="00995F98">
          <w:rPr>
            <w:spacing w:val="-12"/>
          </w:rPr>
          <w:delText xml:space="preserve"> </w:delText>
        </w:r>
        <w:r w:rsidR="002B1B5E" w:rsidRPr="00BE3340" w:rsidDel="00995F98">
          <w:delText>learning</w:delText>
        </w:r>
        <w:r w:rsidR="002B1B5E" w:rsidRPr="00BE3340" w:rsidDel="00995F98">
          <w:rPr>
            <w:spacing w:val="-12"/>
          </w:rPr>
          <w:delText xml:space="preserve"> </w:delText>
        </w:r>
        <w:r w:rsidR="002B1B5E" w:rsidRPr="00BE3340" w:rsidDel="00995F98">
          <w:delText>based</w:delText>
        </w:r>
        <w:r w:rsidR="002B1B5E" w:rsidRPr="00BE3340" w:rsidDel="00995F98">
          <w:rPr>
            <w:spacing w:val="-12"/>
          </w:rPr>
          <w:delText xml:space="preserve"> </w:delText>
        </w:r>
        <w:r w:rsidR="002B1B5E" w:rsidRPr="00BE3340" w:rsidDel="00995F98">
          <w:delText>models</w:delText>
        </w:r>
        <w:r w:rsidR="002B1B5E" w:rsidRPr="00BE3340" w:rsidDel="00995F98">
          <w:rPr>
            <w:spacing w:val="-12"/>
          </w:rPr>
          <w:delText xml:space="preserve"> </w:delText>
        </w:r>
        <w:r w:rsidR="002B1B5E" w:rsidRPr="00BE3340" w:rsidDel="00995F98">
          <w:delText>(Stack</w:delText>
        </w:r>
        <w:r w:rsidR="002B1B5E" w:rsidRPr="00BE3340" w:rsidDel="00995F98">
          <w:rPr>
            <w:spacing w:val="13"/>
          </w:rPr>
          <w:delText xml:space="preserve"> </w:delText>
        </w:r>
        <w:r w:rsidR="002B1B5E" w:rsidRPr="00BE3340" w:rsidDel="00995F98">
          <w:delText>LR)</w:delText>
        </w:r>
        <w:r w:rsidR="002B1B5E" w:rsidRPr="00BE3340" w:rsidDel="00995F98">
          <w:rPr>
            <w:spacing w:val="-12"/>
          </w:rPr>
          <w:delText xml:space="preserve"> </w:delText>
        </w:r>
        <w:r w:rsidR="002B1B5E" w:rsidRPr="00BE3340" w:rsidDel="00995F98">
          <w:delText>distinctly</w:delText>
        </w:r>
        <w:r w:rsidR="002B1B5E" w:rsidRPr="00BE3340" w:rsidDel="00995F98">
          <w:rPr>
            <w:spacing w:val="-12"/>
          </w:rPr>
          <w:delText xml:space="preserve"> </w:delText>
        </w:r>
        <w:r w:rsidR="002B1B5E" w:rsidRPr="00BE3340" w:rsidDel="00995F98">
          <w:delText>outperformed</w:delText>
        </w:r>
        <w:r w:rsidR="002B1B5E" w:rsidRPr="00BE3340" w:rsidDel="00995F98">
          <w:rPr>
            <w:spacing w:val="-12"/>
          </w:rPr>
          <w:delText xml:space="preserve"> </w:delText>
        </w:r>
        <w:r w:rsidR="002B1B5E" w:rsidRPr="00BE3340" w:rsidDel="00995F98">
          <w:rPr>
            <w:spacing w:val="-5"/>
          </w:rPr>
          <w:delText xml:space="preserve">the </w:delText>
        </w:r>
        <w:r w:rsidR="002B1B5E" w:rsidRPr="00BE3340" w:rsidDel="00995F98">
          <w:delText>single learning based models (Ada LR and Bag LR) in terms of</w:delText>
        </w:r>
      </w:del>
      <w:r w:rsidR="002B1B5E" w:rsidRPr="00BE3340">
        <w:t xml:space="preserve"> </w:t>
      </w:r>
      <w:ins w:id="2589" w:author="Patrick Tang" w:date="2021-07-01T12:57:00Z">
        <w:r w:rsidR="00995F98">
          <w:t xml:space="preserve">all </w:t>
        </w:r>
      </w:ins>
      <w:del w:id="2590" w:author="Patrick Tang" w:date="2021-07-01T12:57:00Z">
        <w:r w:rsidR="002B1B5E" w:rsidRPr="00BE3340" w:rsidDel="00995F98">
          <w:delText xml:space="preserve">overall </w:delText>
        </w:r>
      </w:del>
      <w:r w:rsidR="002B1B5E" w:rsidRPr="00BE3340">
        <w:t>performance</w:t>
      </w:r>
      <w:r w:rsidR="002B1B5E" w:rsidRPr="00BE3340">
        <w:rPr>
          <w:spacing w:val="4"/>
        </w:rPr>
        <w:t xml:space="preserve"> </w:t>
      </w:r>
      <w:r w:rsidR="002B1B5E" w:rsidRPr="00BE3340">
        <w:t>measures.</w:t>
      </w:r>
    </w:p>
    <w:p w14:paraId="0F26206C" w14:textId="77777777" w:rsidR="00B40315" w:rsidRPr="00BE3340" w:rsidRDefault="00B40315">
      <w:pPr>
        <w:pStyle w:val="BodyText"/>
        <w:spacing w:before="9"/>
        <w:rPr>
          <w:sz w:val="31"/>
        </w:rPr>
      </w:pPr>
    </w:p>
    <w:p w14:paraId="44B68841" w14:textId="77777777" w:rsidR="00B40315" w:rsidRPr="00A97774" w:rsidRDefault="008E6C9D">
      <w:pPr>
        <w:pStyle w:val="BodyText"/>
        <w:ind w:right="532"/>
        <w:jc w:val="center"/>
      </w:pPr>
      <w:r>
        <w:pict w14:anchorId="05C26E33">
          <v:group id="_x0000_s1038" style="position:absolute;left:0;text-align:left;margin-left:93.15pt;margin-top:13.65pt;width:427.85pt;height:106.6pt;z-index:-251623936;mso-position-horizontal-relative:page" coordorigin="1863,273" coordsize="8557,2132">
            <v:line id="_x0000_s1057" style="position:absolute" from="1863,281" to="10327,281" strokeweight=".30797mm"/>
            <v:line id="_x0000_s1056" style="position:absolute" from="6146,590" to="6146,351" strokeweight=".14042mm"/>
            <v:line id="_x0000_s1055" style="position:absolute" from="4195,631" to="6146,631" strokeweight=".1154mm"/>
            <v:line id="_x0000_s1054" style="position:absolute" from="8467,631" to="10419,631" strokeweight=".1154mm"/>
            <v:line id="_x0000_s1053" style="position:absolute" from="6146,934" to="6146,695" strokeweight=".14042mm"/>
            <v:line id="_x0000_s1052" style="position:absolute" from="1863,977" to="10327,977" strokeweight=".19228mm"/>
            <v:line id="_x0000_s1051" style="position:absolute" from="6146,1283" to="6146,1044" strokeweight=".14042mm"/>
            <v:line id="_x0000_s1050" style="position:absolute" from="7756,1207" to="7816,1207" strokeweight=".14042mm"/>
            <v:line id="_x0000_s1049" style="position:absolute" from="6146,1522" to="6146,1283" strokeweight=".14042mm"/>
            <v:line id="_x0000_s1048" style="position:absolute" from="7756,1446" to="7816,1446" strokeweight=".14042mm"/>
            <v:line id="_x0000_s1047" style="position:absolute" from="6146,1761" to="6146,1522" strokeweight=".14042mm"/>
            <v:line id="_x0000_s1046" style="position:absolute" from="7756,1686" to="7816,1686" strokeweight=".14042mm"/>
            <v:line id="_x0000_s1045" style="position:absolute" from="6146,2000" to="6146,1761" strokeweight=".14042mm"/>
            <v:line id="_x0000_s1044" style="position:absolute" from="7756,1925" to="7816,1925" strokeweight=".14042mm"/>
            <v:line id="_x0000_s1043" style="position:absolute" from="1863,2043" to="10327,2043" strokeweight=".19228mm"/>
            <v:line id="_x0000_s1042" style="position:absolute" from="6146,2349" to="6146,2110" strokeweight=".14042mm"/>
            <v:line id="_x0000_s1041" style="position:absolute" from="6599,2273" to="6659,2273" strokeweight=".14042mm"/>
            <v:line id="_x0000_s1040" style="position:absolute" from="7878,2273" to="7938,2273" strokeweight=".14042mm"/>
            <v:line id="_x0000_s1039" style="position:absolute" from="1863,2395" to="10327,2395" strokeweight=".30797mm"/>
            <w10:wrap anchorx="page"/>
          </v:group>
        </w:pict>
      </w:r>
      <w:r w:rsidR="002B1B5E" w:rsidRPr="00BE3340">
        <w:t xml:space="preserve">Table </w:t>
      </w:r>
      <w:r w:rsidR="002B1B5E" w:rsidRPr="00AB66D1">
        <w:rPr>
          <w:highlight w:val="yellow"/>
          <w:rPrChange w:id="2591" w:author="Patrick Tang" w:date="2021-07-01T12:47:00Z">
            <w:rPr/>
          </w:rPrChange>
        </w:rPr>
        <w:t>6</w:t>
      </w:r>
      <w:r w:rsidR="002B1B5E" w:rsidRPr="00BE3340">
        <w:t>: Performance deviation of ensemble models from benchmark models on self-healing of ECC</w:t>
      </w:r>
    </w:p>
    <w:p w14:paraId="29960838" w14:textId="77777777" w:rsidR="00B40315" w:rsidRPr="00BE3340" w:rsidRDefault="002B1B5E">
      <w:pPr>
        <w:tabs>
          <w:tab w:val="left" w:pos="3695"/>
          <w:tab w:val="left" w:pos="4480"/>
          <w:tab w:val="left" w:pos="7286"/>
          <w:tab w:val="left" w:pos="7968"/>
          <w:tab w:val="left" w:pos="8753"/>
        </w:tabs>
        <w:spacing w:before="73"/>
        <w:ind w:left="3014"/>
        <w:rPr>
          <w:sz w:val="20"/>
          <w:rPrChange w:id="2592" w:author="Patrick Tang" w:date="2021-06-25T17:28:00Z">
            <w:rPr>
              <w:rFonts w:ascii="Maiandra GD"/>
              <w:sz w:val="20"/>
            </w:rPr>
          </w:rPrChange>
        </w:rPr>
      </w:pPr>
      <w:r w:rsidRPr="00453F0F">
        <w:rPr>
          <w:w w:val="105"/>
          <w:sz w:val="20"/>
        </w:rPr>
        <w:t>MAE</w:t>
      </w:r>
      <w:r w:rsidRPr="00453F0F">
        <w:rPr>
          <w:w w:val="105"/>
          <w:sz w:val="20"/>
        </w:rPr>
        <w:tab/>
        <w:t>RMSE</w:t>
      </w:r>
      <w:r w:rsidRPr="00453F0F">
        <w:rPr>
          <w:w w:val="105"/>
          <w:sz w:val="20"/>
        </w:rPr>
        <w:tab/>
      </w:r>
      <w:r w:rsidRPr="00453F0F">
        <w:rPr>
          <w:i/>
          <w:w w:val="105"/>
          <w:sz w:val="20"/>
        </w:rPr>
        <w:t>R</w:t>
      </w:r>
      <w:r w:rsidRPr="00BE3340">
        <w:rPr>
          <w:w w:val="105"/>
          <w:sz w:val="20"/>
          <w:vertAlign w:val="superscript"/>
          <w:rPrChange w:id="2593" w:author="Patrick Tang" w:date="2021-06-25T17:28:00Z">
            <w:rPr>
              <w:rFonts w:ascii="Maiandra GD"/>
              <w:w w:val="105"/>
              <w:sz w:val="20"/>
              <w:vertAlign w:val="superscript"/>
            </w:rPr>
          </w:rPrChange>
        </w:rPr>
        <w:t>2</w:t>
      </w:r>
      <w:r w:rsidRPr="00BE3340">
        <w:rPr>
          <w:w w:val="105"/>
          <w:sz w:val="20"/>
          <w:rPrChange w:id="2594" w:author="Patrick Tang" w:date="2021-06-25T17:28:00Z">
            <w:rPr>
              <w:rFonts w:ascii="Maiandra GD"/>
              <w:w w:val="105"/>
              <w:sz w:val="20"/>
            </w:rPr>
          </w:rPrChange>
        </w:rPr>
        <w:tab/>
      </w:r>
      <w:r w:rsidRPr="00BE3340">
        <w:rPr>
          <w:w w:val="105"/>
          <w:sz w:val="20"/>
        </w:rPr>
        <w:t>MAE</w:t>
      </w:r>
      <w:r w:rsidRPr="00BE3340">
        <w:rPr>
          <w:w w:val="105"/>
          <w:sz w:val="20"/>
        </w:rPr>
        <w:tab/>
        <w:t>RMSE</w:t>
      </w:r>
      <w:r w:rsidRPr="00BE3340">
        <w:rPr>
          <w:w w:val="105"/>
          <w:sz w:val="20"/>
        </w:rPr>
        <w:tab/>
      </w:r>
      <w:r w:rsidRPr="00A97774">
        <w:rPr>
          <w:i/>
          <w:w w:val="105"/>
          <w:sz w:val="20"/>
        </w:rPr>
        <w:t>R</w:t>
      </w:r>
      <w:r w:rsidRPr="00BE3340">
        <w:rPr>
          <w:w w:val="105"/>
          <w:sz w:val="20"/>
          <w:vertAlign w:val="superscript"/>
          <w:rPrChange w:id="2595" w:author="Patrick Tang" w:date="2021-06-25T17:28:00Z">
            <w:rPr>
              <w:rFonts w:ascii="Maiandra GD"/>
              <w:w w:val="105"/>
              <w:sz w:val="20"/>
              <w:vertAlign w:val="superscript"/>
            </w:rPr>
          </w:rPrChange>
        </w:rPr>
        <w:t>2</w:t>
      </w:r>
    </w:p>
    <w:p w14:paraId="7BC627AE" w14:textId="77777777" w:rsidR="00B40315" w:rsidRPr="00BE3340" w:rsidRDefault="002B1B5E">
      <w:pPr>
        <w:tabs>
          <w:tab w:val="left" w:pos="1839"/>
          <w:tab w:val="left" w:pos="3526"/>
          <w:tab w:val="left" w:pos="4965"/>
          <w:tab w:val="left" w:pos="6123"/>
          <w:tab w:val="left" w:pos="7798"/>
        </w:tabs>
        <w:spacing w:before="110"/>
        <w:ind w:left="682"/>
        <w:rPr>
          <w:sz w:val="20"/>
          <w:rPrChange w:id="2596" w:author="Patrick Tang" w:date="2021-06-25T17:28:00Z">
            <w:rPr>
              <w:rFonts w:ascii="Garamond"/>
              <w:sz w:val="20"/>
            </w:rPr>
          </w:rPrChange>
        </w:rPr>
      </w:pPr>
      <w:r w:rsidRPr="00BE3340">
        <w:rPr>
          <w:sz w:val="20"/>
        </w:rPr>
        <w:t>Benchmark</w:t>
      </w:r>
      <w:r w:rsidRPr="00BE3340">
        <w:rPr>
          <w:sz w:val="20"/>
        </w:rPr>
        <w:tab/>
        <w:t>Model</w:t>
      </w:r>
      <w:r w:rsidRPr="00BE3340">
        <w:rPr>
          <w:sz w:val="20"/>
        </w:rPr>
        <w:tab/>
      </w:r>
      <w:r w:rsidRPr="00A97774">
        <w:rPr>
          <w:i/>
          <w:sz w:val="20"/>
        </w:rPr>
        <w:t>Dev</w:t>
      </w:r>
      <w:r w:rsidRPr="00BE3340">
        <w:rPr>
          <w:sz w:val="20"/>
          <w:rPrChange w:id="2597" w:author="Patrick Tang" w:date="2021-06-25T17:28:00Z">
            <w:rPr>
              <w:rFonts w:ascii="Garamond"/>
              <w:sz w:val="20"/>
            </w:rPr>
          </w:rPrChange>
        </w:rPr>
        <w:t>(%)</w:t>
      </w:r>
      <w:r w:rsidRPr="00BE3340">
        <w:rPr>
          <w:sz w:val="20"/>
          <w:rPrChange w:id="2598" w:author="Patrick Tang" w:date="2021-06-25T17:28:00Z">
            <w:rPr>
              <w:rFonts w:ascii="Garamond"/>
              <w:sz w:val="20"/>
            </w:rPr>
          </w:rPrChange>
        </w:rPr>
        <w:tab/>
      </w:r>
      <w:r w:rsidRPr="00BE3340">
        <w:rPr>
          <w:sz w:val="20"/>
        </w:rPr>
        <w:t>Benchmark</w:t>
      </w:r>
      <w:r w:rsidRPr="00BE3340">
        <w:rPr>
          <w:sz w:val="20"/>
        </w:rPr>
        <w:tab/>
        <w:t>Mo</w:t>
      </w:r>
      <w:r w:rsidRPr="00A97774">
        <w:rPr>
          <w:sz w:val="20"/>
        </w:rPr>
        <w:t>del</w:t>
      </w:r>
      <w:r w:rsidRPr="00A97774">
        <w:rPr>
          <w:sz w:val="20"/>
        </w:rPr>
        <w:tab/>
      </w:r>
      <w:proofErr w:type="gramStart"/>
      <w:r w:rsidRPr="00453F0F">
        <w:rPr>
          <w:i/>
          <w:sz w:val="20"/>
        </w:rPr>
        <w:t>Dev</w:t>
      </w:r>
      <w:r w:rsidRPr="00BE3340">
        <w:rPr>
          <w:sz w:val="20"/>
          <w:rPrChange w:id="2599" w:author="Patrick Tang" w:date="2021-06-25T17:28:00Z">
            <w:rPr>
              <w:rFonts w:ascii="Garamond"/>
              <w:sz w:val="20"/>
            </w:rPr>
          </w:rPrChange>
        </w:rPr>
        <w:t>(</w:t>
      </w:r>
      <w:proofErr w:type="gramEnd"/>
      <w:r w:rsidRPr="00BE3340">
        <w:rPr>
          <w:sz w:val="20"/>
          <w:rPrChange w:id="2600" w:author="Patrick Tang" w:date="2021-06-25T17:28:00Z">
            <w:rPr>
              <w:rFonts w:ascii="Garamond"/>
              <w:sz w:val="20"/>
            </w:rPr>
          </w:rPrChange>
        </w:rPr>
        <w:t>%)</w:t>
      </w:r>
    </w:p>
    <w:p w14:paraId="7BED2828" w14:textId="77777777" w:rsidR="00B40315" w:rsidRPr="007F427F" w:rsidRDefault="008E6C9D">
      <w:pPr>
        <w:tabs>
          <w:tab w:val="left" w:pos="1839"/>
          <w:tab w:val="left" w:pos="3077"/>
          <w:tab w:val="left" w:pos="3809"/>
          <w:tab w:val="left" w:pos="4477"/>
          <w:tab w:val="left" w:pos="4965"/>
          <w:tab w:val="left" w:pos="6123"/>
          <w:tab w:val="left" w:pos="7383"/>
          <w:tab w:val="left" w:pos="8115"/>
          <w:tab w:val="left" w:pos="8750"/>
        </w:tabs>
        <w:spacing w:before="109"/>
        <w:ind w:left="682"/>
        <w:rPr>
          <w:sz w:val="20"/>
        </w:rPr>
      </w:pPr>
      <w:r>
        <w:pict w14:anchorId="0F0A5F9D">
          <v:line id="_x0000_s1037" style="position:absolute;left:0;text-align:left;z-index:-251622912;mso-position-horizontal-relative:page" from="174.2pt,14.6pt" to="177.2pt,14.6pt" strokeweight=".14042mm">
            <w10:wrap anchorx="page"/>
          </v:line>
        </w:pict>
      </w:r>
      <w:r w:rsidR="002B1B5E" w:rsidRPr="00BE3340">
        <w:rPr>
          <w:sz w:val="20"/>
        </w:rPr>
        <w:t>LR</w:t>
      </w:r>
      <w:r w:rsidR="002B1B5E" w:rsidRPr="00BE3340">
        <w:rPr>
          <w:sz w:val="20"/>
        </w:rPr>
        <w:tab/>
        <w:t>Ada</w:t>
      </w:r>
      <w:r w:rsidR="002B1B5E" w:rsidRPr="00A97774">
        <w:rPr>
          <w:spacing w:val="20"/>
          <w:sz w:val="20"/>
        </w:rPr>
        <w:t xml:space="preserve"> </w:t>
      </w:r>
      <w:r w:rsidR="002B1B5E" w:rsidRPr="00453F0F">
        <w:rPr>
          <w:sz w:val="20"/>
        </w:rPr>
        <w:t>LR</w:t>
      </w:r>
      <w:r w:rsidR="002B1B5E" w:rsidRPr="00453F0F">
        <w:rPr>
          <w:sz w:val="20"/>
        </w:rPr>
        <w:tab/>
        <w:t>-4.6</w:t>
      </w:r>
      <w:r w:rsidR="002B1B5E" w:rsidRPr="00453F0F">
        <w:rPr>
          <w:sz w:val="20"/>
        </w:rPr>
        <w:tab/>
        <w:t>-3.6</w:t>
      </w:r>
      <w:r w:rsidR="002B1B5E" w:rsidRPr="00453F0F">
        <w:rPr>
          <w:sz w:val="20"/>
        </w:rPr>
        <w:tab/>
        <w:t>0.8</w:t>
      </w:r>
      <w:r w:rsidR="002B1B5E" w:rsidRPr="00453F0F">
        <w:rPr>
          <w:sz w:val="20"/>
        </w:rPr>
        <w:tab/>
        <w:t>LR</w:t>
      </w:r>
      <w:r w:rsidR="002B1B5E" w:rsidRPr="00453F0F">
        <w:rPr>
          <w:sz w:val="20"/>
        </w:rPr>
        <w:tab/>
        <w:t>Bag</w:t>
      </w:r>
      <w:r w:rsidR="002B1B5E" w:rsidRPr="00453F0F">
        <w:rPr>
          <w:spacing w:val="20"/>
          <w:sz w:val="20"/>
        </w:rPr>
        <w:t xml:space="preserve"> </w:t>
      </w:r>
      <w:r w:rsidR="002B1B5E" w:rsidRPr="007F427F">
        <w:rPr>
          <w:sz w:val="20"/>
        </w:rPr>
        <w:t>LR</w:t>
      </w:r>
      <w:r w:rsidR="002B1B5E" w:rsidRPr="007F427F">
        <w:rPr>
          <w:sz w:val="20"/>
        </w:rPr>
        <w:tab/>
        <w:t>0.0</w:t>
      </w:r>
      <w:r w:rsidR="002B1B5E" w:rsidRPr="007F427F">
        <w:rPr>
          <w:sz w:val="20"/>
        </w:rPr>
        <w:tab/>
        <w:t>0.1</w:t>
      </w:r>
      <w:r w:rsidR="002B1B5E" w:rsidRPr="007F427F">
        <w:rPr>
          <w:sz w:val="20"/>
        </w:rPr>
        <w:tab/>
        <w:t>0.0</w:t>
      </w:r>
    </w:p>
    <w:p w14:paraId="542A80BD" w14:textId="77777777" w:rsidR="00B40315" w:rsidRPr="007F427F" w:rsidRDefault="008E6C9D">
      <w:pPr>
        <w:tabs>
          <w:tab w:val="left" w:pos="1839"/>
          <w:tab w:val="left" w:pos="3077"/>
          <w:tab w:val="left" w:pos="3809"/>
          <w:tab w:val="left" w:pos="4477"/>
          <w:tab w:val="left" w:pos="4965"/>
          <w:tab w:val="left" w:pos="6123"/>
          <w:tab w:val="left" w:pos="7350"/>
          <w:tab w:val="left" w:pos="8081"/>
          <w:tab w:val="left" w:pos="8750"/>
        </w:tabs>
        <w:spacing w:before="10"/>
        <w:ind w:left="682"/>
        <w:rPr>
          <w:sz w:val="20"/>
        </w:rPr>
      </w:pPr>
      <w:r>
        <w:pict w14:anchorId="1C02CFA5">
          <v:line id="_x0000_s1036" style="position:absolute;left:0;text-align:left;z-index:-251621888;mso-position-horizontal-relative:page" from="174.2pt,9.65pt" to="177.2pt,9.65pt" strokeweight=".14042mm">
            <w10:wrap anchorx="page"/>
          </v:line>
        </w:pict>
      </w:r>
      <w:r w:rsidR="002B1B5E" w:rsidRPr="00BE3340">
        <w:rPr>
          <w:sz w:val="20"/>
        </w:rPr>
        <w:t>BPNN</w:t>
      </w:r>
      <w:r w:rsidR="002B1B5E" w:rsidRPr="00BE3340">
        <w:rPr>
          <w:sz w:val="20"/>
        </w:rPr>
        <w:tab/>
        <w:t>Ada</w:t>
      </w:r>
      <w:r w:rsidR="002B1B5E" w:rsidRPr="00A97774">
        <w:rPr>
          <w:spacing w:val="19"/>
          <w:sz w:val="20"/>
        </w:rPr>
        <w:t xml:space="preserve"> </w:t>
      </w:r>
      <w:r w:rsidR="002B1B5E" w:rsidRPr="00453F0F">
        <w:rPr>
          <w:sz w:val="20"/>
        </w:rPr>
        <w:t>BPNN</w:t>
      </w:r>
      <w:r w:rsidR="002B1B5E" w:rsidRPr="00453F0F">
        <w:rPr>
          <w:sz w:val="20"/>
        </w:rPr>
        <w:tab/>
        <w:t>-2.4</w:t>
      </w:r>
      <w:r w:rsidR="002B1B5E" w:rsidRPr="00453F0F">
        <w:rPr>
          <w:sz w:val="20"/>
        </w:rPr>
        <w:tab/>
        <w:t>-1.2</w:t>
      </w:r>
      <w:r w:rsidR="002B1B5E" w:rsidRPr="00453F0F">
        <w:rPr>
          <w:sz w:val="20"/>
        </w:rPr>
        <w:tab/>
        <w:t>0.1</w:t>
      </w:r>
      <w:r w:rsidR="002B1B5E" w:rsidRPr="00453F0F">
        <w:rPr>
          <w:sz w:val="20"/>
        </w:rPr>
        <w:tab/>
        <w:t>BPNN</w:t>
      </w:r>
      <w:r w:rsidR="002B1B5E" w:rsidRPr="00453F0F">
        <w:rPr>
          <w:sz w:val="20"/>
        </w:rPr>
        <w:tab/>
        <w:t>Bag</w:t>
      </w:r>
      <w:r w:rsidR="002B1B5E" w:rsidRPr="00453F0F">
        <w:rPr>
          <w:spacing w:val="20"/>
          <w:sz w:val="20"/>
        </w:rPr>
        <w:t xml:space="preserve"> </w:t>
      </w:r>
      <w:r w:rsidR="002B1B5E" w:rsidRPr="00453F0F">
        <w:rPr>
          <w:sz w:val="20"/>
        </w:rPr>
        <w:t>BPNN</w:t>
      </w:r>
      <w:r w:rsidR="002B1B5E" w:rsidRPr="00453F0F">
        <w:rPr>
          <w:sz w:val="20"/>
        </w:rPr>
        <w:tab/>
        <w:t>-4.3</w:t>
      </w:r>
      <w:r w:rsidR="002B1B5E" w:rsidRPr="00453F0F">
        <w:rPr>
          <w:sz w:val="20"/>
        </w:rPr>
        <w:tab/>
        <w:t>-2.7</w:t>
      </w:r>
      <w:r w:rsidR="002B1B5E" w:rsidRPr="00453F0F">
        <w:rPr>
          <w:sz w:val="20"/>
        </w:rPr>
        <w:tab/>
        <w:t>0.2</w:t>
      </w:r>
    </w:p>
    <w:p w14:paraId="7D99B663" w14:textId="77777777" w:rsidR="00B40315" w:rsidRPr="00AF7ECF" w:rsidRDefault="008E6C9D">
      <w:pPr>
        <w:tabs>
          <w:tab w:val="left" w:pos="1839"/>
          <w:tab w:val="left" w:pos="3077"/>
          <w:tab w:val="left" w:pos="3809"/>
          <w:tab w:val="left" w:pos="4477"/>
          <w:tab w:val="left" w:pos="4965"/>
          <w:tab w:val="left" w:pos="6123"/>
          <w:tab w:val="left" w:pos="7350"/>
          <w:tab w:val="left" w:pos="8081"/>
          <w:tab w:val="left" w:pos="8750"/>
        </w:tabs>
        <w:spacing w:before="9"/>
        <w:ind w:left="682"/>
        <w:rPr>
          <w:sz w:val="20"/>
        </w:rPr>
      </w:pPr>
      <w:r>
        <w:pict w14:anchorId="32E4BCF7">
          <v:line id="_x0000_s1035" style="position:absolute;left:0;text-align:left;z-index:-251620864;mso-position-horizontal-relative:page" from="174.2pt,9.6pt" to="177.2pt,9.6pt" strokeweight=".14042mm">
            <w10:wrap anchorx="page"/>
          </v:line>
        </w:pict>
      </w:r>
      <w:r w:rsidR="002B1B5E" w:rsidRPr="00BE3340">
        <w:rPr>
          <w:spacing w:val="-6"/>
          <w:sz w:val="20"/>
        </w:rPr>
        <w:t>CRAT</w:t>
      </w:r>
      <w:r w:rsidR="002B1B5E" w:rsidRPr="00BE3340">
        <w:rPr>
          <w:spacing w:val="-6"/>
          <w:sz w:val="20"/>
        </w:rPr>
        <w:tab/>
      </w:r>
      <w:r w:rsidR="002B1B5E" w:rsidRPr="00A97774">
        <w:rPr>
          <w:sz w:val="20"/>
        </w:rPr>
        <w:t>Ada</w:t>
      </w:r>
      <w:r w:rsidR="002B1B5E" w:rsidRPr="00453F0F">
        <w:rPr>
          <w:spacing w:val="20"/>
          <w:sz w:val="20"/>
        </w:rPr>
        <w:t xml:space="preserve"> </w:t>
      </w:r>
      <w:r w:rsidR="002B1B5E" w:rsidRPr="00453F0F">
        <w:rPr>
          <w:spacing w:val="-6"/>
          <w:sz w:val="20"/>
        </w:rPr>
        <w:t>CRAT</w:t>
      </w:r>
      <w:r w:rsidR="002B1B5E" w:rsidRPr="00453F0F">
        <w:rPr>
          <w:spacing w:val="-6"/>
          <w:sz w:val="20"/>
        </w:rPr>
        <w:tab/>
      </w:r>
      <w:r w:rsidR="002B1B5E" w:rsidRPr="00453F0F">
        <w:rPr>
          <w:sz w:val="20"/>
        </w:rPr>
        <w:t>-2.3</w:t>
      </w:r>
      <w:r w:rsidR="002B1B5E" w:rsidRPr="00453F0F">
        <w:rPr>
          <w:sz w:val="20"/>
        </w:rPr>
        <w:tab/>
        <w:t>-5.2</w:t>
      </w:r>
      <w:r w:rsidR="002B1B5E" w:rsidRPr="00453F0F">
        <w:rPr>
          <w:sz w:val="20"/>
        </w:rPr>
        <w:tab/>
        <w:t>1.2</w:t>
      </w:r>
      <w:r w:rsidR="002B1B5E" w:rsidRPr="00453F0F">
        <w:rPr>
          <w:sz w:val="20"/>
        </w:rPr>
        <w:tab/>
      </w:r>
      <w:r w:rsidR="002B1B5E" w:rsidRPr="007F427F">
        <w:rPr>
          <w:spacing w:val="-6"/>
          <w:sz w:val="20"/>
        </w:rPr>
        <w:t>CRAT</w:t>
      </w:r>
      <w:r w:rsidR="002B1B5E" w:rsidRPr="007F427F">
        <w:rPr>
          <w:spacing w:val="-6"/>
          <w:sz w:val="20"/>
        </w:rPr>
        <w:tab/>
      </w:r>
      <w:r w:rsidR="002B1B5E" w:rsidRPr="007F427F">
        <w:rPr>
          <w:sz w:val="20"/>
        </w:rPr>
        <w:t>Bag</w:t>
      </w:r>
      <w:r w:rsidR="002B1B5E" w:rsidRPr="002B568D">
        <w:rPr>
          <w:spacing w:val="20"/>
          <w:sz w:val="20"/>
        </w:rPr>
        <w:t xml:space="preserve"> </w:t>
      </w:r>
      <w:r w:rsidR="002B1B5E" w:rsidRPr="00FA1A45">
        <w:rPr>
          <w:spacing w:val="-6"/>
          <w:sz w:val="20"/>
        </w:rPr>
        <w:t>CRAT</w:t>
      </w:r>
      <w:r w:rsidR="002B1B5E" w:rsidRPr="00FA1A45">
        <w:rPr>
          <w:spacing w:val="-6"/>
          <w:sz w:val="20"/>
        </w:rPr>
        <w:tab/>
      </w:r>
      <w:r w:rsidR="002B1B5E" w:rsidRPr="00AF7ECF">
        <w:rPr>
          <w:sz w:val="20"/>
        </w:rPr>
        <w:t>-4.9</w:t>
      </w:r>
      <w:r w:rsidR="002B1B5E" w:rsidRPr="00AF7ECF">
        <w:rPr>
          <w:sz w:val="20"/>
        </w:rPr>
        <w:tab/>
        <w:t>-6.6</w:t>
      </w:r>
      <w:r w:rsidR="002B1B5E" w:rsidRPr="00AF7ECF">
        <w:rPr>
          <w:sz w:val="20"/>
        </w:rPr>
        <w:tab/>
        <w:t>1.6</w:t>
      </w:r>
    </w:p>
    <w:p w14:paraId="0CF6EB1B" w14:textId="77777777" w:rsidR="00B40315" w:rsidRPr="007F427F" w:rsidRDefault="008E6C9D">
      <w:pPr>
        <w:tabs>
          <w:tab w:val="left" w:pos="1839"/>
          <w:tab w:val="left" w:pos="3077"/>
          <w:tab w:val="left" w:pos="3809"/>
          <w:tab w:val="left" w:pos="4477"/>
          <w:tab w:val="left" w:pos="4965"/>
          <w:tab w:val="left" w:pos="6123"/>
          <w:tab w:val="left" w:pos="7383"/>
          <w:tab w:val="left" w:pos="8081"/>
          <w:tab w:val="left" w:pos="8750"/>
        </w:tabs>
        <w:spacing w:before="9"/>
        <w:ind w:left="682"/>
        <w:rPr>
          <w:sz w:val="20"/>
        </w:rPr>
      </w:pPr>
      <w:r>
        <w:lastRenderedPageBreak/>
        <w:pict w14:anchorId="0C322946">
          <v:line id="_x0000_s1034" style="position:absolute;left:0;text-align:left;z-index:-251619840;mso-position-horizontal-relative:page" from="174.2pt,9.6pt" to="177.2pt,9.6pt" strokeweight=".14042mm">
            <w10:wrap anchorx="page"/>
          </v:line>
        </w:pict>
      </w:r>
      <w:r w:rsidR="002B1B5E" w:rsidRPr="00BE3340">
        <w:rPr>
          <w:sz w:val="20"/>
        </w:rPr>
        <w:t>SVR</w:t>
      </w:r>
      <w:r w:rsidR="002B1B5E" w:rsidRPr="00BE3340">
        <w:rPr>
          <w:sz w:val="20"/>
        </w:rPr>
        <w:tab/>
        <w:t>Ada</w:t>
      </w:r>
      <w:r w:rsidR="002B1B5E" w:rsidRPr="00A97774">
        <w:rPr>
          <w:spacing w:val="19"/>
          <w:sz w:val="20"/>
        </w:rPr>
        <w:t xml:space="preserve"> </w:t>
      </w:r>
      <w:r w:rsidR="002B1B5E" w:rsidRPr="00453F0F">
        <w:rPr>
          <w:sz w:val="20"/>
        </w:rPr>
        <w:t>SVR</w:t>
      </w:r>
      <w:r w:rsidR="002B1B5E" w:rsidRPr="00453F0F">
        <w:rPr>
          <w:sz w:val="20"/>
        </w:rPr>
        <w:tab/>
        <w:t>-3.5</w:t>
      </w:r>
      <w:r w:rsidR="002B1B5E" w:rsidRPr="00453F0F">
        <w:rPr>
          <w:sz w:val="20"/>
        </w:rPr>
        <w:tab/>
        <w:t>-3.6</w:t>
      </w:r>
      <w:r w:rsidR="002B1B5E" w:rsidRPr="00453F0F">
        <w:rPr>
          <w:sz w:val="20"/>
        </w:rPr>
        <w:tab/>
        <w:t>1.1</w:t>
      </w:r>
      <w:r w:rsidR="002B1B5E" w:rsidRPr="00453F0F">
        <w:rPr>
          <w:sz w:val="20"/>
        </w:rPr>
        <w:tab/>
        <w:t>SVR</w:t>
      </w:r>
      <w:r w:rsidR="002B1B5E" w:rsidRPr="00453F0F">
        <w:rPr>
          <w:sz w:val="20"/>
        </w:rPr>
        <w:tab/>
        <w:t>Bag</w:t>
      </w:r>
      <w:r w:rsidR="002B1B5E" w:rsidRPr="00453F0F">
        <w:rPr>
          <w:spacing w:val="20"/>
          <w:sz w:val="20"/>
        </w:rPr>
        <w:t xml:space="preserve"> </w:t>
      </w:r>
      <w:r w:rsidR="002B1B5E" w:rsidRPr="00453F0F">
        <w:rPr>
          <w:sz w:val="20"/>
        </w:rPr>
        <w:t>SVR</w:t>
      </w:r>
      <w:r w:rsidR="002B1B5E" w:rsidRPr="00453F0F">
        <w:rPr>
          <w:sz w:val="20"/>
        </w:rPr>
        <w:tab/>
        <w:t>0.1</w:t>
      </w:r>
      <w:r w:rsidR="002B1B5E" w:rsidRPr="00453F0F">
        <w:rPr>
          <w:sz w:val="20"/>
        </w:rPr>
        <w:tab/>
        <w:t>-0.1</w:t>
      </w:r>
      <w:r w:rsidR="002B1B5E" w:rsidRPr="00453F0F">
        <w:rPr>
          <w:sz w:val="20"/>
        </w:rPr>
        <w:tab/>
        <w:t>0.0</w:t>
      </w:r>
    </w:p>
    <w:p w14:paraId="77A61717" w14:textId="77777777" w:rsidR="00B40315" w:rsidRPr="00AF7ECF" w:rsidRDefault="008E6C9D">
      <w:pPr>
        <w:tabs>
          <w:tab w:val="left" w:pos="1839"/>
          <w:tab w:val="left" w:pos="3027"/>
          <w:tab w:val="left" w:pos="3759"/>
          <w:tab w:val="left" w:pos="4477"/>
          <w:tab w:val="left" w:pos="4965"/>
          <w:tab w:val="left" w:pos="6123"/>
          <w:tab w:val="left" w:pos="7300"/>
          <w:tab w:val="left" w:pos="8032"/>
          <w:tab w:val="left" w:pos="8750"/>
        </w:tabs>
        <w:spacing w:before="118"/>
        <w:ind w:left="682"/>
        <w:rPr>
          <w:sz w:val="20"/>
        </w:rPr>
      </w:pPr>
      <w:r>
        <w:pict w14:anchorId="7B66183A">
          <v:line id="_x0000_s1033" style="position:absolute;left:0;text-align:left;z-index:-251618816;mso-position-horizontal-relative:page" from="116.3pt,15.05pt" to="119.3pt,15.05pt" strokeweight=".14042mm">
            <w10:wrap anchorx="page"/>
          </v:line>
        </w:pict>
      </w:r>
      <w:r>
        <w:rPr>
          <w:rPrChange w:id="2601" w:author="Patrick Tang" w:date="2021-06-25T17:28:00Z">
            <w:rPr/>
          </w:rPrChange>
        </w:rPr>
        <w:pict w14:anchorId="16BC52F2">
          <v:line id="_x0000_s1032" style="position:absolute;left:0;text-align:left;z-index:-251617792;mso-position-horizontal-relative:page" from="179.75pt,15.05pt" to="182.7pt,15.05pt" strokeweight=".14042mm">
            <w10:wrap anchorx="page"/>
          </v:line>
        </w:pict>
      </w:r>
      <w:r w:rsidR="002B1B5E" w:rsidRPr="00BE3340">
        <w:rPr>
          <w:sz w:val="20"/>
        </w:rPr>
        <w:t>Ada</w:t>
      </w:r>
      <w:r w:rsidR="002B1B5E" w:rsidRPr="00A97774">
        <w:rPr>
          <w:spacing w:val="20"/>
          <w:sz w:val="20"/>
        </w:rPr>
        <w:t xml:space="preserve"> </w:t>
      </w:r>
      <w:r w:rsidR="002B1B5E" w:rsidRPr="00453F0F">
        <w:rPr>
          <w:sz w:val="20"/>
        </w:rPr>
        <w:t>LR</w:t>
      </w:r>
      <w:r w:rsidR="002B1B5E" w:rsidRPr="00453F0F">
        <w:rPr>
          <w:sz w:val="20"/>
        </w:rPr>
        <w:tab/>
        <w:t>Stack</w:t>
      </w:r>
      <w:r w:rsidR="002B1B5E" w:rsidRPr="00453F0F">
        <w:rPr>
          <w:spacing w:val="20"/>
          <w:sz w:val="20"/>
        </w:rPr>
        <w:t xml:space="preserve"> </w:t>
      </w:r>
      <w:r w:rsidR="002B1B5E" w:rsidRPr="00453F0F">
        <w:rPr>
          <w:sz w:val="20"/>
        </w:rPr>
        <w:t>LR</w:t>
      </w:r>
      <w:r w:rsidR="002B1B5E" w:rsidRPr="00453F0F">
        <w:rPr>
          <w:sz w:val="20"/>
        </w:rPr>
        <w:tab/>
        <w:t>-17.8</w:t>
      </w:r>
      <w:r w:rsidR="002B1B5E" w:rsidRPr="00453F0F">
        <w:rPr>
          <w:sz w:val="20"/>
        </w:rPr>
        <w:tab/>
        <w:t>-17.3</w:t>
      </w:r>
      <w:r w:rsidR="002B1B5E" w:rsidRPr="00453F0F">
        <w:rPr>
          <w:sz w:val="20"/>
        </w:rPr>
        <w:tab/>
        <w:t>4.3</w:t>
      </w:r>
      <w:r w:rsidR="002B1B5E" w:rsidRPr="00453F0F">
        <w:rPr>
          <w:sz w:val="20"/>
        </w:rPr>
        <w:tab/>
      </w:r>
      <w:commentRangeStart w:id="2602"/>
      <w:r w:rsidR="002B1B5E" w:rsidRPr="00453F0F">
        <w:rPr>
          <w:sz w:val="20"/>
        </w:rPr>
        <w:t>Bag</w:t>
      </w:r>
      <w:r w:rsidR="002B1B5E" w:rsidRPr="007F427F">
        <w:rPr>
          <w:spacing w:val="20"/>
          <w:sz w:val="20"/>
        </w:rPr>
        <w:t xml:space="preserve"> </w:t>
      </w:r>
      <w:r w:rsidR="002B1B5E" w:rsidRPr="007F427F">
        <w:rPr>
          <w:sz w:val="20"/>
        </w:rPr>
        <w:t>LR</w:t>
      </w:r>
      <w:commentRangeEnd w:id="2602"/>
      <w:r w:rsidR="00995F98">
        <w:rPr>
          <w:rStyle w:val="CommentReference"/>
        </w:rPr>
        <w:commentReference w:id="2602"/>
      </w:r>
      <w:r w:rsidR="002B1B5E" w:rsidRPr="007F427F">
        <w:rPr>
          <w:sz w:val="20"/>
        </w:rPr>
        <w:tab/>
        <w:t>Stack</w:t>
      </w:r>
      <w:r w:rsidR="002B1B5E" w:rsidRPr="002B568D">
        <w:rPr>
          <w:spacing w:val="20"/>
          <w:sz w:val="20"/>
        </w:rPr>
        <w:t xml:space="preserve"> </w:t>
      </w:r>
      <w:r w:rsidR="002B1B5E" w:rsidRPr="00FA1A45">
        <w:rPr>
          <w:sz w:val="20"/>
        </w:rPr>
        <w:t>LR</w:t>
      </w:r>
      <w:r w:rsidR="002B1B5E" w:rsidRPr="00FA1A45">
        <w:rPr>
          <w:sz w:val="20"/>
        </w:rPr>
        <w:tab/>
        <w:t>-2</w:t>
      </w:r>
      <w:r w:rsidR="002B1B5E" w:rsidRPr="00AF7ECF">
        <w:rPr>
          <w:sz w:val="20"/>
        </w:rPr>
        <w:t>1.5</w:t>
      </w:r>
      <w:r w:rsidR="002B1B5E" w:rsidRPr="00AF7ECF">
        <w:rPr>
          <w:sz w:val="20"/>
        </w:rPr>
        <w:tab/>
        <w:t>-20.4</w:t>
      </w:r>
      <w:r w:rsidR="002B1B5E" w:rsidRPr="00AF7ECF">
        <w:rPr>
          <w:sz w:val="20"/>
        </w:rPr>
        <w:tab/>
        <w:t>5.1</w:t>
      </w:r>
    </w:p>
    <w:p w14:paraId="39D0B49B" w14:textId="77777777" w:rsidR="00B40315" w:rsidRPr="00BE3340" w:rsidRDefault="00B40315">
      <w:pPr>
        <w:pStyle w:val="BodyText"/>
        <w:spacing w:before="4"/>
        <w:rPr>
          <w:sz w:val="21"/>
        </w:rPr>
      </w:pPr>
    </w:p>
    <w:p w14:paraId="16AD83D7" w14:textId="2ABF72B2" w:rsidR="00B40315" w:rsidRPr="00BE3340" w:rsidRDefault="00A75B5A">
      <w:pPr>
        <w:pStyle w:val="BodyText"/>
        <w:spacing w:before="96" w:line="256" w:lineRule="auto"/>
        <w:ind w:left="117" w:firstLine="338"/>
      </w:pPr>
      <w:ins w:id="2603" w:author="Patrick Tang" w:date="2021-07-01T13:05:00Z">
        <w:r>
          <w:t xml:space="preserve">However, </w:t>
        </w:r>
      </w:ins>
      <w:ins w:id="2604" w:author="Patrick Tang" w:date="2021-07-01T13:10:00Z">
        <w:r>
          <w:t>the results showed</w:t>
        </w:r>
      </w:ins>
      <w:ins w:id="2605" w:author="Patrick Tang" w:date="2021-07-01T13:05:00Z">
        <w:r>
          <w:t xml:space="preserve"> that the effectiveness of ensemble methods on individual </w:t>
        </w:r>
      </w:ins>
      <w:ins w:id="2606" w:author="Patrick Tang" w:date="2021-07-01T13:06:00Z">
        <w:r>
          <w:t xml:space="preserve">models varied. </w:t>
        </w:r>
      </w:ins>
      <w:del w:id="2607" w:author="Patrick Tang" w:date="2021-07-01T13:06:00Z">
        <w:r w:rsidR="002B1B5E" w:rsidRPr="00BE3340" w:rsidDel="00A75B5A">
          <w:delText>Specifically</w:delText>
        </w:r>
      </w:del>
      <w:ins w:id="2608" w:author="Patrick Tang" w:date="2021-07-01T13:06:00Z">
        <w:r>
          <w:t>For instance</w:t>
        </w:r>
      </w:ins>
      <w:r w:rsidR="002B1B5E" w:rsidRPr="00BE3340">
        <w:t xml:space="preserve">, bagging </w:t>
      </w:r>
      <w:del w:id="2609" w:author="Patrick Tang" w:date="2021-07-01T12:58:00Z">
        <w:r w:rsidR="002B1B5E" w:rsidRPr="00BE3340" w:rsidDel="00995F98">
          <w:delText xml:space="preserve">ensembles </w:delText>
        </w:r>
      </w:del>
      <w:ins w:id="2610" w:author="Patrick Tang" w:date="2021-07-01T12:58:00Z">
        <w:r w:rsidR="00995F98">
          <w:t>method</w:t>
        </w:r>
        <w:r w:rsidR="00995F98" w:rsidRPr="00BE3340">
          <w:t xml:space="preserve"> </w:t>
        </w:r>
      </w:ins>
      <w:del w:id="2611" w:author="Patrick Tang" w:date="2021-07-01T13:08:00Z">
        <w:r w:rsidR="002B1B5E" w:rsidRPr="00BE3340" w:rsidDel="00A75B5A">
          <w:delText xml:space="preserve">substantially </w:delText>
        </w:r>
      </w:del>
      <w:r w:rsidR="002B1B5E" w:rsidRPr="00BE3340">
        <w:t>enhance</w:t>
      </w:r>
      <w:ins w:id="2612" w:author="Patrick Tang" w:date="2021-07-01T13:08:00Z">
        <w:r>
          <w:t>d</w:t>
        </w:r>
      </w:ins>
      <w:r w:rsidR="002B1B5E" w:rsidRPr="00BE3340">
        <w:t xml:space="preserve"> the performance of BPNN and CRAT</w:t>
      </w:r>
      <w:ins w:id="2613" w:author="Patrick Tang" w:date="2021-07-01T13:08:00Z">
        <w:r w:rsidRPr="00A75B5A">
          <w:t xml:space="preserve"> </w:t>
        </w:r>
        <w:r w:rsidRPr="001E116B">
          <w:t>substantially</w:t>
        </w:r>
      </w:ins>
      <w:ins w:id="2614" w:author="Patrick Tang" w:date="2021-07-01T13:07:00Z">
        <w:r>
          <w:t>, but not for both LR and SVR models.</w:t>
        </w:r>
      </w:ins>
      <w:r w:rsidR="002B1B5E" w:rsidRPr="00BE3340">
        <w:t xml:space="preserve"> </w:t>
      </w:r>
      <w:del w:id="2615" w:author="Patrick Tang" w:date="2021-07-01T13:07:00Z">
        <w:r w:rsidR="002B1B5E" w:rsidRPr="00BE3340" w:rsidDel="00A75B5A">
          <w:delText xml:space="preserve">while </w:delText>
        </w:r>
      </w:del>
      <w:ins w:id="2616" w:author="Patrick Tang" w:date="2021-07-01T13:07:00Z">
        <w:r>
          <w:t>On the other hand,</w:t>
        </w:r>
        <w:r w:rsidRPr="00BE3340">
          <w:t xml:space="preserve"> </w:t>
        </w:r>
      </w:ins>
      <w:r w:rsidR="002B1B5E" w:rsidRPr="00BE3340">
        <w:t xml:space="preserve">the AdaBoost </w:t>
      </w:r>
      <w:del w:id="2617" w:author="Patrick Tang" w:date="2021-07-01T12:58:00Z">
        <w:r w:rsidR="002B1B5E" w:rsidRPr="00BE3340" w:rsidDel="00995F98">
          <w:delText xml:space="preserve">ensemble </w:delText>
        </w:r>
      </w:del>
      <w:ins w:id="2618" w:author="Patrick Tang" w:date="2021-07-01T12:58:00Z">
        <w:r w:rsidR="00995F98">
          <w:t xml:space="preserve">method </w:t>
        </w:r>
      </w:ins>
      <w:del w:id="2619" w:author="Patrick Tang" w:date="2021-07-01T13:08:00Z">
        <w:r w:rsidR="002B1B5E" w:rsidRPr="00BE3340" w:rsidDel="00A75B5A">
          <w:delText xml:space="preserve">achieve </w:delText>
        </w:r>
      </w:del>
      <w:ins w:id="2620" w:author="Patrick Tang" w:date="2021-07-01T13:08:00Z">
        <w:r>
          <w:t>brought</w:t>
        </w:r>
        <w:r w:rsidRPr="00BE3340">
          <w:t xml:space="preserve"> </w:t>
        </w:r>
      </w:ins>
      <w:r w:rsidR="002B1B5E" w:rsidRPr="00BE3340">
        <w:t>a considerable improvement for LR and SVR</w:t>
      </w:r>
      <w:ins w:id="2621" w:author="Patrick Tang" w:date="2021-07-01T13:08:00Z">
        <w:r>
          <w:t xml:space="preserve"> models</w:t>
        </w:r>
      </w:ins>
      <w:r w:rsidR="002B1B5E" w:rsidRPr="00BE3340">
        <w:t xml:space="preserve">. </w:t>
      </w:r>
      <w:del w:id="2622" w:author="Patrick Tang" w:date="2021-07-01T13:09:00Z">
        <w:r w:rsidR="002B1B5E" w:rsidRPr="00BE3340" w:rsidDel="00A75B5A">
          <w:delText>It means that BPNN and CRAT</w:delText>
        </w:r>
      </w:del>
      <w:ins w:id="2623" w:author="Patrick Tang" w:date="2021-07-01T13:09:00Z">
        <w:r w:rsidR="00A925AB">
          <w:t xml:space="preserve">To </w:t>
        </w:r>
      </w:ins>
      <w:ins w:id="2624" w:author="Patrick Tang" w:date="2021-07-01T13:19:00Z">
        <w:r w:rsidR="00A925AB">
          <w:t>improve the performance accuracy</w:t>
        </w:r>
      </w:ins>
      <w:ins w:id="2625" w:author="Patrick Tang" w:date="2021-07-01T13:09:00Z">
        <w:r w:rsidR="00A925AB">
          <w:t xml:space="preserve">, </w:t>
        </w:r>
      </w:ins>
      <w:ins w:id="2626" w:author="Patrick Tang" w:date="2021-07-01T13:17:00Z">
        <w:r w:rsidR="00A925AB">
          <w:t xml:space="preserve">researchers should employ </w:t>
        </w:r>
      </w:ins>
      <w:ins w:id="2627" w:author="Patrick Tang" w:date="2021-07-01T13:15:00Z">
        <w:r w:rsidR="00A925AB">
          <w:t>different</w:t>
        </w:r>
      </w:ins>
      <w:ins w:id="2628" w:author="Patrick Tang" w:date="2021-07-01T13:09:00Z">
        <w:r>
          <w:t xml:space="preserve"> ensemble methods </w:t>
        </w:r>
      </w:ins>
      <w:ins w:id="2629" w:author="Patrick Tang" w:date="2021-07-01T13:17:00Z">
        <w:r w:rsidR="00A925AB">
          <w:t>to</w:t>
        </w:r>
      </w:ins>
      <w:ins w:id="2630" w:author="Patrick Tang" w:date="2021-07-01T13:09:00Z">
        <w:r>
          <w:t xml:space="preserve"> </w:t>
        </w:r>
      </w:ins>
      <w:ins w:id="2631" w:author="Patrick Tang" w:date="2021-07-01T13:20:00Z">
        <w:r w:rsidR="00A925AB">
          <w:t>compare</w:t>
        </w:r>
      </w:ins>
      <w:ins w:id="2632" w:author="Patrick Tang" w:date="2021-07-01T13:17:00Z">
        <w:r w:rsidR="00A925AB">
          <w:t xml:space="preserve"> their </w:t>
        </w:r>
      </w:ins>
      <w:ins w:id="2633" w:author="Patrick Tang" w:date="2021-07-01T13:19:00Z">
        <w:r w:rsidR="00A925AB">
          <w:t xml:space="preserve">effectiveness on </w:t>
        </w:r>
      </w:ins>
      <w:ins w:id="2634" w:author="Patrick Tang" w:date="2021-07-01T13:20:00Z">
        <w:r w:rsidR="00A925AB">
          <w:t>different</w:t>
        </w:r>
      </w:ins>
      <w:ins w:id="2635" w:author="Patrick Tang" w:date="2021-07-01T13:09:00Z">
        <w:r>
          <w:t xml:space="preserve"> </w:t>
        </w:r>
      </w:ins>
      <w:ins w:id="2636" w:author="Patrick Tang" w:date="2021-07-01T13:17:00Z">
        <w:r w:rsidR="00A925AB">
          <w:t xml:space="preserve">ML </w:t>
        </w:r>
      </w:ins>
      <w:ins w:id="2637" w:author="Patrick Tang" w:date="2021-07-01T13:09:00Z">
        <w:r>
          <w:t>model</w:t>
        </w:r>
      </w:ins>
      <w:ins w:id="2638" w:author="Patrick Tang" w:date="2021-07-01T13:20:00Z">
        <w:r w:rsidR="00A925AB">
          <w:t>s</w:t>
        </w:r>
      </w:ins>
      <w:ins w:id="2639" w:author="Patrick Tang" w:date="2021-07-01T13:09:00Z">
        <w:r>
          <w:t>.</w:t>
        </w:r>
      </w:ins>
      <w:ins w:id="2640" w:author="Patrick Tang" w:date="2021-07-01T16:45:00Z">
        <w:r w:rsidR="004C7AFF">
          <w:t xml:space="preserve"> </w:t>
        </w:r>
      </w:ins>
      <w:ins w:id="2641" w:author="Patrick Tang" w:date="2021-07-01T16:44:00Z">
        <w:r w:rsidR="004C7AFF">
          <w:t xml:space="preserve"> </w:t>
        </w:r>
      </w:ins>
    </w:p>
    <w:p w14:paraId="19A7874E" w14:textId="77777777" w:rsidR="00B40315" w:rsidRPr="00BE3340" w:rsidRDefault="00B40315">
      <w:pPr>
        <w:spacing w:line="256" w:lineRule="auto"/>
        <w:sectPr w:rsidR="00B40315" w:rsidRPr="00BE3340">
          <w:pgSz w:w="12240" w:h="15840"/>
          <w:pgMar w:top="1360" w:right="820" w:bottom="720" w:left="1300" w:header="0" w:footer="538" w:gutter="0"/>
          <w:cols w:space="720"/>
        </w:sectPr>
      </w:pPr>
    </w:p>
    <w:p w14:paraId="4AFE77A7" w14:textId="77777777" w:rsidR="00B40315" w:rsidRPr="00BE3340" w:rsidRDefault="002B1B5E">
      <w:pPr>
        <w:pStyle w:val="BodyText"/>
        <w:ind w:left="117"/>
        <w:rPr>
          <w:sz w:val="20"/>
        </w:rPr>
      </w:pPr>
      <w:r w:rsidRPr="00BE3340">
        <w:rPr>
          <w:noProof/>
          <w:sz w:val="20"/>
          <w:lang w:val="en-AU" w:eastAsia="en-AU"/>
        </w:rPr>
        <w:lastRenderedPageBreak/>
        <w:drawing>
          <wp:inline distT="0" distB="0" distL="0" distR="0" wp14:anchorId="51C6DAB7" wp14:editId="674CD021">
            <wp:extent cx="5852122" cy="2194559"/>
            <wp:effectExtent l="0" t="0" r="0" b="0"/>
            <wp:docPr id="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22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23FA" w14:textId="77777777" w:rsidR="00B40315" w:rsidRPr="00A97774" w:rsidRDefault="00B40315">
      <w:pPr>
        <w:pStyle w:val="BodyText"/>
        <w:spacing w:before="1"/>
        <w:rPr>
          <w:sz w:val="8"/>
        </w:rPr>
      </w:pPr>
    </w:p>
    <w:p w14:paraId="210DED49" w14:textId="77777777" w:rsidR="00B40315" w:rsidRPr="00AF7ECF" w:rsidRDefault="002B1B5E">
      <w:pPr>
        <w:tabs>
          <w:tab w:val="left" w:pos="6786"/>
        </w:tabs>
        <w:spacing w:before="98"/>
        <w:ind w:left="2111"/>
        <w:rPr>
          <w:sz w:val="18"/>
        </w:rPr>
      </w:pPr>
      <w:r w:rsidRPr="00453F0F">
        <w:rPr>
          <w:sz w:val="18"/>
        </w:rPr>
        <w:t>(a)</w:t>
      </w:r>
      <w:r w:rsidRPr="007F427F">
        <w:rPr>
          <w:spacing w:val="26"/>
          <w:sz w:val="18"/>
        </w:rPr>
        <w:t xml:space="preserve"> </w:t>
      </w:r>
      <w:r w:rsidRPr="007F427F">
        <w:rPr>
          <w:sz w:val="18"/>
        </w:rPr>
        <w:t>MAE</w:t>
      </w:r>
      <w:r w:rsidRPr="007F427F">
        <w:rPr>
          <w:sz w:val="18"/>
        </w:rPr>
        <w:tab/>
        <w:t>(b)</w:t>
      </w:r>
      <w:r w:rsidRPr="002B568D">
        <w:rPr>
          <w:spacing w:val="26"/>
          <w:sz w:val="18"/>
        </w:rPr>
        <w:t xml:space="preserve"> </w:t>
      </w:r>
      <w:r w:rsidRPr="00FA1A45">
        <w:rPr>
          <w:sz w:val="18"/>
        </w:rPr>
        <w:t>RMSE</w:t>
      </w:r>
    </w:p>
    <w:p w14:paraId="2E54DD97" w14:textId="77777777" w:rsidR="00B40315" w:rsidRPr="00BE3340" w:rsidRDefault="00B40315">
      <w:pPr>
        <w:pStyle w:val="BodyText"/>
        <w:rPr>
          <w:sz w:val="20"/>
        </w:rPr>
      </w:pPr>
    </w:p>
    <w:p w14:paraId="08C5BC0E" w14:textId="77777777" w:rsidR="00B40315" w:rsidRPr="00BE3340" w:rsidRDefault="002B1B5E">
      <w:pPr>
        <w:pStyle w:val="BodyText"/>
        <w:spacing w:before="8"/>
        <w:rPr>
          <w:sz w:val="16"/>
        </w:rPr>
      </w:pPr>
      <w:r w:rsidRPr="00BE3340">
        <w:rPr>
          <w:noProof/>
          <w:lang w:val="en-AU" w:eastAsia="en-AU"/>
        </w:rPr>
        <w:drawing>
          <wp:anchor distT="0" distB="0" distL="0" distR="0" simplePos="0" relativeHeight="251656192" behindDoc="0" locked="0" layoutInCell="1" allowOverlap="1" wp14:anchorId="1E3D0770" wp14:editId="08D98318">
            <wp:simplePos x="0" y="0"/>
            <wp:positionH relativeFrom="page">
              <wp:posOffset>2850367</wp:posOffset>
            </wp:positionH>
            <wp:positionV relativeFrom="paragraph">
              <wp:posOffset>147270</wp:posOffset>
            </wp:positionV>
            <wp:extent cx="2018538" cy="1906524"/>
            <wp:effectExtent l="0" t="0" r="0" b="0"/>
            <wp:wrapTopAndBottom/>
            <wp:docPr id="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538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C2287" w14:textId="77777777" w:rsidR="00B40315" w:rsidRPr="00A97774" w:rsidRDefault="00B40315">
      <w:pPr>
        <w:pStyle w:val="BodyText"/>
        <w:spacing w:before="9"/>
        <w:rPr>
          <w:sz w:val="21"/>
        </w:rPr>
      </w:pPr>
    </w:p>
    <w:p w14:paraId="46556CC9" w14:textId="77777777" w:rsidR="00B40315" w:rsidRPr="00BE3340" w:rsidRDefault="002B1B5E">
      <w:pPr>
        <w:spacing w:before="68"/>
        <w:ind w:left="4572"/>
        <w:rPr>
          <w:sz w:val="18"/>
          <w:rPrChange w:id="2642" w:author="Patrick Tang" w:date="2021-06-25T17:28:00Z">
            <w:rPr>
              <w:rFonts w:ascii="Comic Sans MS"/>
              <w:sz w:val="18"/>
            </w:rPr>
          </w:rPrChange>
        </w:rPr>
      </w:pPr>
      <w:r w:rsidRPr="00453F0F">
        <w:rPr>
          <w:sz w:val="18"/>
        </w:rPr>
        <w:t xml:space="preserve">(c) </w:t>
      </w:r>
      <w:r w:rsidRPr="00BE3340">
        <w:rPr>
          <w:i/>
          <w:sz w:val="18"/>
          <w:rPrChange w:id="2643" w:author="Patrick Tang" w:date="2021-06-25T17:28:00Z">
            <w:rPr>
              <w:rFonts w:ascii="Arial"/>
              <w:i/>
              <w:sz w:val="18"/>
            </w:rPr>
          </w:rPrChange>
        </w:rPr>
        <w:t>R</w:t>
      </w:r>
      <w:r w:rsidRPr="00BE3340">
        <w:rPr>
          <w:sz w:val="18"/>
          <w:vertAlign w:val="superscript"/>
          <w:rPrChange w:id="2644" w:author="Patrick Tang" w:date="2021-06-25T17:28:00Z">
            <w:rPr>
              <w:rFonts w:ascii="Comic Sans MS"/>
              <w:sz w:val="18"/>
              <w:vertAlign w:val="superscript"/>
            </w:rPr>
          </w:rPrChange>
        </w:rPr>
        <w:t>2</w:t>
      </w:r>
    </w:p>
    <w:p w14:paraId="563B2965" w14:textId="77777777" w:rsidR="00B40315" w:rsidRPr="00BE3340" w:rsidRDefault="00B40315">
      <w:pPr>
        <w:pStyle w:val="BodyText"/>
        <w:spacing w:before="4"/>
        <w:rPr>
          <w:sz w:val="17"/>
          <w:rPrChange w:id="2645" w:author="Patrick Tang" w:date="2021-06-25T17:28:00Z">
            <w:rPr>
              <w:rFonts w:ascii="Comic Sans MS"/>
              <w:sz w:val="17"/>
            </w:rPr>
          </w:rPrChange>
        </w:rPr>
      </w:pPr>
    </w:p>
    <w:p w14:paraId="36AFE162" w14:textId="77777777" w:rsidR="00B40315" w:rsidRPr="00A97774" w:rsidRDefault="002B1B5E">
      <w:pPr>
        <w:pStyle w:val="BodyText"/>
        <w:spacing w:line="256" w:lineRule="auto"/>
        <w:ind w:left="117" w:right="595"/>
        <w:jc w:val="both"/>
      </w:pPr>
      <w:r w:rsidRPr="00BE3340">
        <w:t xml:space="preserve">Figure 9: Average prediction performance of 10-fold cross-validation on all machine learning models for predicting self-healing ability of </w:t>
      </w:r>
      <w:proofErr w:type="gramStart"/>
      <w:r w:rsidRPr="00BE3340">
        <w:t>ECC</w:t>
      </w:r>
      <w:proofErr w:type="gramEnd"/>
    </w:p>
    <w:p w14:paraId="14663057" w14:textId="77777777" w:rsidR="00B40315" w:rsidRPr="00453F0F" w:rsidRDefault="00B40315">
      <w:pPr>
        <w:pStyle w:val="BodyText"/>
        <w:spacing w:before="4"/>
        <w:rPr>
          <w:sz w:val="34"/>
        </w:rPr>
      </w:pPr>
    </w:p>
    <w:p w14:paraId="2F5934E0" w14:textId="6E91D061" w:rsidR="00B40315" w:rsidRPr="00BE3340" w:rsidDel="00A75B5A" w:rsidRDefault="00030E36">
      <w:pPr>
        <w:pStyle w:val="BodyText"/>
        <w:spacing w:line="256" w:lineRule="auto"/>
        <w:ind w:left="117" w:right="595"/>
        <w:jc w:val="both"/>
        <w:rPr>
          <w:del w:id="2646" w:author="Patrick Tang" w:date="2021-07-01T13:13:00Z"/>
        </w:rPr>
      </w:pPr>
      <w:ins w:id="2647" w:author="Patrick Tang" w:date="2021-07-01T13:23:00Z">
        <w:r>
          <w:t xml:space="preserve">Figure 10 shows the </w:t>
        </w:r>
      </w:ins>
      <w:del w:id="2648" w:author="Patrick Tang" w:date="2021-07-01T13:13:00Z">
        <w:r w:rsidR="002B1B5E" w:rsidRPr="007F427F" w:rsidDel="00A75B5A">
          <w:delText xml:space="preserve">used as the base learner, bagging method achieves better results (lower error value and higher </w:delText>
        </w:r>
        <w:r w:rsidR="002B1B5E" w:rsidRPr="007F427F" w:rsidDel="00A75B5A">
          <w:rPr>
            <w:i/>
            <w:spacing w:val="3"/>
          </w:rPr>
          <w:delText>R</w:delText>
        </w:r>
        <w:r w:rsidR="002B1B5E" w:rsidRPr="002B568D" w:rsidDel="00A75B5A">
          <w:rPr>
            <w:spacing w:val="3"/>
            <w:vertAlign w:val="superscript"/>
          </w:rPr>
          <w:delText>2</w:delText>
        </w:r>
        <w:r w:rsidR="002B1B5E" w:rsidRPr="00FA1A45" w:rsidDel="00A75B5A">
          <w:rPr>
            <w:spacing w:val="3"/>
          </w:rPr>
          <w:delText xml:space="preserve">) </w:delText>
        </w:r>
        <w:r w:rsidR="002B1B5E" w:rsidRPr="00AF7ECF" w:rsidDel="00A75B5A">
          <w:delText>than the AdaBoost and individual method, and the LR and SVR used as the base learner, the AdaBoost method</w:delText>
        </w:r>
        <w:r w:rsidR="002B1B5E" w:rsidRPr="00BE3340" w:rsidDel="00A75B5A">
          <w:rPr>
            <w:spacing w:val="-31"/>
          </w:rPr>
          <w:delText xml:space="preserve"> </w:delText>
        </w:r>
        <w:r w:rsidR="002B1B5E" w:rsidRPr="00BE3340" w:rsidDel="00A75B5A">
          <w:delText>gets better results than the bagging and individual</w:delText>
        </w:r>
        <w:r w:rsidR="002B1B5E" w:rsidRPr="00BE3340" w:rsidDel="00A75B5A">
          <w:rPr>
            <w:spacing w:val="-11"/>
          </w:rPr>
          <w:delText xml:space="preserve"> </w:delText>
        </w:r>
        <w:r w:rsidR="002B1B5E" w:rsidRPr="00BE3340" w:rsidDel="00A75B5A">
          <w:delText>method.</w:delText>
        </w:r>
      </w:del>
    </w:p>
    <w:p w14:paraId="0C4E42DB" w14:textId="3CDC2142" w:rsidR="00B40315" w:rsidRPr="00BE3340" w:rsidRDefault="008E6C9D">
      <w:pPr>
        <w:pStyle w:val="BodyText"/>
        <w:spacing w:before="1" w:line="254" w:lineRule="auto"/>
        <w:ind w:left="117" w:right="595" w:firstLine="338"/>
        <w:jc w:val="both"/>
      </w:pPr>
      <w:r>
        <w:pict w14:anchorId="5A43C80F">
          <v:line id="_x0000_s1031" style="position:absolute;left:0;text-align:left;z-index:-251616768;mso-position-horizontal-relative:page" from="411.5pt,50.75pt" to="414.8pt,50.75pt" strokeweight=".14042mm">
            <w10:wrap anchorx="page"/>
          </v:line>
        </w:pict>
      </w:r>
      <w:r>
        <w:rPr>
          <w:rPrChange w:id="2649" w:author="Patrick Tang" w:date="2021-06-25T17:28:00Z">
            <w:rPr/>
          </w:rPrChange>
        </w:rPr>
        <w:pict w14:anchorId="755EC4F5">
          <v:line id="_x0000_s1030" style="position:absolute;left:0;text-align:left;z-index:-251615744;mso-position-horizontal-relative:page" from="521.2pt,64.3pt" to="524.45pt,64.3pt" strokeweight=".14042mm">
            <w10:wrap anchorx="page"/>
          </v:line>
        </w:pict>
      </w:r>
      <w:del w:id="2650" w:author="Patrick Tang" w:date="2021-07-01T13:24:00Z">
        <w:r w:rsidR="002B1B5E" w:rsidRPr="00BE3340" w:rsidDel="00030E36">
          <w:delText xml:space="preserve">The comparison of </w:delText>
        </w:r>
      </w:del>
      <w:r w:rsidR="002B1B5E" w:rsidRPr="00BE3340">
        <w:t xml:space="preserve">observed </w:t>
      </w:r>
      <w:ins w:id="2651" w:author="Patrick Tang" w:date="2021-07-01T13:25:00Z">
        <w:r w:rsidR="00030E36">
          <w:t>results (</w:t>
        </w:r>
      </w:ins>
      <w:del w:id="2652" w:author="Patrick Tang" w:date="2021-07-01T13:24:00Z">
        <w:r w:rsidR="002B1B5E" w:rsidRPr="00BE3340" w:rsidDel="00030E36">
          <w:delText xml:space="preserve">and predicted </w:delText>
        </w:r>
      </w:del>
      <w:r w:rsidR="002B1B5E" w:rsidRPr="00BE3340">
        <w:t>crack width</w:t>
      </w:r>
      <w:ins w:id="2653" w:author="Patrick Tang" w:date="2021-07-01T13:26:00Z">
        <w:r w:rsidR="00245857">
          <w:t xml:space="preserve">s </w:t>
        </w:r>
      </w:ins>
      <w:del w:id="2654" w:author="Patrick Tang" w:date="2021-07-01T13:27:00Z">
        <w:r w:rsidR="002B1B5E" w:rsidRPr="00BE3340" w:rsidDel="00245857">
          <w:delText xml:space="preserve"> </w:delText>
        </w:r>
      </w:del>
      <w:r w:rsidR="002B1B5E" w:rsidRPr="00BE3340">
        <w:t xml:space="preserve">after </w:t>
      </w:r>
      <w:ins w:id="2655" w:author="Patrick Tang" w:date="2021-07-01T13:26:00Z">
        <w:r w:rsidR="00245857" w:rsidRPr="00245857">
          <w:rPr>
            <w:highlight w:val="yellow"/>
            <w:rPrChange w:id="2656" w:author="Patrick Tang" w:date="2021-07-01T13:27:00Z">
              <w:rPr/>
            </w:rPrChange>
          </w:rPr>
          <w:t>10 W/D cycles</w:t>
        </w:r>
      </w:ins>
      <w:del w:id="2657" w:author="Patrick Tang" w:date="2021-07-01T13:26:00Z">
        <w:r w:rsidR="002B1B5E" w:rsidRPr="00245857" w:rsidDel="00245857">
          <w:rPr>
            <w:highlight w:val="yellow"/>
            <w:rPrChange w:id="2658" w:author="Patrick Tang" w:date="2021-07-01T13:27:00Z">
              <w:rPr/>
            </w:rPrChange>
          </w:rPr>
          <w:delText>self-healing of ECC</w:delText>
        </w:r>
      </w:del>
      <w:ins w:id="2659" w:author="Patrick Tang" w:date="2021-07-01T13:25:00Z">
        <w:r w:rsidR="00030E36" w:rsidRPr="00245857">
          <w:rPr>
            <w:highlight w:val="yellow"/>
            <w:rPrChange w:id="2660" w:author="Patrick Tang" w:date="2021-07-01T13:27:00Z">
              <w:rPr/>
            </w:rPrChange>
          </w:rPr>
          <w:t>)</w:t>
        </w:r>
      </w:ins>
      <w:r w:rsidR="002B1B5E" w:rsidRPr="00245857">
        <w:rPr>
          <w:highlight w:val="yellow"/>
          <w:rPrChange w:id="2661" w:author="Patrick Tang" w:date="2021-07-01T13:27:00Z">
            <w:rPr/>
          </w:rPrChange>
        </w:rPr>
        <w:t xml:space="preserve"> </w:t>
      </w:r>
      <w:del w:id="2662" w:author="Patrick Tang" w:date="2021-07-01T13:24:00Z">
        <w:r w:rsidR="002B1B5E" w:rsidRPr="00245857" w:rsidDel="00030E36">
          <w:rPr>
            <w:highlight w:val="yellow"/>
            <w:rPrChange w:id="2663" w:author="Patrick Tang" w:date="2021-07-01T13:27:00Z">
              <w:rPr/>
            </w:rPrChange>
          </w:rPr>
          <w:delText>as the self-healing capability of</w:delText>
        </w:r>
      </w:del>
      <w:ins w:id="2664" w:author="Patrick Tang" w:date="2021-07-01T13:24:00Z">
        <w:r w:rsidR="00030E36" w:rsidRPr="00245857">
          <w:rPr>
            <w:highlight w:val="yellow"/>
            <w:rPrChange w:id="2665" w:author="Patrick Tang" w:date="2021-07-01T13:27:00Z">
              <w:rPr/>
            </w:rPrChange>
          </w:rPr>
          <w:t>compared to those predicted</w:t>
        </w:r>
        <w:r w:rsidR="00030E36">
          <w:t xml:space="preserve"> </w:t>
        </w:r>
      </w:ins>
      <w:del w:id="2666" w:author="Patrick Tang" w:date="2021-07-01T13:24:00Z">
        <w:r w:rsidR="002B1B5E" w:rsidRPr="00A97774" w:rsidDel="00030E36">
          <w:delText xml:space="preserve"> EC</w:delText>
        </w:r>
        <w:r w:rsidR="002B1B5E" w:rsidRPr="00453F0F" w:rsidDel="00030E36">
          <w:delText xml:space="preserve">C </w:delText>
        </w:r>
      </w:del>
      <w:r w:rsidR="002B1B5E" w:rsidRPr="00453F0F">
        <w:t xml:space="preserve">by </w:t>
      </w:r>
      <w:del w:id="2667" w:author="Patrick Tang" w:date="2021-07-01T13:28:00Z">
        <w:r w:rsidR="002B1B5E" w:rsidRPr="00453F0F" w:rsidDel="00245857">
          <w:delText xml:space="preserve">all </w:delText>
        </w:r>
      </w:del>
      <w:ins w:id="2668" w:author="Patrick Tang" w:date="2021-07-01T13:30:00Z">
        <w:r w:rsidR="00245857">
          <w:t>the</w:t>
        </w:r>
      </w:ins>
      <w:ins w:id="2669" w:author="Patrick Tang" w:date="2021-07-01T13:34:00Z">
        <w:r w:rsidR="00245857">
          <w:t xml:space="preserve"> proposed</w:t>
        </w:r>
      </w:ins>
      <w:ins w:id="2670" w:author="Patrick Tang" w:date="2021-07-01T13:30:00Z">
        <w:r w:rsidR="00245857">
          <w:t xml:space="preserve"> </w:t>
        </w:r>
      </w:ins>
      <w:del w:id="2671" w:author="Patrick Tang" w:date="2021-07-01T13:24:00Z">
        <w:r w:rsidR="002B1B5E" w:rsidRPr="00453F0F" w:rsidDel="00030E36">
          <w:delText>machine learning</w:delText>
        </w:r>
      </w:del>
      <w:ins w:id="2672" w:author="Patrick Tang" w:date="2021-07-01T13:24:00Z">
        <w:r w:rsidR="00030E36">
          <w:t>ML</w:t>
        </w:r>
      </w:ins>
      <w:r w:rsidR="002B1B5E" w:rsidRPr="00453F0F">
        <w:t xml:space="preserve"> </w:t>
      </w:r>
      <w:del w:id="2673" w:author="Patrick Tang" w:date="2021-07-01T13:25:00Z">
        <w:r w:rsidR="002B1B5E" w:rsidRPr="00453F0F" w:rsidDel="00030E36">
          <w:delText xml:space="preserve">techniques </w:delText>
        </w:r>
      </w:del>
      <w:ins w:id="2674" w:author="Patrick Tang" w:date="2021-07-01T13:25:00Z">
        <w:r w:rsidR="00030E36">
          <w:t>models</w:t>
        </w:r>
      </w:ins>
      <w:ins w:id="2675" w:author="Patrick Tang" w:date="2021-07-01T13:32:00Z">
        <w:r w:rsidR="00245857">
          <w:t>. It should be noted that only the results</w:t>
        </w:r>
      </w:ins>
      <w:ins w:id="2676" w:author="Patrick Tang" w:date="2021-07-01T13:33:00Z">
        <w:r w:rsidR="00245857">
          <w:t xml:space="preserve"> for Stack LR, </w:t>
        </w:r>
      </w:ins>
      <w:ins w:id="2677" w:author="Patrick Tang" w:date="2021-07-01T13:30:00Z">
        <w:r w:rsidR="00245857">
          <w:t>BPNN</w:t>
        </w:r>
      </w:ins>
      <w:ins w:id="2678" w:author="Patrick Tang" w:date="2021-07-01T13:32:00Z">
        <w:r w:rsidR="00245857">
          <w:t xml:space="preserve"> and its </w:t>
        </w:r>
      </w:ins>
      <w:ins w:id="2679" w:author="Patrick Tang" w:date="2021-07-01T13:33:00Z">
        <w:r w:rsidR="00245857">
          <w:t>ensemble</w:t>
        </w:r>
      </w:ins>
      <w:ins w:id="2680" w:author="Patrick Tang" w:date="2021-07-01T13:32:00Z">
        <w:r w:rsidR="00245857">
          <w:t xml:space="preserve"> </w:t>
        </w:r>
      </w:ins>
      <w:ins w:id="2681" w:author="Patrick Tang" w:date="2021-07-01T13:33:00Z">
        <w:r w:rsidR="00245857">
          <w:t>models are shown</w:t>
        </w:r>
      </w:ins>
      <w:ins w:id="2682" w:author="Patrick Tang" w:date="2021-07-01T13:36:00Z">
        <w:r w:rsidR="00934AE2">
          <w:t xml:space="preserve"> as they</w:t>
        </w:r>
      </w:ins>
      <w:ins w:id="2683" w:author="Patrick Tang" w:date="2021-07-01T13:37:00Z">
        <w:r w:rsidR="00934AE2">
          <w:t xml:space="preserve"> generally</w:t>
        </w:r>
      </w:ins>
      <w:ins w:id="2684" w:author="Patrick Tang" w:date="2021-07-01T13:36:00Z">
        <w:r w:rsidR="00934AE2">
          <w:t xml:space="preserve"> performed </w:t>
        </w:r>
      </w:ins>
      <w:ins w:id="2685" w:author="Patrick Tang" w:date="2021-07-01T13:37:00Z">
        <w:r w:rsidR="00934AE2">
          <w:t>better than the rest</w:t>
        </w:r>
      </w:ins>
      <w:del w:id="2686" w:author="Patrick Tang" w:date="2021-07-01T13:25:00Z">
        <w:r w:rsidR="002B1B5E" w:rsidRPr="00453F0F" w:rsidDel="00030E36">
          <w:delText>is presented in Figures 10</w:delText>
        </w:r>
      </w:del>
      <w:r w:rsidR="002B1B5E" w:rsidRPr="00453F0F">
        <w:t>.</w:t>
      </w:r>
      <w:ins w:id="2687" w:author="Patrick Tang" w:date="2021-07-01T13:37:00Z">
        <w:r w:rsidR="00934AE2">
          <w:t xml:space="preserve"> </w:t>
        </w:r>
      </w:ins>
      <w:del w:id="2688" w:author="Patrick Tang" w:date="2021-07-01T13:37:00Z">
        <w:r w:rsidR="002B1B5E" w:rsidRPr="00453F0F" w:rsidDel="00934AE2">
          <w:delText xml:space="preserve"> For example, plot </w:delText>
        </w:r>
        <w:r w:rsidR="002B1B5E" w:rsidRPr="00453F0F" w:rsidDel="00934AE2">
          <w:rPr>
            <w:i/>
            <w:spacing w:val="-4"/>
          </w:rPr>
          <w:delText>(a)</w:delText>
        </w:r>
      </w:del>
      <w:ins w:id="2689" w:author="Patrick Tang" w:date="2021-07-01T13:37:00Z">
        <w:r w:rsidR="00934AE2">
          <w:t>The LR</w:t>
        </w:r>
      </w:ins>
      <w:ins w:id="2690" w:author="Patrick Tang" w:date="2021-07-01T13:39:00Z">
        <w:r w:rsidR="00934AE2">
          <w:t xml:space="preserve"> model</w:t>
        </w:r>
      </w:ins>
      <w:ins w:id="2691" w:author="Patrick Tang" w:date="2021-07-01T13:37:00Z">
        <w:r w:rsidR="00934AE2">
          <w:t xml:space="preserve"> </w:t>
        </w:r>
      </w:ins>
      <w:ins w:id="2692" w:author="Patrick Tang" w:date="2021-07-01T15:00:00Z">
        <w:r w:rsidR="0090096A">
          <w:t xml:space="preserve">results </w:t>
        </w:r>
      </w:ins>
      <w:ins w:id="2693" w:author="Patrick Tang" w:date="2021-07-01T13:37:00Z">
        <w:r w:rsidR="00934AE2">
          <w:t>are shown in Figure 10a</w:t>
        </w:r>
      </w:ins>
      <w:ins w:id="2694" w:author="Patrick Tang" w:date="2021-07-01T13:38:00Z">
        <w:r w:rsidR="00934AE2">
          <w:t xml:space="preserve"> for comparison.</w:t>
        </w:r>
      </w:ins>
      <w:r w:rsidR="002B1B5E" w:rsidRPr="00453F0F">
        <w:rPr>
          <w:i/>
          <w:spacing w:val="-4"/>
        </w:rPr>
        <w:t xml:space="preserve"> </w:t>
      </w:r>
      <w:del w:id="2695" w:author="Patrick Tang" w:date="2021-07-01T13:39:00Z">
        <w:r w:rsidR="002B1B5E" w:rsidRPr="00453F0F" w:rsidDel="00934AE2">
          <w:delText>presents the predicted crack width</w:delText>
        </w:r>
      </w:del>
      <w:del w:id="2696" w:author="Patrick Tang" w:date="2021-07-01T13:38:00Z">
        <w:r w:rsidR="002B1B5E" w:rsidRPr="00453F0F" w:rsidDel="00934AE2">
          <w:delText xml:space="preserve"> after self-healing of ECC by LR model</w:delText>
        </w:r>
      </w:del>
      <w:del w:id="2697" w:author="Patrick Tang" w:date="2021-07-01T13:39:00Z">
        <w:r w:rsidR="002B1B5E" w:rsidRPr="00453F0F" w:rsidDel="00934AE2">
          <w:delText xml:space="preserve">, which has </w:delText>
        </w:r>
        <w:r w:rsidR="002B1B5E" w:rsidRPr="007F427F" w:rsidDel="00934AE2">
          <w:rPr>
            <w:i/>
          </w:rPr>
          <w:delText>R</w:delText>
        </w:r>
        <w:r w:rsidR="002B1B5E" w:rsidRPr="007F427F" w:rsidDel="00934AE2">
          <w:rPr>
            <w:vertAlign w:val="superscript"/>
          </w:rPr>
          <w:delText>2</w:delText>
        </w:r>
        <w:r w:rsidR="002B1B5E" w:rsidRPr="002B568D" w:rsidDel="00934AE2">
          <w:delText xml:space="preserve"> coefficient for 0.860 and the slope of the straight line for 0.799. </w:delText>
        </w:r>
      </w:del>
      <w:r w:rsidR="002B1B5E" w:rsidRPr="002B568D">
        <w:t>As it can be s</w:t>
      </w:r>
      <w:r w:rsidR="002B1B5E" w:rsidRPr="00FA1A45">
        <w:t>een</w:t>
      </w:r>
      <w:ins w:id="2698" w:author="Patrick Tang" w:date="2021-07-01T15:02:00Z">
        <w:r w:rsidR="0090096A">
          <w:t xml:space="preserve"> from Figure 10e</w:t>
        </w:r>
      </w:ins>
      <w:r w:rsidR="002B1B5E" w:rsidRPr="00FA1A45">
        <w:t xml:space="preserve">, the Stack LR </w:t>
      </w:r>
      <w:ins w:id="2699" w:author="Patrick Tang" w:date="2021-07-01T13:39:00Z">
        <w:r w:rsidR="00934AE2">
          <w:t>model showed</w:t>
        </w:r>
      </w:ins>
      <w:del w:id="2700" w:author="Patrick Tang" w:date="2021-07-01T13:39:00Z">
        <w:r w:rsidR="002B1B5E" w:rsidRPr="00FA1A45" w:rsidDel="00934AE2">
          <w:delText>has</w:delText>
        </w:r>
      </w:del>
      <w:r w:rsidR="002B1B5E" w:rsidRPr="00FA1A45">
        <w:t xml:space="preserve"> the best performance </w:t>
      </w:r>
      <w:ins w:id="2701" w:author="Patrick Tang" w:date="2021-07-01T15:01:00Z">
        <w:r w:rsidR="0090096A">
          <w:t xml:space="preserve">as the predicted results </w:t>
        </w:r>
        <w:proofErr w:type="gramStart"/>
        <w:r w:rsidR="0090096A">
          <w:t>are</w:t>
        </w:r>
        <w:proofErr w:type="gramEnd"/>
        <w:r w:rsidR="0090096A">
          <w:t xml:space="preserve"> in good agreement with the observed results. The </w:t>
        </w:r>
      </w:ins>
      <w:ins w:id="2702" w:author="Patrick Tang" w:date="2021-07-01T15:02:00Z">
        <w:r w:rsidR="0090096A">
          <w:t xml:space="preserve">value of </w:t>
        </w:r>
      </w:ins>
      <w:del w:id="2703" w:author="Patrick Tang" w:date="2021-07-01T15:00:00Z">
        <w:r w:rsidR="002B1B5E" w:rsidRPr="00FA1A45" w:rsidDel="0090096A">
          <w:delText xml:space="preserve">and </w:delText>
        </w:r>
      </w:del>
      <w:del w:id="2704" w:author="Patrick Tang" w:date="2021-07-01T13:40:00Z">
        <w:r w:rsidR="002B1B5E" w:rsidRPr="00FA1A45" w:rsidDel="00934AE2">
          <w:delText xml:space="preserve">obtained a better fit to a straight line with the slope of 0.899 </w:delText>
        </w:r>
      </w:del>
      <w:del w:id="2705" w:author="Patrick Tang" w:date="2021-07-01T15:00:00Z">
        <w:r w:rsidR="002B1B5E" w:rsidRPr="00FA1A45" w:rsidDel="0090096A">
          <w:delText>and</w:delText>
        </w:r>
      </w:del>
      <w:del w:id="2706" w:author="Patrick Tang" w:date="2021-07-01T15:01:00Z">
        <w:r w:rsidR="002B1B5E" w:rsidRPr="00FA1A45" w:rsidDel="0090096A">
          <w:delText xml:space="preserve"> </w:delText>
        </w:r>
      </w:del>
      <w:r w:rsidR="002B1B5E" w:rsidRPr="00AF7ECF">
        <w:rPr>
          <w:i/>
        </w:rPr>
        <w:t>R</w:t>
      </w:r>
      <w:r w:rsidR="002B1B5E" w:rsidRPr="00BE3340">
        <w:rPr>
          <w:vertAlign w:val="superscript"/>
        </w:rPr>
        <w:t>2</w:t>
      </w:r>
      <w:r w:rsidR="002B1B5E" w:rsidRPr="00BE3340">
        <w:t xml:space="preserve"> </w:t>
      </w:r>
      <w:ins w:id="2707" w:author="Patrick Tang" w:date="2021-07-01T15:02:00Z">
        <w:r w:rsidR="0090096A">
          <w:t>(</w:t>
        </w:r>
      </w:ins>
      <w:del w:id="2708" w:author="Patrick Tang" w:date="2021-07-01T13:39:00Z">
        <w:r w:rsidR="002B1B5E" w:rsidRPr="00BE3340" w:rsidDel="00934AE2">
          <w:delText xml:space="preserve">coefficient </w:delText>
        </w:r>
      </w:del>
      <w:del w:id="2709" w:author="Patrick Tang" w:date="2021-07-01T15:01:00Z">
        <w:r w:rsidR="002B1B5E" w:rsidRPr="00BE3340" w:rsidDel="0090096A">
          <w:delText xml:space="preserve">of </w:delText>
        </w:r>
      </w:del>
      <w:r w:rsidR="002B1B5E" w:rsidRPr="00BE3340">
        <w:t>0.904</w:t>
      </w:r>
      <w:ins w:id="2710" w:author="Patrick Tang" w:date="2021-07-01T15:01:00Z">
        <w:r w:rsidR="0090096A">
          <w:t>)</w:t>
        </w:r>
      </w:ins>
      <w:ins w:id="2711" w:author="Patrick Tang" w:date="2021-07-01T15:02:00Z">
        <w:r w:rsidR="0090096A">
          <w:t xml:space="preserve"> is </w:t>
        </w:r>
      </w:ins>
      <w:ins w:id="2712" w:author="Patrick Tang" w:date="2021-07-01T15:03:00Z">
        <w:r w:rsidR="0090096A">
          <w:t xml:space="preserve">also </w:t>
        </w:r>
      </w:ins>
      <w:ins w:id="2713" w:author="Patrick Tang" w:date="2021-07-01T15:02:00Z">
        <w:r w:rsidR="0090096A">
          <w:t>the highest among the others</w:t>
        </w:r>
      </w:ins>
      <w:r w:rsidR="002B1B5E" w:rsidRPr="00BE3340">
        <w:t xml:space="preserve">. </w:t>
      </w:r>
      <w:ins w:id="2714" w:author="Patrick Tang" w:date="2021-07-01T15:04:00Z">
        <w:r w:rsidR="0090096A">
          <w:t>It can be concluded that the</w:t>
        </w:r>
      </w:ins>
      <w:del w:id="2715" w:author="Patrick Tang" w:date="2021-07-01T15:04:00Z">
        <w:r w:rsidR="002B1B5E" w:rsidRPr="00BE3340" w:rsidDel="0090096A">
          <w:delText>In</w:delText>
        </w:r>
      </w:del>
      <w:r w:rsidR="002B1B5E" w:rsidRPr="00BE3340">
        <w:t xml:space="preserve"> Stack </w:t>
      </w:r>
      <w:r w:rsidR="002B1B5E" w:rsidRPr="00BE3340">
        <w:rPr>
          <w:spacing w:val="-4"/>
        </w:rPr>
        <w:t>LR</w:t>
      </w:r>
      <w:ins w:id="2716" w:author="Patrick Tang" w:date="2021-07-01T15:04:00Z">
        <w:r w:rsidR="0090096A">
          <w:rPr>
            <w:spacing w:val="-4"/>
          </w:rPr>
          <w:t xml:space="preserve"> model is the best ML model </w:t>
        </w:r>
      </w:ins>
      <w:del w:id="2717" w:author="Patrick Tang" w:date="2021-07-01T15:05:00Z">
        <w:r w:rsidR="002B1B5E" w:rsidRPr="00BE3340" w:rsidDel="0090096A">
          <w:rPr>
            <w:spacing w:val="-4"/>
          </w:rPr>
          <w:delText xml:space="preserve">, </w:delText>
        </w:r>
        <w:r w:rsidR="002B1B5E" w:rsidRPr="00BE3340" w:rsidDel="0090096A">
          <w:delText>the predicted value of crack width after self-healing of ECC adheres to the line (</w:delText>
        </w:r>
        <w:r w:rsidR="002B1B5E" w:rsidRPr="00BE3340" w:rsidDel="0090096A">
          <w:rPr>
            <w:i/>
          </w:rPr>
          <w:delText xml:space="preserve">Y </w:delText>
        </w:r>
        <w:r w:rsidR="002B1B5E" w:rsidRPr="00BE3340" w:rsidDel="0090096A">
          <w:rPr>
            <w:rPrChange w:id="2718" w:author="Patrick Tang" w:date="2021-06-25T17:28:00Z">
              <w:rPr>
                <w:rFonts w:ascii="Garamond" w:hAnsi="Garamond"/>
              </w:rPr>
            </w:rPrChange>
          </w:rPr>
          <w:delText xml:space="preserve">= </w:delText>
        </w:r>
        <w:r w:rsidR="002B1B5E" w:rsidRPr="00BE3340" w:rsidDel="0090096A">
          <w:rPr>
            <w:i/>
            <w:spacing w:val="8"/>
          </w:rPr>
          <w:delText>X</w:delText>
        </w:r>
        <w:r w:rsidR="002B1B5E" w:rsidRPr="00A97774" w:rsidDel="0090096A">
          <w:rPr>
            <w:spacing w:val="8"/>
          </w:rPr>
          <w:delText xml:space="preserve">) </w:delText>
        </w:r>
        <w:r w:rsidR="002B1B5E" w:rsidRPr="00453F0F" w:rsidDel="0090096A">
          <w:delText xml:space="preserve">better than other models, which indicates more accuracy </w:delText>
        </w:r>
      </w:del>
      <w:r w:rsidR="002B1B5E" w:rsidRPr="00453F0F">
        <w:t xml:space="preserve">for predicting self-healing of ECC. </w:t>
      </w:r>
      <w:del w:id="2719" w:author="Patrick Tang" w:date="2021-07-01T15:06:00Z">
        <w:r w:rsidR="002B1B5E" w:rsidRPr="0098175C" w:rsidDel="0090096A">
          <w:rPr>
            <w:highlight w:val="yellow"/>
            <w:rPrChange w:id="2720" w:author="Patrick Tang" w:date="2021-07-01T15:13:00Z">
              <w:rPr/>
            </w:rPrChange>
          </w:rPr>
          <w:delText>In addition</w:delText>
        </w:r>
      </w:del>
      <w:ins w:id="2721" w:author="Patrick Tang" w:date="2021-07-01T15:06:00Z">
        <w:r w:rsidR="0090096A" w:rsidRPr="0098175C">
          <w:rPr>
            <w:highlight w:val="yellow"/>
            <w:rPrChange w:id="2722" w:author="Patrick Tang" w:date="2021-07-01T15:13:00Z">
              <w:rPr/>
            </w:rPrChange>
          </w:rPr>
          <w:t>However</w:t>
        </w:r>
      </w:ins>
      <w:r w:rsidR="002B1B5E" w:rsidRPr="0098175C">
        <w:rPr>
          <w:highlight w:val="yellow"/>
          <w:rPrChange w:id="2723" w:author="Patrick Tang" w:date="2021-07-01T15:13:00Z">
            <w:rPr/>
          </w:rPrChange>
        </w:rPr>
        <w:t xml:space="preserve">, </w:t>
      </w:r>
      <w:ins w:id="2724" w:author="Patrick Tang" w:date="2021-07-01T15:07:00Z">
        <w:r w:rsidR="0090096A" w:rsidRPr="0098175C">
          <w:rPr>
            <w:highlight w:val="yellow"/>
            <w:rPrChange w:id="2725" w:author="Patrick Tang" w:date="2021-07-01T15:13:00Z">
              <w:rPr/>
            </w:rPrChange>
          </w:rPr>
          <w:t xml:space="preserve">the </w:t>
        </w:r>
      </w:ins>
      <w:del w:id="2726" w:author="Patrick Tang" w:date="2021-07-01T15:07:00Z">
        <w:r w:rsidR="002B1B5E" w:rsidRPr="0098175C" w:rsidDel="0090096A">
          <w:rPr>
            <w:highlight w:val="yellow"/>
            <w:rPrChange w:id="2727" w:author="Patrick Tang" w:date="2021-07-01T15:13:00Z">
              <w:rPr/>
            </w:rPrChange>
          </w:rPr>
          <w:delText xml:space="preserve">Figures 10 </w:delText>
        </w:r>
      </w:del>
      <w:del w:id="2728" w:author="Patrick Tang" w:date="2021-07-01T15:06:00Z">
        <w:r w:rsidR="002B1B5E" w:rsidRPr="0098175C" w:rsidDel="0090096A">
          <w:rPr>
            <w:highlight w:val="yellow"/>
            <w:rPrChange w:id="2729" w:author="Patrick Tang" w:date="2021-07-01T15:13:00Z">
              <w:rPr/>
            </w:rPrChange>
          </w:rPr>
          <w:delText>reveal</w:delText>
        </w:r>
      </w:del>
      <w:del w:id="2730" w:author="Patrick Tang" w:date="2021-07-01T15:07:00Z">
        <w:r w:rsidR="002B1B5E" w:rsidRPr="0098175C" w:rsidDel="0090096A">
          <w:rPr>
            <w:highlight w:val="yellow"/>
            <w:rPrChange w:id="2731" w:author="Patrick Tang" w:date="2021-07-01T15:13:00Z">
              <w:rPr/>
            </w:rPrChange>
          </w:rPr>
          <w:delText xml:space="preserve"> the</w:delText>
        </w:r>
        <w:r w:rsidR="002B1B5E" w:rsidRPr="0098175C" w:rsidDel="0090096A">
          <w:rPr>
            <w:spacing w:val="-9"/>
            <w:highlight w:val="yellow"/>
            <w:rPrChange w:id="2732" w:author="Patrick Tang" w:date="2021-07-01T15:13:00Z">
              <w:rPr>
                <w:spacing w:val="-9"/>
              </w:rPr>
            </w:rPrChange>
          </w:rPr>
          <w:delText xml:space="preserve"> </w:delText>
        </w:r>
        <w:r w:rsidR="002B1B5E" w:rsidRPr="0098175C" w:rsidDel="0090096A">
          <w:rPr>
            <w:highlight w:val="yellow"/>
            <w:rPrChange w:id="2733" w:author="Patrick Tang" w:date="2021-07-01T15:13:00Z">
              <w:rPr/>
            </w:rPrChange>
          </w:rPr>
          <w:delText>empirical</w:delText>
        </w:r>
        <w:r w:rsidR="002B1B5E" w:rsidRPr="0098175C" w:rsidDel="0090096A">
          <w:rPr>
            <w:spacing w:val="-8"/>
            <w:highlight w:val="yellow"/>
            <w:rPrChange w:id="2734" w:author="Patrick Tang" w:date="2021-07-01T15:13:00Z">
              <w:rPr>
                <w:spacing w:val="-8"/>
              </w:rPr>
            </w:rPrChange>
          </w:rPr>
          <w:delText xml:space="preserve"> </w:delText>
        </w:r>
        <w:r w:rsidR="002B1B5E" w:rsidRPr="0098175C" w:rsidDel="0090096A">
          <w:rPr>
            <w:highlight w:val="yellow"/>
            <w:rPrChange w:id="2735" w:author="Patrick Tang" w:date="2021-07-01T15:13:00Z">
              <w:rPr/>
            </w:rPrChange>
          </w:rPr>
          <w:delText>data</w:delText>
        </w:r>
        <w:r w:rsidR="002B1B5E" w:rsidRPr="0098175C" w:rsidDel="0090096A">
          <w:rPr>
            <w:spacing w:val="-9"/>
            <w:highlight w:val="yellow"/>
            <w:rPrChange w:id="2736" w:author="Patrick Tang" w:date="2021-07-01T15:13:00Z">
              <w:rPr>
                <w:spacing w:val="-9"/>
              </w:rPr>
            </w:rPrChange>
          </w:rPr>
          <w:delText xml:space="preserve"> </w:delText>
        </w:r>
        <w:r w:rsidR="002B1B5E" w:rsidRPr="0098175C" w:rsidDel="0090096A">
          <w:rPr>
            <w:highlight w:val="yellow"/>
            <w:rPrChange w:id="2737" w:author="Patrick Tang" w:date="2021-07-01T15:13:00Z">
              <w:rPr/>
            </w:rPrChange>
          </w:rPr>
          <w:delText>of</w:delText>
        </w:r>
        <w:r w:rsidR="002B1B5E" w:rsidRPr="0098175C" w:rsidDel="0090096A">
          <w:rPr>
            <w:spacing w:val="-8"/>
            <w:highlight w:val="yellow"/>
            <w:rPrChange w:id="2738" w:author="Patrick Tang" w:date="2021-07-01T15:13:00Z">
              <w:rPr>
                <w:spacing w:val="-8"/>
              </w:rPr>
            </w:rPrChange>
          </w:rPr>
          <w:delText xml:space="preserve"> </w:delText>
        </w:r>
      </w:del>
      <w:r w:rsidR="002B1B5E" w:rsidRPr="0098175C">
        <w:rPr>
          <w:highlight w:val="yellow"/>
          <w:rPrChange w:id="2739" w:author="Patrick Tang" w:date="2021-07-01T15:13:00Z">
            <w:rPr/>
          </w:rPrChange>
        </w:rPr>
        <w:t>crack</w:t>
      </w:r>
      <w:r w:rsidR="002B1B5E" w:rsidRPr="0098175C">
        <w:rPr>
          <w:spacing w:val="-9"/>
          <w:highlight w:val="yellow"/>
          <w:rPrChange w:id="2740" w:author="Patrick Tang" w:date="2021-07-01T15:13:00Z">
            <w:rPr>
              <w:spacing w:val="-9"/>
            </w:rPr>
          </w:rPrChange>
        </w:rPr>
        <w:t xml:space="preserve"> </w:t>
      </w:r>
      <w:r w:rsidR="002B1B5E" w:rsidRPr="0098175C">
        <w:rPr>
          <w:highlight w:val="yellow"/>
          <w:rPrChange w:id="2741" w:author="Patrick Tang" w:date="2021-07-01T15:13:00Z">
            <w:rPr/>
          </w:rPrChange>
        </w:rPr>
        <w:t>width</w:t>
      </w:r>
      <w:r w:rsidR="002B1B5E" w:rsidRPr="0098175C">
        <w:rPr>
          <w:spacing w:val="-8"/>
          <w:highlight w:val="yellow"/>
          <w:rPrChange w:id="2742" w:author="Patrick Tang" w:date="2021-07-01T15:13:00Z">
            <w:rPr>
              <w:spacing w:val="-8"/>
            </w:rPr>
          </w:rPrChange>
        </w:rPr>
        <w:t xml:space="preserve"> </w:t>
      </w:r>
      <w:ins w:id="2743" w:author="Patrick Tang" w:date="2021-07-01T15:08:00Z">
        <w:r w:rsidR="0098175C" w:rsidRPr="0098175C">
          <w:rPr>
            <w:spacing w:val="-8"/>
            <w:highlight w:val="yellow"/>
            <w:rPrChange w:id="2744" w:author="Patrick Tang" w:date="2021-07-01T15:13:00Z">
              <w:rPr>
                <w:spacing w:val="-8"/>
              </w:rPr>
            </w:rPrChange>
          </w:rPr>
          <w:t xml:space="preserve">data </w:t>
        </w:r>
      </w:ins>
      <w:del w:id="2745" w:author="Patrick Tang" w:date="2021-07-01T15:07:00Z">
        <w:r w:rsidR="002B1B5E" w:rsidRPr="0098175C" w:rsidDel="0090096A">
          <w:rPr>
            <w:highlight w:val="yellow"/>
            <w:rPrChange w:id="2746" w:author="Patrick Tang" w:date="2021-07-01T15:13:00Z">
              <w:rPr/>
            </w:rPrChange>
          </w:rPr>
          <w:delText>after</w:delText>
        </w:r>
        <w:r w:rsidR="002B1B5E" w:rsidRPr="0098175C" w:rsidDel="0090096A">
          <w:rPr>
            <w:spacing w:val="-9"/>
            <w:highlight w:val="yellow"/>
            <w:rPrChange w:id="2747" w:author="Patrick Tang" w:date="2021-07-01T15:13:00Z">
              <w:rPr>
                <w:spacing w:val="-9"/>
              </w:rPr>
            </w:rPrChange>
          </w:rPr>
          <w:delText xml:space="preserve"> </w:delText>
        </w:r>
        <w:r w:rsidR="002B1B5E" w:rsidRPr="0098175C" w:rsidDel="0090096A">
          <w:rPr>
            <w:highlight w:val="yellow"/>
            <w:rPrChange w:id="2748" w:author="Patrick Tang" w:date="2021-07-01T15:13:00Z">
              <w:rPr/>
            </w:rPrChange>
          </w:rPr>
          <w:delText>self-healing</w:delText>
        </w:r>
        <w:r w:rsidR="002B1B5E" w:rsidRPr="0098175C" w:rsidDel="0090096A">
          <w:rPr>
            <w:spacing w:val="-8"/>
            <w:highlight w:val="yellow"/>
            <w:rPrChange w:id="2749" w:author="Patrick Tang" w:date="2021-07-01T15:13:00Z">
              <w:rPr>
                <w:spacing w:val="-8"/>
              </w:rPr>
            </w:rPrChange>
          </w:rPr>
          <w:delText xml:space="preserve"> </w:delText>
        </w:r>
        <w:r w:rsidR="002B1B5E" w:rsidRPr="0098175C" w:rsidDel="0090096A">
          <w:rPr>
            <w:highlight w:val="yellow"/>
            <w:rPrChange w:id="2750" w:author="Patrick Tang" w:date="2021-07-01T15:13:00Z">
              <w:rPr/>
            </w:rPrChange>
          </w:rPr>
          <w:delText>of</w:delText>
        </w:r>
        <w:r w:rsidR="002B1B5E" w:rsidRPr="0098175C" w:rsidDel="0090096A">
          <w:rPr>
            <w:spacing w:val="-8"/>
            <w:highlight w:val="yellow"/>
            <w:rPrChange w:id="2751" w:author="Patrick Tang" w:date="2021-07-01T15:13:00Z">
              <w:rPr>
                <w:spacing w:val="-8"/>
              </w:rPr>
            </w:rPrChange>
          </w:rPr>
          <w:delText xml:space="preserve"> </w:delText>
        </w:r>
        <w:r w:rsidR="002B1B5E" w:rsidRPr="0098175C" w:rsidDel="0090096A">
          <w:rPr>
            <w:highlight w:val="yellow"/>
            <w:rPrChange w:id="2752" w:author="Patrick Tang" w:date="2021-07-01T15:13:00Z">
              <w:rPr/>
            </w:rPrChange>
          </w:rPr>
          <w:delText>ECC</w:delText>
        </w:r>
        <w:r w:rsidR="002B1B5E" w:rsidRPr="0098175C" w:rsidDel="0090096A">
          <w:rPr>
            <w:spacing w:val="-8"/>
            <w:highlight w:val="yellow"/>
            <w:rPrChange w:id="2753" w:author="Patrick Tang" w:date="2021-07-01T15:13:00Z">
              <w:rPr>
                <w:spacing w:val="-8"/>
              </w:rPr>
            </w:rPrChange>
          </w:rPr>
          <w:delText xml:space="preserve"> </w:delText>
        </w:r>
        <w:r w:rsidR="002B1B5E" w:rsidRPr="0098175C" w:rsidDel="0090096A">
          <w:rPr>
            <w:highlight w:val="yellow"/>
            <w:rPrChange w:id="2754" w:author="Patrick Tang" w:date="2021-07-01T15:13:00Z">
              <w:rPr/>
            </w:rPrChange>
          </w:rPr>
          <w:delText>generated</w:delText>
        </w:r>
        <w:r w:rsidR="002B1B5E" w:rsidRPr="0098175C" w:rsidDel="0090096A">
          <w:rPr>
            <w:spacing w:val="-9"/>
            <w:highlight w:val="yellow"/>
            <w:rPrChange w:id="2755" w:author="Patrick Tang" w:date="2021-07-01T15:13:00Z">
              <w:rPr>
                <w:spacing w:val="-9"/>
              </w:rPr>
            </w:rPrChange>
          </w:rPr>
          <w:delText xml:space="preserve"> </w:delText>
        </w:r>
      </w:del>
      <w:ins w:id="2756" w:author="Patrick Tang" w:date="2021-07-01T15:07:00Z">
        <w:r w:rsidR="0090096A" w:rsidRPr="0098175C">
          <w:rPr>
            <w:highlight w:val="yellow"/>
            <w:rPrChange w:id="2757" w:author="Patrick Tang" w:date="2021-07-01T15:13:00Z">
              <w:rPr/>
            </w:rPrChange>
          </w:rPr>
          <w:t xml:space="preserve">observed </w:t>
        </w:r>
      </w:ins>
      <w:r w:rsidR="002B1B5E" w:rsidRPr="0098175C">
        <w:rPr>
          <w:highlight w:val="yellow"/>
          <w:rPrChange w:id="2758" w:author="Patrick Tang" w:date="2021-07-01T15:13:00Z">
            <w:rPr/>
          </w:rPrChange>
        </w:rPr>
        <w:t>from</w:t>
      </w:r>
      <w:r w:rsidR="002B1B5E" w:rsidRPr="0098175C">
        <w:rPr>
          <w:spacing w:val="-8"/>
          <w:highlight w:val="yellow"/>
          <w:rPrChange w:id="2759" w:author="Patrick Tang" w:date="2021-07-01T15:13:00Z">
            <w:rPr>
              <w:spacing w:val="-8"/>
            </w:rPr>
          </w:rPrChange>
        </w:rPr>
        <w:t xml:space="preserve"> </w:t>
      </w:r>
      <w:r w:rsidR="002B1B5E" w:rsidRPr="0098175C">
        <w:rPr>
          <w:highlight w:val="yellow"/>
          <w:rPrChange w:id="2760" w:author="Patrick Tang" w:date="2021-07-01T15:13:00Z">
            <w:rPr/>
          </w:rPrChange>
        </w:rPr>
        <w:t>laboratory</w:t>
      </w:r>
      <w:r w:rsidR="002B1B5E" w:rsidRPr="0098175C">
        <w:rPr>
          <w:spacing w:val="-9"/>
          <w:highlight w:val="yellow"/>
          <w:rPrChange w:id="2761" w:author="Patrick Tang" w:date="2021-07-01T15:13:00Z">
            <w:rPr>
              <w:spacing w:val="-9"/>
            </w:rPr>
          </w:rPrChange>
        </w:rPr>
        <w:t xml:space="preserve"> </w:t>
      </w:r>
      <w:r w:rsidR="002B1B5E" w:rsidRPr="0098175C">
        <w:rPr>
          <w:highlight w:val="yellow"/>
          <w:rPrChange w:id="2762" w:author="Patrick Tang" w:date="2021-07-01T15:13:00Z">
            <w:rPr/>
          </w:rPrChange>
        </w:rPr>
        <w:t>experiments</w:t>
      </w:r>
      <w:r w:rsidR="002B1B5E" w:rsidRPr="0098175C">
        <w:rPr>
          <w:spacing w:val="-8"/>
          <w:highlight w:val="yellow"/>
          <w:rPrChange w:id="2763" w:author="Patrick Tang" w:date="2021-07-01T15:13:00Z">
            <w:rPr>
              <w:spacing w:val="-8"/>
            </w:rPr>
          </w:rPrChange>
        </w:rPr>
        <w:t xml:space="preserve"> </w:t>
      </w:r>
      <w:ins w:id="2764" w:author="Patrick Tang" w:date="2021-07-01T15:08:00Z">
        <w:r w:rsidR="0098175C" w:rsidRPr="0098175C">
          <w:rPr>
            <w:highlight w:val="yellow"/>
            <w:rPrChange w:id="2765" w:author="Patrick Tang" w:date="2021-07-01T15:13:00Z">
              <w:rPr/>
            </w:rPrChange>
          </w:rPr>
          <w:t>wa</w:t>
        </w:r>
      </w:ins>
      <w:del w:id="2766" w:author="Patrick Tang" w:date="2021-07-01T15:08:00Z">
        <w:r w:rsidR="002B1B5E" w:rsidRPr="0098175C" w:rsidDel="0098175C">
          <w:rPr>
            <w:highlight w:val="yellow"/>
            <w:rPrChange w:id="2767" w:author="Patrick Tang" w:date="2021-07-01T15:13:00Z">
              <w:rPr/>
            </w:rPrChange>
          </w:rPr>
          <w:delText>i</w:delText>
        </w:r>
      </w:del>
      <w:r w:rsidR="002B1B5E" w:rsidRPr="0098175C">
        <w:rPr>
          <w:highlight w:val="yellow"/>
          <w:rPrChange w:id="2768" w:author="Patrick Tang" w:date="2021-07-01T15:13:00Z">
            <w:rPr/>
          </w:rPrChange>
        </w:rPr>
        <w:t>s</w:t>
      </w:r>
      <w:r w:rsidR="002B1B5E" w:rsidRPr="0098175C">
        <w:rPr>
          <w:spacing w:val="-9"/>
          <w:highlight w:val="yellow"/>
          <w:rPrChange w:id="2769" w:author="Patrick Tang" w:date="2021-07-01T15:13:00Z">
            <w:rPr>
              <w:spacing w:val="-9"/>
            </w:rPr>
          </w:rPrChange>
        </w:rPr>
        <w:t xml:space="preserve"> </w:t>
      </w:r>
      <w:r w:rsidR="002B1B5E" w:rsidRPr="0098175C">
        <w:rPr>
          <w:highlight w:val="yellow"/>
          <w:rPrChange w:id="2770" w:author="Patrick Tang" w:date="2021-07-01T15:13:00Z">
            <w:rPr/>
          </w:rPrChange>
        </w:rPr>
        <w:t xml:space="preserve">mainly distributed between </w:t>
      </w:r>
      <w:r w:rsidR="002B1B5E" w:rsidRPr="0098175C">
        <w:rPr>
          <w:highlight w:val="yellow"/>
          <w:rPrChange w:id="2771" w:author="Patrick Tang" w:date="2021-07-01T15:13:00Z">
            <w:rPr>
              <w:rFonts w:ascii="Garamond" w:hAnsi="Garamond"/>
            </w:rPr>
          </w:rPrChange>
        </w:rPr>
        <w:t xml:space="preserve">0 </w:t>
      </w:r>
      <w:del w:id="2772" w:author="Patrick Tang" w:date="2021-07-01T15:08:00Z">
        <w:r w:rsidR="002B1B5E" w:rsidRPr="0098175C" w:rsidDel="0098175C">
          <w:rPr>
            <w:highlight w:val="yellow"/>
            <w:rPrChange w:id="2773" w:author="Patrick Tang" w:date="2021-07-01T15:13:00Z">
              <w:rPr/>
            </w:rPrChange>
          </w:rPr>
          <w:delText xml:space="preserve">to </w:delText>
        </w:r>
      </w:del>
      <w:ins w:id="2774" w:author="Patrick Tang" w:date="2021-07-01T15:08:00Z">
        <w:r w:rsidR="0098175C" w:rsidRPr="0098175C">
          <w:rPr>
            <w:highlight w:val="yellow"/>
            <w:rPrChange w:id="2775" w:author="Patrick Tang" w:date="2021-07-01T15:13:00Z">
              <w:rPr/>
            </w:rPrChange>
          </w:rPr>
          <w:t xml:space="preserve">and </w:t>
        </w:r>
      </w:ins>
      <w:r w:rsidR="002B1B5E" w:rsidRPr="0098175C">
        <w:rPr>
          <w:highlight w:val="yellow"/>
          <w:rPrChange w:id="2776" w:author="Patrick Tang" w:date="2021-07-01T15:13:00Z">
            <w:rPr>
              <w:rFonts w:ascii="Garamond" w:hAnsi="Garamond"/>
            </w:rPr>
          </w:rPrChange>
        </w:rPr>
        <w:t>60</w:t>
      </w:r>
      <w:r w:rsidR="002B1B5E" w:rsidRPr="0098175C">
        <w:rPr>
          <w:i/>
          <w:highlight w:val="yellow"/>
          <w:rPrChange w:id="2777" w:author="Patrick Tang" w:date="2021-07-01T15:13:00Z">
            <w:rPr>
              <w:i/>
            </w:rPr>
          </w:rPrChange>
        </w:rPr>
        <w:t>µm</w:t>
      </w:r>
      <w:ins w:id="2778" w:author="Patrick Tang" w:date="2021-07-01T15:08:00Z">
        <w:r w:rsidR="0098175C" w:rsidRPr="0098175C">
          <w:rPr>
            <w:highlight w:val="yellow"/>
            <w:rPrChange w:id="2779" w:author="Patrick Tang" w:date="2021-07-01T15:13:00Z">
              <w:rPr/>
            </w:rPrChange>
          </w:rPr>
          <w:t>, only a few data w</w:t>
        </w:r>
      </w:ins>
      <w:ins w:id="2780" w:author="Patrick Tang" w:date="2021-07-01T15:09:00Z">
        <w:r w:rsidR="0098175C" w:rsidRPr="0098175C">
          <w:rPr>
            <w:highlight w:val="yellow"/>
            <w:rPrChange w:id="2781" w:author="Patrick Tang" w:date="2021-07-01T15:13:00Z">
              <w:rPr/>
            </w:rPrChange>
          </w:rPr>
          <w:t>e</w:t>
        </w:r>
      </w:ins>
      <w:ins w:id="2782" w:author="Patrick Tang" w:date="2021-07-01T15:08:00Z">
        <w:r w:rsidR="0098175C" w:rsidRPr="0098175C">
          <w:rPr>
            <w:highlight w:val="yellow"/>
            <w:rPrChange w:id="2783" w:author="Patrick Tang" w:date="2021-07-01T15:13:00Z">
              <w:rPr/>
            </w:rPrChange>
          </w:rPr>
          <w:t>re</w:t>
        </w:r>
      </w:ins>
      <w:del w:id="2784" w:author="Patrick Tang" w:date="2021-07-01T15:08:00Z">
        <w:r w:rsidR="002B1B5E" w:rsidRPr="0098175C" w:rsidDel="0098175C">
          <w:rPr>
            <w:highlight w:val="yellow"/>
            <w:rPrChange w:id="2785" w:author="Patrick Tang" w:date="2021-07-01T15:13:00Z">
              <w:rPr/>
            </w:rPrChange>
          </w:rPr>
          <w:delText>.</w:delText>
        </w:r>
      </w:del>
      <w:del w:id="2786" w:author="Patrick Tang" w:date="2021-07-01T15:09:00Z">
        <w:r w:rsidR="002B1B5E" w:rsidRPr="0098175C" w:rsidDel="0098175C">
          <w:rPr>
            <w:highlight w:val="yellow"/>
            <w:rPrChange w:id="2787" w:author="Patrick Tang" w:date="2021-07-01T15:13:00Z">
              <w:rPr/>
            </w:rPrChange>
          </w:rPr>
          <w:delText xml:space="preserve"> </w:delText>
        </w:r>
      </w:del>
      <w:del w:id="2788" w:author="Patrick Tang" w:date="2021-07-01T15:08:00Z">
        <w:r w:rsidR="002B1B5E" w:rsidRPr="0098175C" w:rsidDel="0098175C">
          <w:rPr>
            <w:highlight w:val="yellow"/>
            <w:rPrChange w:id="2789" w:author="Patrick Tang" w:date="2021-07-01T15:13:00Z">
              <w:rPr/>
            </w:rPrChange>
          </w:rPr>
          <w:delText xml:space="preserve">Whereas a </w:delText>
        </w:r>
        <w:r w:rsidR="002B1B5E" w:rsidRPr="0098175C" w:rsidDel="0098175C">
          <w:rPr>
            <w:highlight w:val="yellow"/>
            <w:rPrChange w:id="2790" w:author="Patrick Tang" w:date="2021-07-01T15:13:00Z">
              <w:rPr/>
            </w:rPrChange>
          </w:rPr>
          <w:lastRenderedPageBreak/>
          <w:delText xml:space="preserve">few samples </w:delText>
        </w:r>
        <w:r w:rsidR="002B1B5E" w:rsidRPr="0098175C" w:rsidDel="0098175C">
          <w:rPr>
            <w:spacing w:val="-3"/>
            <w:highlight w:val="yellow"/>
            <w:rPrChange w:id="2791" w:author="Patrick Tang" w:date="2021-07-01T15:13:00Z">
              <w:rPr>
                <w:spacing w:val="-3"/>
              </w:rPr>
            </w:rPrChange>
          </w:rPr>
          <w:delText xml:space="preserve">have </w:delText>
        </w:r>
        <w:r w:rsidR="002B1B5E" w:rsidRPr="0098175C" w:rsidDel="0098175C">
          <w:rPr>
            <w:highlight w:val="yellow"/>
            <w:rPrChange w:id="2792" w:author="Patrick Tang" w:date="2021-07-01T15:13:00Z">
              <w:rPr/>
            </w:rPrChange>
          </w:rPr>
          <w:delText xml:space="preserve">a crack </w:delText>
        </w:r>
      </w:del>
      <w:del w:id="2793" w:author="Patrick Tang" w:date="2021-07-01T15:09:00Z">
        <w:r w:rsidR="002B1B5E" w:rsidRPr="0098175C" w:rsidDel="0098175C">
          <w:rPr>
            <w:highlight w:val="yellow"/>
            <w:rPrChange w:id="2794" w:author="Patrick Tang" w:date="2021-07-01T15:13:00Z">
              <w:rPr/>
            </w:rPrChange>
          </w:rPr>
          <w:delText>width</w:delText>
        </w:r>
      </w:del>
      <w:r w:rsidR="002B1B5E" w:rsidRPr="0098175C">
        <w:rPr>
          <w:highlight w:val="yellow"/>
          <w:rPrChange w:id="2795" w:author="Patrick Tang" w:date="2021-07-01T15:13:00Z">
            <w:rPr/>
          </w:rPrChange>
        </w:rPr>
        <w:t xml:space="preserve"> over </w:t>
      </w:r>
      <w:r w:rsidR="002B1B5E" w:rsidRPr="0098175C">
        <w:rPr>
          <w:highlight w:val="yellow"/>
          <w:rPrChange w:id="2796" w:author="Patrick Tang" w:date="2021-07-01T15:13:00Z">
            <w:rPr>
              <w:rFonts w:ascii="Garamond" w:hAnsi="Garamond"/>
            </w:rPr>
          </w:rPrChange>
        </w:rPr>
        <w:t>100</w:t>
      </w:r>
      <w:r w:rsidR="002B1B5E" w:rsidRPr="0098175C">
        <w:rPr>
          <w:i/>
          <w:highlight w:val="yellow"/>
          <w:rPrChange w:id="2797" w:author="Patrick Tang" w:date="2021-07-01T15:13:00Z">
            <w:rPr>
              <w:i/>
            </w:rPr>
          </w:rPrChange>
        </w:rPr>
        <w:t>µm</w:t>
      </w:r>
      <w:r w:rsidR="002B1B5E" w:rsidRPr="0098175C">
        <w:rPr>
          <w:highlight w:val="yellow"/>
          <w:rPrChange w:id="2798" w:author="Patrick Tang" w:date="2021-07-01T15:13:00Z">
            <w:rPr/>
          </w:rPrChange>
        </w:rPr>
        <w:t xml:space="preserve">. </w:t>
      </w:r>
      <w:del w:id="2799" w:author="Patrick Tang" w:date="2021-07-01T15:10:00Z">
        <w:r w:rsidR="002B1B5E" w:rsidRPr="0098175C" w:rsidDel="0098175C">
          <w:rPr>
            <w:highlight w:val="yellow"/>
            <w:rPrChange w:id="2800" w:author="Patrick Tang" w:date="2021-07-01T15:13:00Z">
              <w:rPr/>
            </w:rPrChange>
          </w:rPr>
          <w:delText xml:space="preserve">This </w:delText>
        </w:r>
      </w:del>
      <w:ins w:id="2801" w:author="Patrick Tang" w:date="2021-07-01T15:11:00Z">
        <w:r w:rsidR="0098175C" w:rsidRPr="0098175C">
          <w:rPr>
            <w:highlight w:val="yellow"/>
            <w:rPrChange w:id="2802" w:author="Patrick Tang" w:date="2021-07-01T15:13:00Z">
              <w:rPr/>
            </w:rPrChange>
          </w:rPr>
          <w:t>I</w:t>
        </w:r>
      </w:ins>
      <w:del w:id="2803" w:author="Patrick Tang" w:date="2021-07-01T15:11:00Z">
        <w:r w:rsidR="002B1B5E" w:rsidRPr="0098175C" w:rsidDel="0098175C">
          <w:rPr>
            <w:highlight w:val="yellow"/>
            <w:rPrChange w:id="2804" w:author="Patrick Tang" w:date="2021-07-01T15:13:00Z">
              <w:rPr/>
            </w:rPrChange>
          </w:rPr>
          <w:delText>i</w:delText>
        </w:r>
      </w:del>
      <w:r w:rsidR="002B1B5E" w:rsidRPr="0098175C">
        <w:rPr>
          <w:highlight w:val="yellow"/>
          <w:rPrChange w:id="2805" w:author="Patrick Tang" w:date="2021-07-01T15:13:00Z">
            <w:rPr/>
          </w:rPrChange>
        </w:rPr>
        <w:t>nsufficient data</w:t>
      </w:r>
      <w:ins w:id="2806" w:author="Patrick Tang" w:date="2021-07-01T15:10:00Z">
        <w:r w:rsidR="0098175C" w:rsidRPr="0098175C">
          <w:rPr>
            <w:highlight w:val="yellow"/>
            <w:rPrChange w:id="2807" w:author="Patrick Tang" w:date="2021-07-01T15:13:00Z">
              <w:rPr/>
            </w:rPrChange>
          </w:rPr>
          <w:t xml:space="preserve"> may affect</w:t>
        </w:r>
      </w:ins>
      <w:r w:rsidR="002B1B5E" w:rsidRPr="0098175C">
        <w:rPr>
          <w:spacing w:val="-12"/>
          <w:highlight w:val="yellow"/>
          <w:rPrChange w:id="2808" w:author="Patrick Tang" w:date="2021-07-01T15:13:00Z">
            <w:rPr>
              <w:spacing w:val="-12"/>
            </w:rPr>
          </w:rPrChange>
        </w:rPr>
        <w:t xml:space="preserve"> </w:t>
      </w:r>
      <w:ins w:id="2809" w:author="Patrick Tang" w:date="2021-07-01T15:11:00Z">
        <w:r w:rsidR="0098175C" w:rsidRPr="0098175C">
          <w:rPr>
            <w:spacing w:val="-12"/>
            <w:highlight w:val="yellow"/>
            <w:rPrChange w:id="2810" w:author="Patrick Tang" w:date="2021-07-01T15:13:00Z">
              <w:rPr>
                <w:spacing w:val="-12"/>
              </w:rPr>
            </w:rPrChange>
          </w:rPr>
          <w:t xml:space="preserve">the prediction accuracy of </w:t>
        </w:r>
      </w:ins>
      <w:del w:id="2811" w:author="Patrick Tang" w:date="2021-07-01T15:10:00Z">
        <w:r w:rsidR="002B1B5E" w:rsidRPr="0098175C" w:rsidDel="0098175C">
          <w:rPr>
            <w:highlight w:val="yellow"/>
            <w:rPrChange w:id="2812" w:author="Patrick Tang" w:date="2021-07-01T15:13:00Z">
              <w:rPr/>
            </w:rPrChange>
          </w:rPr>
          <w:delText>may</w:delText>
        </w:r>
        <w:r w:rsidR="002B1B5E" w:rsidRPr="0098175C" w:rsidDel="0098175C">
          <w:rPr>
            <w:spacing w:val="-11"/>
            <w:highlight w:val="yellow"/>
            <w:rPrChange w:id="2813" w:author="Patrick Tang" w:date="2021-07-01T15:13:00Z">
              <w:rPr>
                <w:spacing w:val="-11"/>
              </w:rPr>
            </w:rPrChange>
          </w:rPr>
          <w:delText xml:space="preserve"> </w:delText>
        </w:r>
        <w:r w:rsidR="002B1B5E" w:rsidRPr="0098175C" w:rsidDel="0098175C">
          <w:rPr>
            <w:highlight w:val="yellow"/>
            <w:rPrChange w:id="2814" w:author="Patrick Tang" w:date="2021-07-01T15:13:00Z">
              <w:rPr/>
            </w:rPrChange>
          </w:rPr>
          <w:delText>result</w:delText>
        </w:r>
        <w:r w:rsidR="002B1B5E" w:rsidRPr="0098175C" w:rsidDel="0098175C">
          <w:rPr>
            <w:spacing w:val="-12"/>
            <w:highlight w:val="yellow"/>
            <w:rPrChange w:id="2815" w:author="Patrick Tang" w:date="2021-07-01T15:13:00Z">
              <w:rPr>
                <w:spacing w:val="-12"/>
              </w:rPr>
            </w:rPrChange>
          </w:rPr>
          <w:delText xml:space="preserve"> </w:delText>
        </w:r>
        <w:r w:rsidR="002B1B5E" w:rsidRPr="0098175C" w:rsidDel="0098175C">
          <w:rPr>
            <w:highlight w:val="yellow"/>
            <w:rPrChange w:id="2816" w:author="Patrick Tang" w:date="2021-07-01T15:13:00Z">
              <w:rPr/>
            </w:rPrChange>
          </w:rPr>
          <w:delText>in</w:delText>
        </w:r>
        <w:r w:rsidR="002B1B5E" w:rsidRPr="0098175C" w:rsidDel="0098175C">
          <w:rPr>
            <w:spacing w:val="-11"/>
            <w:highlight w:val="yellow"/>
            <w:rPrChange w:id="2817" w:author="Patrick Tang" w:date="2021-07-01T15:13:00Z">
              <w:rPr>
                <w:spacing w:val="-11"/>
              </w:rPr>
            </w:rPrChange>
          </w:rPr>
          <w:delText xml:space="preserve"> </w:delText>
        </w:r>
      </w:del>
      <w:del w:id="2818" w:author="Patrick Tang" w:date="2021-07-01T15:09:00Z">
        <w:r w:rsidR="002B1B5E" w:rsidRPr="0098175C" w:rsidDel="0098175C">
          <w:rPr>
            <w:highlight w:val="yellow"/>
            <w:rPrChange w:id="2819" w:author="Patrick Tang" w:date="2021-07-01T15:13:00Z">
              <w:rPr/>
            </w:rPrChange>
          </w:rPr>
          <w:delText>machine</w:delText>
        </w:r>
        <w:r w:rsidR="002B1B5E" w:rsidRPr="0098175C" w:rsidDel="0098175C">
          <w:rPr>
            <w:spacing w:val="-12"/>
            <w:highlight w:val="yellow"/>
            <w:rPrChange w:id="2820" w:author="Patrick Tang" w:date="2021-07-01T15:13:00Z">
              <w:rPr>
                <w:spacing w:val="-12"/>
              </w:rPr>
            </w:rPrChange>
          </w:rPr>
          <w:delText xml:space="preserve"> </w:delText>
        </w:r>
        <w:r w:rsidR="002B1B5E" w:rsidRPr="0098175C" w:rsidDel="0098175C">
          <w:rPr>
            <w:highlight w:val="yellow"/>
            <w:rPrChange w:id="2821" w:author="Patrick Tang" w:date="2021-07-01T15:13:00Z">
              <w:rPr/>
            </w:rPrChange>
          </w:rPr>
          <w:delText>learning</w:delText>
        </w:r>
      </w:del>
      <w:ins w:id="2822" w:author="Patrick Tang" w:date="2021-07-01T15:09:00Z">
        <w:r w:rsidR="0098175C" w:rsidRPr="0098175C">
          <w:rPr>
            <w:highlight w:val="yellow"/>
            <w:rPrChange w:id="2823" w:author="Patrick Tang" w:date="2021-07-01T15:13:00Z">
              <w:rPr/>
            </w:rPrChange>
          </w:rPr>
          <w:t>ML</w:t>
        </w:r>
      </w:ins>
      <w:r w:rsidR="002B1B5E" w:rsidRPr="0098175C">
        <w:rPr>
          <w:spacing w:val="-11"/>
          <w:highlight w:val="yellow"/>
          <w:rPrChange w:id="2824" w:author="Patrick Tang" w:date="2021-07-01T15:13:00Z">
            <w:rPr>
              <w:spacing w:val="-11"/>
            </w:rPr>
          </w:rPrChange>
        </w:rPr>
        <w:t xml:space="preserve"> </w:t>
      </w:r>
      <w:r w:rsidR="002B1B5E" w:rsidRPr="0098175C">
        <w:rPr>
          <w:highlight w:val="yellow"/>
          <w:rPrChange w:id="2825" w:author="Patrick Tang" w:date="2021-07-01T15:13:00Z">
            <w:rPr/>
          </w:rPrChange>
        </w:rPr>
        <w:t>models</w:t>
      </w:r>
      <w:r w:rsidR="002B1B5E" w:rsidRPr="0098175C">
        <w:rPr>
          <w:spacing w:val="-12"/>
          <w:highlight w:val="yellow"/>
          <w:rPrChange w:id="2826" w:author="Patrick Tang" w:date="2021-07-01T15:13:00Z">
            <w:rPr>
              <w:spacing w:val="-12"/>
            </w:rPr>
          </w:rPrChange>
        </w:rPr>
        <w:t xml:space="preserve"> </w:t>
      </w:r>
      <w:ins w:id="2827" w:author="Patrick Tang" w:date="2021-07-01T15:12:00Z">
        <w:r w:rsidR="0098175C" w:rsidRPr="0098175C">
          <w:rPr>
            <w:spacing w:val="-12"/>
            <w:highlight w:val="yellow"/>
            <w:rPrChange w:id="2828" w:author="Patrick Tang" w:date="2021-07-01T15:13:00Z">
              <w:rPr>
                <w:spacing w:val="-12"/>
              </w:rPr>
            </w:rPrChange>
          </w:rPr>
          <w:t xml:space="preserve">as a result </w:t>
        </w:r>
        <w:proofErr w:type="gramStart"/>
        <w:r w:rsidR="0098175C" w:rsidRPr="0098175C">
          <w:rPr>
            <w:spacing w:val="-12"/>
            <w:highlight w:val="yellow"/>
            <w:rPrChange w:id="2829" w:author="Patrick Tang" w:date="2021-07-01T15:13:00Z">
              <w:rPr>
                <w:spacing w:val="-12"/>
              </w:rPr>
            </w:rPrChange>
          </w:rPr>
          <w:t>of</w:t>
        </w:r>
      </w:ins>
      <w:ins w:id="2830" w:author="Patrick Tang" w:date="2021-07-01T15:11:00Z">
        <w:r w:rsidR="0098175C" w:rsidRPr="0098175C">
          <w:rPr>
            <w:spacing w:val="-12"/>
            <w:highlight w:val="yellow"/>
            <w:rPrChange w:id="2831" w:author="Patrick Tang" w:date="2021-07-01T15:13:00Z">
              <w:rPr>
                <w:spacing w:val="-12"/>
              </w:rPr>
            </w:rPrChange>
          </w:rPr>
          <w:t xml:space="preserve"> </w:t>
        </w:r>
      </w:ins>
      <w:ins w:id="2832" w:author="Patrick Tang" w:date="2021-07-01T15:12:00Z">
        <w:r w:rsidR="0098175C" w:rsidRPr="0098175C">
          <w:rPr>
            <w:spacing w:val="-12"/>
            <w:highlight w:val="yellow"/>
            <w:rPrChange w:id="2833" w:author="Patrick Tang" w:date="2021-07-01T15:13:00Z">
              <w:rPr>
                <w:spacing w:val="-12"/>
              </w:rPr>
            </w:rPrChange>
          </w:rPr>
          <w:t xml:space="preserve"> inadequate</w:t>
        </w:r>
      </w:ins>
      <w:proofErr w:type="gramEnd"/>
      <w:ins w:id="2834" w:author="Patrick Tang" w:date="2021-07-01T15:10:00Z">
        <w:r w:rsidR="0098175C" w:rsidRPr="0098175C">
          <w:rPr>
            <w:spacing w:val="-12"/>
            <w:highlight w:val="yellow"/>
            <w:rPrChange w:id="2835" w:author="Patrick Tang" w:date="2021-07-01T15:13:00Z">
              <w:rPr>
                <w:spacing w:val="-12"/>
              </w:rPr>
            </w:rPrChange>
          </w:rPr>
          <w:t xml:space="preserve"> </w:t>
        </w:r>
      </w:ins>
      <w:del w:id="2836" w:author="Patrick Tang" w:date="2021-07-01T15:11:00Z">
        <w:r w:rsidR="002B1B5E" w:rsidRPr="0098175C" w:rsidDel="0098175C">
          <w:rPr>
            <w:highlight w:val="yellow"/>
            <w:rPrChange w:id="2837" w:author="Patrick Tang" w:date="2021-07-01T15:13:00Z">
              <w:rPr/>
            </w:rPrChange>
          </w:rPr>
          <w:delText>being</w:delText>
        </w:r>
      </w:del>
      <w:r w:rsidR="002B1B5E" w:rsidRPr="0098175C">
        <w:rPr>
          <w:spacing w:val="-11"/>
          <w:highlight w:val="yellow"/>
          <w:rPrChange w:id="2838" w:author="Patrick Tang" w:date="2021-07-01T15:13:00Z">
            <w:rPr>
              <w:spacing w:val="-11"/>
            </w:rPr>
          </w:rPrChange>
        </w:rPr>
        <w:t xml:space="preserve"> </w:t>
      </w:r>
      <w:r w:rsidR="002B1B5E" w:rsidRPr="0098175C">
        <w:rPr>
          <w:highlight w:val="yellow"/>
          <w:rPrChange w:id="2839" w:author="Patrick Tang" w:date="2021-07-01T15:13:00Z">
            <w:rPr/>
          </w:rPrChange>
        </w:rPr>
        <w:t>train</w:t>
      </w:r>
      <w:ins w:id="2840" w:author="Patrick Tang" w:date="2021-07-01T15:12:00Z">
        <w:r w:rsidR="0098175C" w:rsidRPr="0098175C">
          <w:rPr>
            <w:highlight w:val="yellow"/>
            <w:rPrChange w:id="2841" w:author="Patrick Tang" w:date="2021-07-01T15:13:00Z">
              <w:rPr/>
            </w:rPrChange>
          </w:rPr>
          <w:t>ing of dataset</w:t>
        </w:r>
      </w:ins>
      <w:del w:id="2842" w:author="Patrick Tang" w:date="2021-07-01T15:12:00Z">
        <w:r w:rsidR="002B1B5E" w:rsidRPr="0098175C" w:rsidDel="0098175C">
          <w:rPr>
            <w:highlight w:val="yellow"/>
            <w:rPrChange w:id="2843" w:author="Patrick Tang" w:date="2021-07-01T15:13:00Z">
              <w:rPr/>
            </w:rPrChange>
          </w:rPr>
          <w:delText>ed</w:delText>
        </w:r>
        <w:r w:rsidR="002B1B5E" w:rsidRPr="0098175C" w:rsidDel="0098175C">
          <w:rPr>
            <w:spacing w:val="-11"/>
            <w:highlight w:val="yellow"/>
            <w:rPrChange w:id="2844" w:author="Patrick Tang" w:date="2021-07-01T15:13:00Z">
              <w:rPr>
                <w:spacing w:val="-11"/>
              </w:rPr>
            </w:rPrChange>
          </w:rPr>
          <w:delText xml:space="preserve"> </w:delText>
        </w:r>
        <w:r w:rsidR="002B1B5E" w:rsidRPr="0098175C" w:rsidDel="0098175C">
          <w:rPr>
            <w:highlight w:val="yellow"/>
            <w:rPrChange w:id="2845" w:author="Patrick Tang" w:date="2021-07-01T15:13:00Z">
              <w:rPr/>
            </w:rPrChange>
          </w:rPr>
          <w:delText>inadequately</w:delText>
        </w:r>
        <w:r w:rsidR="002B1B5E" w:rsidRPr="0098175C" w:rsidDel="0098175C">
          <w:rPr>
            <w:spacing w:val="-12"/>
            <w:highlight w:val="yellow"/>
            <w:rPrChange w:id="2846" w:author="Patrick Tang" w:date="2021-07-01T15:13:00Z">
              <w:rPr>
                <w:spacing w:val="-12"/>
              </w:rPr>
            </w:rPrChange>
          </w:rPr>
          <w:delText xml:space="preserve"> </w:delText>
        </w:r>
        <w:r w:rsidR="002B1B5E" w:rsidRPr="0098175C" w:rsidDel="0098175C">
          <w:rPr>
            <w:highlight w:val="yellow"/>
            <w:rPrChange w:id="2847" w:author="Patrick Tang" w:date="2021-07-01T15:13:00Z">
              <w:rPr/>
            </w:rPrChange>
          </w:rPr>
          <w:delText>and</w:delText>
        </w:r>
        <w:r w:rsidR="002B1B5E" w:rsidRPr="0098175C" w:rsidDel="0098175C">
          <w:rPr>
            <w:spacing w:val="-11"/>
            <w:highlight w:val="yellow"/>
            <w:rPrChange w:id="2848" w:author="Patrick Tang" w:date="2021-07-01T15:13:00Z">
              <w:rPr>
                <w:spacing w:val="-11"/>
              </w:rPr>
            </w:rPrChange>
          </w:rPr>
          <w:delText xml:space="preserve"> </w:delText>
        </w:r>
        <w:r w:rsidR="002B1B5E" w:rsidRPr="0098175C" w:rsidDel="0098175C">
          <w:rPr>
            <w:highlight w:val="yellow"/>
            <w:rPrChange w:id="2849" w:author="Patrick Tang" w:date="2021-07-01T15:13:00Z">
              <w:rPr/>
            </w:rPrChange>
          </w:rPr>
          <w:delText>reducing</w:delText>
        </w:r>
        <w:r w:rsidR="002B1B5E" w:rsidRPr="0098175C" w:rsidDel="0098175C">
          <w:rPr>
            <w:spacing w:val="-12"/>
            <w:highlight w:val="yellow"/>
            <w:rPrChange w:id="2850" w:author="Patrick Tang" w:date="2021-07-01T15:13:00Z">
              <w:rPr>
                <w:spacing w:val="-12"/>
              </w:rPr>
            </w:rPrChange>
          </w:rPr>
          <w:delText xml:space="preserve"> </w:delText>
        </w:r>
        <w:r w:rsidR="002B1B5E" w:rsidRPr="0098175C" w:rsidDel="0098175C">
          <w:rPr>
            <w:highlight w:val="yellow"/>
            <w:rPrChange w:id="2851" w:author="Patrick Tang" w:date="2021-07-01T15:13:00Z">
              <w:rPr/>
            </w:rPrChange>
          </w:rPr>
          <w:delText>the</w:delText>
        </w:r>
        <w:r w:rsidR="002B1B5E" w:rsidRPr="0098175C" w:rsidDel="0098175C">
          <w:rPr>
            <w:spacing w:val="-11"/>
            <w:highlight w:val="yellow"/>
            <w:rPrChange w:id="2852" w:author="Patrick Tang" w:date="2021-07-01T15:13:00Z">
              <w:rPr>
                <w:spacing w:val="-11"/>
              </w:rPr>
            </w:rPrChange>
          </w:rPr>
          <w:delText xml:space="preserve"> </w:delText>
        </w:r>
        <w:r w:rsidR="002B1B5E" w:rsidRPr="0098175C" w:rsidDel="0098175C">
          <w:rPr>
            <w:highlight w:val="yellow"/>
            <w:rPrChange w:id="2853" w:author="Patrick Tang" w:date="2021-07-01T15:13:00Z">
              <w:rPr/>
            </w:rPrChange>
          </w:rPr>
          <w:delText>prediction</w:delText>
        </w:r>
        <w:r w:rsidR="002B1B5E" w:rsidRPr="0098175C" w:rsidDel="0098175C">
          <w:rPr>
            <w:spacing w:val="-12"/>
            <w:highlight w:val="yellow"/>
            <w:rPrChange w:id="2854" w:author="Patrick Tang" w:date="2021-07-01T15:13:00Z">
              <w:rPr>
                <w:spacing w:val="-12"/>
              </w:rPr>
            </w:rPrChange>
          </w:rPr>
          <w:delText xml:space="preserve"> </w:delText>
        </w:r>
        <w:r w:rsidR="002B1B5E" w:rsidRPr="0098175C" w:rsidDel="0098175C">
          <w:rPr>
            <w:spacing w:val="-3"/>
            <w:highlight w:val="yellow"/>
            <w:rPrChange w:id="2855" w:author="Patrick Tang" w:date="2021-07-01T15:13:00Z">
              <w:rPr>
                <w:spacing w:val="-3"/>
              </w:rPr>
            </w:rPrChange>
          </w:rPr>
          <w:delText>accuracy</w:delText>
        </w:r>
      </w:del>
      <w:r w:rsidR="002B1B5E" w:rsidRPr="0098175C">
        <w:rPr>
          <w:spacing w:val="-3"/>
          <w:highlight w:val="yellow"/>
          <w:rPrChange w:id="2856" w:author="Patrick Tang" w:date="2021-07-01T15:13:00Z">
            <w:rPr>
              <w:spacing w:val="-3"/>
            </w:rPr>
          </w:rPrChange>
        </w:rPr>
        <w:t>.</w:t>
      </w:r>
    </w:p>
    <w:p w14:paraId="316777FE" w14:textId="77777777" w:rsidR="00B40315" w:rsidRPr="00BE3340" w:rsidRDefault="00B40315">
      <w:pPr>
        <w:spacing w:line="254" w:lineRule="auto"/>
        <w:jc w:val="both"/>
        <w:sectPr w:rsidR="00B40315" w:rsidRPr="00BE3340">
          <w:pgSz w:w="12240" w:h="15840"/>
          <w:pgMar w:top="1500" w:right="820" w:bottom="720" w:left="1300" w:header="0" w:footer="538" w:gutter="0"/>
          <w:cols w:space="720"/>
        </w:sectPr>
      </w:pPr>
    </w:p>
    <w:p w14:paraId="69731A19" w14:textId="77777777" w:rsidR="00B40315" w:rsidRPr="00BE3340" w:rsidRDefault="002B1B5E">
      <w:pPr>
        <w:pStyle w:val="BodyText"/>
        <w:ind w:left="117"/>
        <w:rPr>
          <w:sz w:val="20"/>
        </w:rPr>
      </w:pPr>
      <w:r w:rsidRPr="00BE3340">
        <w:rPr>
          <w:noProof/>
          <w:sz w:val="20"/>
          <w:lang w:val="en-AU" w:eastAsia="en-AU"/>
        </w:rPr>
        <w:lastRenderedPageBreak/>
        <w:drawing>
          <wp:inline distT="0" distB="0" distL="0" distR="0" wp14:anchorId="4FB6DF38" wp14:editId="1B86E1EC">
            <wp:extent cx="5852122" cy="2194559"/>
            <wp:effectExtent l="0" t="0" r="0" b="0"/>
            <wp:docPr id="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22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0E37" w14:textId="77777777" w:rsidR="00B40315" w:rsidRPr="00A97774" w:rsidRDefault="00B40315">
      <w:pPr>
        <w:pStyle w:val="BodyText"/>
        <w:spacing w:before="1"/>
        <w:rPr>
          <w:sz w:val="8"/>
        </w:rPr>
      </w:pPr>
    </w:p>
    <w:p w14:paraId="12D74BB8" w14:textId="77777777" w:rsidR="00B40315" w:rsidRPr="00FA1A45" w:rsidRDefault="002B1B5E">
      <w:pPr>
        <w:spacing w:before="98"/>
        <w:ind w:left="117"/>
        <w:rPr>
          <w:sz w:val="18"/>
        </w:rPr>
      </w:pPr>
      <w:r w:rsidRPr="007F427F">
        <w:rPr>
          <w:sz w:val="18"/>
        </w:rPr>
        <w:t>(a) Comparison of observed ECC crack width and predicted ECC(b) Comparison of ob</w:t>
      </w:r>
      <w:r w:rsidRPr="002B568D">
        <w:rPr>
          <w:sz w:val="18"/>
        </w:rPr>
        <w:t>served ECC crack width and predicted ECC</w:t>
      </w:r>
    </w:p>
    <w:p w14:paraId="68808F82" w14:textId="77777777" w:rsidR="00B40315" w:rsidRPr="00BE3340" w:rsidRDefault="002B1B5E">
      <w:pPr>
        <w:tabs>
          <w:tab w:val="left" w:pos="4819"/>
        </w:tabs>
        <w:spacing w:before="12"/>
        <w:ind w:left="117"/>
        <w:rPr>
          <w:sz w:val="18"/>
        </w:rPr>
      </w:pPr>
      <w:r w:rsidRPr="00AF7ECF">
        <w:rPr>
          <w:sz w:val="18"/>
        </w:rPr>
        <w:t>crack width after self-healing</w:t>
      </w:r>
      <w:r w:rsidRPr="00BE3340">
        <w:rPr>
          <w:spacing w:val="-9"/>
          <w:sz w:val="18"/>
        </w:rPr>
        <w:t xml:space="preserve"> </w:t>
      </w:r>
      <w:r w:rsidRPr="00BE3340">
        <w:rPr>
          <w:sz w:val="18"/>
        </w:rPr>
        <w:t>by</w:t>
      </w:r>
      <w:r w:rsidRPr="00BE3340">
        <w:rPr>
          <w:spacing w:val="-2"/>
          <w:sz w:val="18"/>
        </w:rPr>
        <w:t xml:space="preserve"> </w:t>
      </w:r>
      <w:r w:rsidRPr="00BE3340">
        <w:rPr>
          <w:sz w:val="18"/>
        </w:rPr>
        <w:t>LR</w:t>
      </w:r>
      <w:r w:rsidRPr="00BE3340">
        <w:rPr>
          <w:sz w:val="18"/>
        </w:rPr>
        <w:tab/>
        <w:t>crack width after self-healing by</w:t>
      </w:r>
      <w:r w:rsidRPr="00BE3340">
        <w:rPr>
          <w:spacing w:val="-6"/>
          <w:sz w:val="18"/>
        </w:rPr>
        <w:t xml:space="preserve"> </w:t>
      </w:r>
      <w:r w:rsidRPr="00BE3340">
        <w:rPr>
          <w:sz w:val="18"/>
        </w:rPr>
        <w:t>BPNN</w:t>
      </w:r>
    </w:p>
    <w:p w14:paraId="270E5AE0" w14:textId="77777777" w:rsidR="00B40315" w:rsidRPr="00BE3340" w:rsidRDefault="002B1B5E">
      <w:pPr>
        <w:pStyle w:val="BodyText"/>
        <w:spacing w:before="7"/>
        <w:rPr>
          <w:sz w:val="15"/>
        </w:rPr>
      </w:pPr>
      <w:r w:rsidRPr="00BE3340">
        <w:rPr>
          <w:noProof/>
          <w:lang w:val="en-AU" w:eastAsia="en-AU"/>
        </w:rPr>
        <w:drawing>
          <wp:anchor distT="0" distB="0" distL="0" distR="0" simplePos="0" relativeHeight="251657216" behindDoc="0" locked="0" layoutInCell="1" allowOverlap="1" wp14:anchorId="11A50BDB" wp14:editId="2095E909">
            <wp:simplePos x="0" y="0"/>
            <wp:positionH relativeFrom="page">
              <wp:posOffset>899998</wp:posOffset>
            </wp:positionH>
            <wp:positionV relativeFrom="paragraph">
              <wp:posOffset>139222</wp:posOffset>
            </wp:positionV>
            <wp:extent cx="5852122" cy="2194560"/>
            <wp:effectExtent l="0" t="0" r="0" b="0"/>
            <wp:wrapTopAndBottom/>
            <wp:docPr id="1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10562" w14:textId="77777777" w:rsidR="00B40315" w:rsidRPr="00453F0F" w:rsidRDefault="002B1B5E">
      <w:pPr>
        <w:spacing w:before="145"/>
        <w:ind w:left="117"/>
        <w:rPr>
          <w:sz w:val="18"/>
        </w:rPr>
      </w:pPr>
      <w:r w:rsidRPr="00A97774">
        <w:rPr>
          <w:sz w:val="18"/>
        </w:rPr>
        <w:t>(c) Comparison of observed ECC crack width and predicted ECC(d) Comparison of observed ECC crack width and predicted ECC</w:t>
      </w:r>
    </w:p>
    <w:p w14:paraId="43F881C7" w14:textId="77777777" w:rsidR="00B40315" w:rsidRPr="002B568D" w:rsidRDefault="008E6C9D">
      <w:pPr>
        <w:tabs>
          <w:tab w:val="left" w:pos="4819"/>
        </w:tabs>
        <w:spacing w:before="12"/>
        <w:ind w:left="117"/>
        <w:rPr>
          <w:sz w:val="18"/>
        </w:rPr>
      </w:pPr>
      <w:r>
        <w:pict w14:anchorId="25325D22">
          <v:line id="_x0000_s1029" style="position:absolute;left:0;text-align:left;z-index:-251614720;mso-position-horizontal-relative:page" from="205.1pt,8.8pt" to="207.8pt,8.8pt" strokeweight=".14042mm">
            <w10:wrap anchorx="page"/>
          </v:line>
        </w:pict>
      </w:r>
      <w:r>
        <w:rPr>
          <w:rPrChange w:id="2857" w:author="Patrick Tang" w:date="2021-06-25T17:28:00Z">
            <w:rPr/>
          </w:rPrChange>
        </w:rPr>
        <w:pict w14:anchorId="182BA76A">
          <v:line id="_x0000_s1028" style="position:absolute;left:0;text-align:left;z-index:-251613696;mso-position-horizontal-relative:page" from="439.75pt,8.8pt" to="442.45pt,8.8pt" strokeweight=".14042mm">
            <w10:wrap anchorx="page"/>
          </v:line>
        </w:pict>
      </w:r>
      <w:r w:rsidR="002B1B5E" w:rsidRPr="00BE3340">
        <w:rPr>
          <w:sz w:val="18"/>
        </w:rPr>
        <w:t>crack width after self-healing by</w:t>
      </w:r>
      <w:r w:rsidR="002B1B5E" w:rsidRPr="00A97774">
        <w:rPr>
          <w:spacing w:val="-12"/>
          <w:sz w:val="18"/>
        </w:rPr>
        <w:t xml:space="preserve"> </w:t>
      </w:r>
      <w:r w:rsidR="002B1B5E" w:rsidRPr="00453F0F">
        <w:rPr>
          <w:sz w:val="18"/>
        </w:rPr>
        <w:t>Ada</w:t>
      </w:r>
      <w:r w:rsidR="002B1B5E" w:rsidRPr="00453F0F">
        <w:rPr>
          <w:spacing w:val="18"/>
          <w:sz w:val="18"/>
        </w:rPr>
        <w:t xml:space="preserve"> </w:t>
      </w:r>
      <w:r w:rsidR="002B1B5E" w:rsidRPr="00453F0F">
        <w:rPr>
          <w:sz w:val="18"/>
        </w:rPr>
        <w:t>BPNN</w:t>
      </w:r>
      <w:r w:rsidR="002B1B5E" w:rsidRPr="00453F0F">
        <w:rPr>
          <w:sz w:val="18"/>
        </w:rPr>
        <w:tab/>
        <w:t>crack width after self-healing by Bag</w:t>
      </w:r>
      <w:r w:rsidR="002B1B5E" w:rsidRPr="00453F0F">
        <w:rPr>
          <w:spacing w:val="12"/>
          <w:sz w:val="18"/>
        </w:rPr>
        <w:t xml:space="preserve"> </w:t>
      </w:r>
      <w:r w:rsidR="002B1B5E" w:rsidRPr="007F427F">
        <w:rPr>
          <w:sz w:val="18"/>
        </w:rPr>
        <w:t>BPNN</w:t>
      </w:r>
    </w:p>
    <w:p w14:paraId="2F978ED4" w14:textId="77777777" w:rsidR="00B40315" w:rsidRPr="00FA1A45" w:rsidRDefault="00B40315">
      <w:pPr>
        <w:pStyle w:val="BodyText"/>
        <w:rPr>
          <w:sz w:val="20"/>
        </w:rPr>
      </w:pPr>
    </w:p>
    <w:p w14:paraId="644F2531" w14:textId="77777777" w:rsidR="00B40315" w:rsidRPr="00AF7ECF" w:rsidRDefault="00B40315">
      <w:pPr>
        <w:pStyle w:val="BodyText"/>
        <w:rPr>
          <w:sz w:val="20"/>
        </w:rPr>
      </w:pPr>
    </w:p>
    <w:p w14:paraId="4B52C242" w14:textId="77777777" w:rsidR="00B40315" w:rsidRPr="00BE3340" w:rsidRDefault="002B1B5E">
      <w:pPr>
        <w:pStyle w:val="BodyText"/>
        <w:spacing w:before="8"/>
        <w:rPr>
          <w:sz w:val="11"/>
        </w:rPr>
      </w:pPr>
      <w:r w:rsidRPr="00BE3340">
        <w:rPr>
          <w:noProof/>
          <w:lang w:val="en-AU" w:eastAsia="en-AU"/>
        </w:rPr>
        <w:drawing>
          <wp:anchor distT="0" distB="0" distL="0" distR="0" simplePos="0" relativeHeight="251658240" behindDoc="0" locked="0" layoutInCell="1" allowOverlap="1" wp14:anchorId="5DC23A9D" wp14:editId="3219D0FE">
            <wp:simplePos x="0" y="0"/>
            <wp:positionH relativeFrom="page">
              <wp:posOffset>2498084</wp:posOffset>
            </wp:positionH>
            <wp:positionV relativeFrom="paragraph">
              <wp:posOffset>110793</wp:posOffset>
            </wp:positionV>
            <wp:extent cx="2558034" cy="1897380"/>
            <wp:effectExtent l="0" t="0" r="0" b="0"/>
            <wp:wrapTopAndBottom/>
            <wp:docPr id="1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034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348AD" w14:textId="77777777" w:rsidR="00B40315" w:rsidRPr="00A97774" w:rsidRDefault="00B40315">
      <w:pPr>
        <w:pStyle w:val="BodyText"/>
        <w:spacing w:before="8"/>
        <w:rPr>
          <w:sz w:val="8"/>
        </w:rPr>
      </w:pPr>
    </w:p>
    <w:p w14:paraId="5037E180" w14:textId="77777777" w:rsidR="00B40315" w:rsidRPr="00A97774" w:rsidRDefault="008E6C9D">
      <w:pPr>
        <w:spacing w:before="98" w:line="254" w:lineRule="auto"/>
        <w:ind w:left="2468" w:right="2568"/>
        <w:rPr>
          <w:sz w:val="18"/>
        </w:rPr>
      </w:pPr>
      <w:r>
        <w:pict w14:anchorId="27F67607">
          <v:line id="_x0000_s1027" style="position:absolute;left:0;text-align:left;z-index:-251612672;mso-position-horizontal-relative:page" from="327.65pt,24.05pt" to="330.35pt,24.05pt" strokeweight=".14042mm">
            <w10:wrap anchorx="page"/>
          </v:line>
        </w:pict>
      </w:r>
      <w:r w:rsidR="002B1B5E" w:rsidRPr="00BE3340">
        <w:rPr>
          <w:sz w:val="18"/>
        </w:rPr>
        <w:t>(e) Comparison of observed ECC crack width and predicted ECC crack width after self-healing by Stack LR</w:t>
      </w:r>
    </w:p>
    <w:p w14:paraId="0AD2BE60" w14:textId="77777777" w:rsidR="00B40315" w:rsidRPr="007F427F" w:rsidRDefault="00B40315">
      <w:pPr>
        <w:pStyle w:val="BodyText"/>
        <w:spacing w:before="7"/>
        <w:rPr>
          <w:sz w:val="21"/>
        </w:rPr>
      </w:pPr>
    </w:p>
    <w:p w14:paraId="51DE184E" w14:textId="77777777" w:rsidR="00B40315" w:rsidRPr="00AF7ECF" w:rsidRDefault="002B1B5E">
      <w:pPr>
        <w:pStyle w:val="BodyText"/>
        <w:spacing w:before="1" w:line="256" w:lineRule="auto"/>
        <w:ind w:left="117"/>
      </w:pPr>
      <w:r w:rsidRPr="002B568D">
        <w:t>Figure 10: Comparison of observed ECC crack width and predicted ECC crack</w:t>
      </w:r>
      <w:r w:rsidRPr="00FA1A45">
        <w:t xml:space="preserve"> width after self-healing by individual and ensemble </w:t>
      </w:r>
      <w:proofErr w:type="gramStart"/>
      <w:r w:rsidRPr="00FA1A45">
        <w:t>methods</w:t>
      </w:r>
      <w:proofErr w:type="gramEnd"/>
    </w:p>
    <w:p w14:paraId="5057415A" w14:textId="77777777" w:rsidR="00B40315" w:rsidRPr="00BE3340" w:rsidRDefault="00B40315">
      <w:pPr>
        <w:spacing w:line="256" w:lineRule="auto"/>
        <w:sectPr w:rsidR="00B40315" w:rsidRPr="00BE3340">
          <w:pgSz w:w="12240" w:h="15840"/>
          <w:pgMar w:top="1500" w:right="820" w:bottom="720" w:left="1300" w:header="0" w:footer="538" w:gutter="0"/>
          <w:cols w:space="720"/>
        </w:sectPr>
      </w:pPr>
    </w:p>
    <w:p w14:paraId="3E72EB71" w14:textId="77777777" w:rsidR="00B40315" w:rsidRPr="00BE3340" w:rsidRDefault="002B1B5E">
      <w:pPr>
        <w:pStyle w:val="Heading1"/>
        <w:numPr>
          <w:ilvl w:val="0"/>
          <w:numId w:val="5"/>
        </w:numPr>
        <w:tabs>
          <w:tab w:val="left" w:pos="547"/>
          <w:tab w:val="left" w:pos="548"/>
        </w:tabs>
        <w:spacing w:before="95"/>
      </w:pPr>
      <w:r w:rsidRPr="00BE3340">
        <w:lastRenderedPageBreak/>
        <w:t>Conclusions</w:t>
      </w:r>
    </w:p>
    <w:p w14:paraId="59BF2E68" w14:textId="255C2A17" w:rsidR="00B40315" w:rsidRPr="00BE3340" w:rsidRDefault="002B1B5E">
      <w:pPr>
        <w:pStyle w:val="BodyText"/>
        <w:spacing w:before="231" w:line="256" w:lineRule="auto"/>
        <w:ind w:left="117" w:right="595"/>
        <w:jc w:val="both"/>
      </w:pPr>
      <w:del w:id="2858" w:author="Patrick Tang" w:date="2021-07-01T15:14:00Z">
        <w:r w:rsidRPr="00BE3340" w:rsidDel="0098175C">
          <w:delText>In</w:delText>
        </w:r>
        <w:r w:rsidRPr="00BE3340" w:rsidDel="0098175C">
          <w:rPr>
            <w:spacing w:val="-15"/>
          </w:rPr>
          <w:delText xml:space="preserve"> </w:delText>
        </w:r>
        <w:r w:rsidRPr="00BE3340" w:rsidDel="0098175C">
          <w:delText>this</w:delText>
        </w:r>
        <w:r w:rsidRPr="00BE3340" w:rsidDel="0098175C">
          <w:rPr>
            <w:spacing w:val="-14"/>
          </w:rPr>
          <w:delText xml:space="preserve"> </w:delText>
        </w:r>
      </w:del>
      <w:del w:id="2859" w:author="Patrick Tang" w:date="2021-07-01T15:13:00Z">
        <w:r w:rsidRPr="00BE3340" w:rsidDel="0098175C">
          <w:delText>chapter</w:delText>
        </w:r>
      </w:del>
      <w:ins w:id="2860" w:author="Patrick Tang" w:date="2021-07-01T15:14:00Z">
        <w:r w:rsidR="0098175C">
          <w:t>This study proposed and compared</w:t>
        </w:r>
      </w:ins>
      <w:del w:id="2861" w:author="Patrick Tang" w:date="2021-07-01T15:14:00Z">
        <w:r w:rsidRPr="00BE3340" w:rsidDel="0098175C">
          <w:delText>,</w:delText>
        </w:r>
      </w:del>
      <w:r w:rsidRPr="00BE3340">
        <w:rPr>
          <w:spacing w:val="-13"/>
        </w:rPr>
        <w:t xml:space="preserve"> </w:t>
      </w:r>
      <w:ins w:id="2862" w:author="Patrick Tang" w:date="2021-07-01T15:13:00Z">
        <w:r w:rsidR="0098175C">
          <w:rPr>
            <w:spacing w:val="-13"/>
          </w:rPr>
          <w:t>se</w:t>
        </w:r>
      </w:ins>
      <w:del w:id="2863" w:author="Patrick Tang" w:date="2021-07-01T15:13:00Z">
        <w:r w:rsidRPr="00BE3340" w:rsidDel="0098175C">
          <w:delText>a</w:delText>
        </w:r>
        <w:r w:rsidRPr="00BE3340" w:rsidDel="0098175C">
          <w:rPr>
            <w:spacing w:val="-15"/>
          </w:rPr>
          <w:delText xml:space="preserve"> </w:delText>
        </w:r>
        <w:r w:rsidRPr="00BE3340" w:rsidDel="0098175C">
          <w:delText>comprehensive</w:delText>
        </w:r>
        <w:r w:rsidRPr="00BE3340" w:rsidDel="0098175C">
          <w:rPr>
            <w:spacing w:val="-14"/>
          </w:rPr>
          <w:delText xml:space="preserve"> </w:delText>
        </w:r>
        <w:r w:rsidRPr="00BE3340" w:rsidDel="0098175C">
          <w:delText>comparison</w:delText>
        </w:r>
        <w:r w:rsidRPr="00BE3340" w:rsidDel="0098175C">
          <w:rPr>
            <w:spacing w:val="-15"/>
          </w:rPr>
          <w:delText xml:space="preserve"> </w:delText>
        </w:r>
        <w:r w:rsidRPr="00BE3340" w:rsidDel="0098175C">
          <w:delText>is</w:delText>
        </w:r>
        <w:r w:rsidRPr="00BE3340" w:rsidDel="0098175C">
          <w:rPr>
            <w:spacing w:val="-14"/>
          </w:rPr>
          <w:delText xml:space="preserve"> </w:delText>
        </w:r>
        <w:r w:rsidRPr="00BE3340" w:rsidDel="0098175C">
          <w:delText>proposed</w:delText>
        </w:r>
        <w:r w:rsidRPr="00BE3340" w:rsidDel="0098175C">
          <w:rPr>
            <w:spacing w:val="-15"/>
          </w:rPr>
          <w:delText xml:space="preserve"> </w:delText>
        </w:r>
        <w:r w:rsidRPr="00BE3340" w:rsidDel="0098175C">
          <w:delText>to</w:delText>
        </w:r>
        <w:r w:rsidRPr="00BE3340" w:rsidDel="0098175C">
          <w:rPr>
            <w:spacing w:val="-13"/>
          </w:rPr>
          <w:delText xml:space="preserve"> </w:delText>
        </w:r>
        <w:r w:rsidRPr="00BE3340" w:rsidDel="0098175C">
          <w:delText>analyse</w:delText>
        </w:r>
        <w:r w:rsidRPr="00BE3340" w:rsidDel="0098175C">
          <w:rPr>
            <w:spacing w:val="-15"/>
          </w:rPr>
          <w:delText xml:space="preserve"> </w:delText>
        </w:r>
      </w:del>
      <w:ins w:id="2864" w:author="Patrick Tang" w:date="2021-07-01T15:13:00Z">
        <w:r w:rsidR="0098175C">
          <w:t xml:space="preserve">veral individual and ensemble ML models to </w:t>
        </w:r>
      </w:ins>
      <w:del w:id="2865" w:author="Patrick Tang" w:date="2021-07-01T15:13:00Z">
        <w:r w:rsidRPr="00BE3340" w:rsidDel="0098175C">
          <w:delText>t</w:delText>
        </w:r>
      </w:del>
      <w:del w:id="2866" w:author="Patrick Tang" w:date="2021-07-01T15:14:00Z">
        <w:r w:rsidRPr="00BE3340" w:rsidDel="0098175C">
          <w:delText>he</w:delText>
        </w:r>
      </w:del>
      <w:ins w:id="2867" w:author="Patrick Tang" w:date="2021-07-01T15:14:00Z">
        <w:r w:rsidR="0098175C">
          <w:t>predict</w:t>
        </w:r>
      </w:ins>
      <w:r w:rsidRPr="00BE3340">
        <w:rPr>
          <w:spacing w:val="-14"/>
        </w:rPr>
        <w:t xml:space="preserve"> </w:t>
      </w:r>
      <w:del w:id="2868" w:author="Patrick Tang" w:date="2021-07-01T15:14:00Z">
        <w:r w:rsidRPr="00BE3340" w:rsidDel="0098175C">
          <w:delText>performance</w:delText>
        </w:r>
        <w:r w:rsidRPr="00BE3340" w:rsidDel="0098175C">
          <w:rPr>
            <w:spacing w:val="-15"/>
          </w:rPr>
          <w:delText xml:space="preserve"> </w:delText>
        </w:r>
        <w:r w:rsidRPr="00BE3340" w:rsidDel="0098175C">
          <w:delText>of</w:delText>
        </w:r>
        <w:r w:rsidRPr="00BE3340" w:rsidDel="0098175C">
          <w:rPr>
            <w:spacing w:val="-14"/>
          </w:rPr>
          <w:delText xml:space="preserve"> </w:delText>
        </w:r>
        <w:r w:rsidRPr="00BE3340" w:rsidDel="0098175C">
          <w:delText>prediction</w:delText>
        </w:r>
        <w:r w:rsidRPr="00BE3340" w:rsidDel="0098175C">
          <w:rPr>
            <w:spacing w:val="-15"/>
          </w:rPr>
          <w:delText xml:space="preserve"> </w:delText>
        </w:r>
        <w:r w:rsidRPr="00BE3340" w:rsidDel="0098175C">
          <w:delText>of</w:delText>
        </w:r>
        <w:r w:rsidRPr="00BE3340" w:rsidDel="0098175C">
          <w:rPr>
            <w:spacing w:val="-14"/>
          </w:rPr>
          <w:delText xml:space="preserve"> </w:delText>
        </w:r>
      </w:del>
      <w:r w:rsidRPr="00BE3340">
        <w:t>the</w:t>
      </w:r>
      <w:r w:rsidRPr="00BE3340">
        <w:rPr>
          <w:spacing w:val="-15"/>
        </w:rPr>
        <w:t xml:space="preserve"> </w:t>
      </w:r>
      <w:r w:rsidRPr="00BE3340">
        <w:t>self-</w:t>
      </w:r>
      <w:del w:id="2869" w:author="Patrick Tang" w:date="2021-07-01T15:14:00Z">
        <w:r w:rsidRPr="00BE3340" w:rsidDel="0098175C">
          <w:delText xml:space="preserve"> </w:delText>
        </w:r>
      </w:del>
      <w:r w:rsidRPr="00BE3340">
        <w:t>healing</w:t>
      </w:r>
      <w:r w:rsidRPr="00BE3340">
        <w:rPr>
          <w:spacing w:val="-11"/>
        </w:rPr>
        <w:t xml:space="preserve"> </w:t>
      </w:r>
      <w:r w:rsidRPr="00BE3340">
        <w:t>ability</w:t>
      </w:r>
      <w:r w:rsidRPr="00BE3340">
        <w:rPr>
          <w:spacing w:val="-11"/>
        </w:rPr>
        <w:t xml:space="preserve"> </w:t>
      </w:r>
      <w:r w:rsidRPr="00BE3340">
        <w:t>of</w:t>
      </w:r>
      <w:r w:rsidRPr="00BE3340">
        <w:rPr>
          <w:spacing w:val="-11"/>
        </w:rPr>
        <w:t xml:space="preserve"> </w:t>
      </w:r>
      <w:r w:rsidRPr="00BE3340">
        <w:t>ECC</w:t>
      </w:r>
      <w:del w:id="2870" w:author="Patrick Tang" w:date="2021-07-01T15:14:00Z">
        <w:r w:rsidRPr="00BE3340" w:rsidDel="0098175C">
          <w:rPr>
            <w:spacing w:val="-11"/>
          </w:rPr>
          <w:delText xml:space="preserve"> </w:delText>
        </w:r>
        <w:r w:rsidRPr="00BE3340" w:rsidDel="0098175C">
          <w:delText>using</w:delText>
        </w:r>
        <w:r w:rsidRPr="00BE3340" w:rsidDel="0098175C">
          <w:rPr>
            <w:spacing w:val="-11"/>
          </w:rPr>
          <w:delText xml:space="preserve"> </w:delText>
        </w:r>
        <w:r w:rsidRPr="00BE3340" w:rsidDel="0098175C">
          <w:delText>individual</w:delText>
        </w:r>
        <w:r w:rsidRPr="00BE3340" w:rsidDel="0098175C">
          <w:rPr>
            <w:spacing w:val="-11"/>
          </w:rPr>
          <w:delText xml:space="preserve"> </w:delText>
        </w:r>
        <w:r w:rsidRPr="00BE3340" w:rsidDel="0098175C">
          <w:delText>and</w:delText>
        </w:r>
        <w:r w:rsidRPr="00BE3340" w:rsidDel="0098175C">
          <w:rPr>
            <w:spacing w:val="-11"/>
          </w:rPr>
          <w:delText xml:space="preserve"> </w:delText>
        </w:r>
        <w:r w:rsidRPr="00BE3340" w:rsidDel="0098175C">
          <w:delText>ensemble</w:delText>
        </w:r>
        <w:r w:rsidRPr="00BE3340" w:rsidDel="0098175C">
          <w:rPr>
            <w:spacing w:val="-11"/>
          </w:rPr>
          <w:delText xml:space="preserve"> </w:delText>
        </w:r>
        <w:r w:rsidRPr="00BE3340" w:rsidDel="0098175C">
          <w:delText>methods</w:delText>
        </w:r>
      </w:del>
      <w:r w:rsidRPr="00BE3340">
        <w:t>.</w:t>
      </w:r>
      <w:r w:rsidRPr="00BE3340">
        <w:rPr>
          <w:spacing w:val="5"/>
        </w:rPr>
        <w:t xml:space="preserve"> </w:t>
      </w:r>
      <w:r w:rsidRPr="00BE3340">
        <w:t>All</w:t>
      </w:r>
      <w:ins w:id="2871" w:author="Patrick Tang" w:date="2021-07-01T15:14:00Z">
        <w:r w:rsidR="0098175C">
          <w:t xml:space="preserve"> the proposed </w:t>
        </w:r>
      </w:ins>
      <w:ins w:id="2872" w:author="Patrick Tang" w:date="2021-07-01T15:15:00Z">
        <w:r w:rsidR="0098175C">
          <w:t>ML</w:t>
        </w:r>
      </w:ins>
      <w:r w:rsidRPr="00BE3340">
        <w:rPr>
          <w:spacing w:val="-11"/>
        </w:rPr>
        <w:t xml:space="preserve"> </w:t>
      </w:r>
      <w:del w:id="2873" w:author="Patrick Tang" w:date="2021-07-01T15:15:00Z">
        <w:r w:rsidRPr="00BE3340" w:rsidDel="0098175C">
          <w:delText>machine</w:delText>
        </w:r>
        <w:r w:rsidRPr="00BE3340" w:rsidDel="0098175C">
          <w:rPr>
            <w:spacing w:val="-11"/>
          </w:rPr>
          <w:delText xml:space="preserve"> </w:delText>
        </w:r>
        <w:r w:rsidRPr="00BE3340" w:rsidDel="0098175C">
          <w:delText>learning</w:delText>
        </w:r>
        <w:r w:rsidRPr="00BE3340" w:rsidDel="0098175C">
          <w:rPr>
            <w:spacing w:val="-11"/>
          </w:rPr>
          <w:delText xml:space="preserve"> </w:delText>
        </w:r>
      </w:del>
      <w:r w:rsidRPr="00BE3340">
        <w:t>models</w:t>
      </w:r>
      <w:r w:rsidRPr="00BE3340">
        <w:rPr>
          <w:spacing w:val="-11"/>
        </w:rPr>
        <w:t xml:space="preserve"> </w:t>
      </w:r>
      <w:ins w:id="2874" w:author="Patrick Tang" w:date="2021-07-01T15:15:00Z">
        <w:r w:rsidR="0098175C">
          <w:t>we</w:t>
        </w:r>
      </w:ins>
      <w:del w:id="2875" w:author="Patrick Tang" w:date="2021-07-01T15:15:00Z">
        <w:r w:rsidRPr="00BE3340" w:rsidDel="0098175C">
          <w:delText>a</w:delText>
        </w:r>
      </w:del>
      <w:r w:rsidRPr="00BE3340">
        <w:t>re</w:t>
      </w:r>
      <w:r w:rsidRPr="00BE3340">
        <w:rPr>
          <w:spacing w:val="-11"/>
        </w:rPr>
        <w:t xml:space="preserve"> </w:t>
      </w:r>
      <w:r w:rsidRPr="00BE3340">
        <w:t>trained</w:t>
      </w:r>
      <w:ins w:id="2876" w:author="Patrick Tang" w:date="2021-07-01T15:19:00Z">
        <w:r w:rsidR="0098175C">
          <w:t>,</w:t>
        </w:r>
      </w:ins>
      <w:del w:id="2877" w:author="Patrick Tang" w:date="2021-07-01T15:19:00Z">
        <w:r w:rsidRPr="00BE3340" w:rsidDel="0098175C">
          <w:rPr>
            <w:spacing w:val="-11"/>
          </w:rPr>
          <w:delText xml:space="preserve"> </w:delText>
        </w:r>
        <w:r w:rsidRPr="00BE3340" w:rsidDel="0098175C">
          <w:delText>and</w:delText>
        </w:r>
      </w:del>
      <w:r w:rsidRPr="00BE3340">
        <w:t xml:space="preserve"> tested </w:t>
      </w:r>
      <w:ins w:id="2878" w:author="Patrick Tang" w:date="2021-07-01T15:19:00Z">
        <w:r w:rsidR="0098175C">
          <w:t xml:space="preserve">and validated </w:t>
        </w:r>
      </w:ins>
      <w:r w:rsidRPr="00BE3340">
        <w:t>based on the experimental results from nine ECC mixtures.</w:t>
      </w:r>
      <w:del w:id="2879" w:author="Patrick Tang" w:date="2021-07-01T15:19:00Z">
        <w:r w:rsidRPr="00BE3340" w:rsidDel="00784278">
          <w:delText xml:space="preserve"> The comparison results provide</w:delText>
        </w:r>
        <w:r w:rsidRPr="00BE3340" w:rsidDel="00784278">
          <w:rPr>
            <w:spacing w:val="-19"/>
          </w:rPr>
          <w:delText xml:space="preserve"> </w:delText>
        </w:r>
        <w:r w:rsidRPr="00BE3340" w:rsidDel="00784278">
          <w:delText>valuable insights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into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proposing</w:delText>
        </w:r>
        <w:r w:rsidRPr="00BE3340" w:rsidDel="00784278">
          <w:rPr>
            <w:spacing w:val="-4"/>
          </w:rPr>
          <w:delText xml:space="preserve"> </w:delText>
        </w:r>
        <w:r w:rsidRPr="00BE3340" w:rsidDel="00784278">
          <w:delText>and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validating</w:delText>
        </w:r>
        <w:r w:rsidRPr="00BE3340" w:rsidDel="00784278">
          <w:rPr>
            <w:spacing w:val="-4"/>
          </w:rPr>
          <w:delText xml:space="preserve"> </w:delText>
        </w:r>
        <w:r w:rsidRPr="00BE3340" w:rsidDel="00784278">
          <w:delText>the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machine</w:delText>
        </w:r>
        <w:r w:rsidRPr="00BE3340" w:rsidDel="00784278">
          <w:rPr>
            <w:spacing w:val="-4"/>
          </w:rPr>
          <w:delText xml:space="preserve"> </w:delText>
        </w:r>
        <w:r w:rsidRPr="00BE3340" w:rsidDel="00784278">
          <w:delText>learning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models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for</w:delText>
        </w:r>
        <w:r w:rsidRPr="00BE3340" w:rsidDel="00784278">
          <w:rPr>
            <w:spacing w:val="-4"/>
          </w:rPr>
          <w:delText xml:space="preserve"> </w:delText>
        </w:r>
        <w:r w:rsidRPr="00BE3340" w:rsidDel="00784278">
          <w:delText>predicting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self-healing</w:delText>
        </w:r>
        <w:r w:rsidRPr="00BE3340" w:rsidDel="00784278">
          <w:rPr>
            <w:spacing w:val="-4"/>
          </w:rPr>
          <w:delText xml:space="preserve"> </w:delText>
        </w:r>
        <w:r w:rsidRPr="00BE3340" w:rsidDel="00784278">
          <w:delText>on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ECC</w:delText>
        </w:r>
      </w:del>
      <w:ins w:id="2880" w:author="Patrick Tang" w:date="2021-07-01T15:20:00Z">
        <w:r w:rsidR="00784278">
          <w:t xml:space="preserve"> Based on the results, the following conclusions can be drawn.</w:t>
        </w:r>
      </w:ins>
      <w:del w:id="2881" w:author="Patrick Tang" w:date="2021-07-01T15:20:00Z">
        <w:r w:rsidRPr="00BE3340" w:rsidDel="00784278">
          <w:delText>.</w:delText>
        </w:r>
      </w:del>
    </w:p>
    <w:p w14:paraId="6626A543" w14:textId="77777777" w:rsidR="00784278" w:rsidRDefault="00784278">
      <w:pPr>
        <w:pStyle w:val="BodyText"/>
        <w:numPr>
          <w:ilvl w:val="0"/>
          <w:numId w:val="6"/>
        </w:numPr>
        <w:spacing w:before="1" w:line="256" w:lineRule="auto"/>
        <w:ind w:right="595"/>
        <w:jc w:val="both"/>
        <w:rPr>
          <w:ins w:id="2882" w:author="Patrick Tang" w:date="2021-07-01T15:27:00Z"/>
        </w:rPr>
        <w:pPrChange w:id="2883" w:author="Patrick Tang" w:date="2021-07-01T15:25:00Z">
          <w:pPr>
            <w:pStyle w:val="BodyText"/>
            <w:spacing w:before="2" w:line="256" w:lineRule="auto"/>
            <w:ind w:left="117" w:right="595" w:firstLine="338"/>
            <w:jc w:val="both"/>
          </w:pPr>
        </w:pPrChange>
      </w:pPr>
      <w:ins w:id="2884" w:author="Patrick Tang" w:date="2021-07-01T15:27:00Z">
        <w:r>
          <w:t xml:space="preserve">Among of the individual ML model studies, </w:t>
        </w:r>
      </w:ins>
      <w:ins w:id="2885" w:author="Patrick Tang" w:date="2021-07-01T15:26:00Z">
        <w:r w:rsidRPr="00FF7B01">
          <w:t>the BPNN model perform</w:t>
        </w:r>
        <w:r>
          <w:t>ed</w:t>
        </w:r>
        <w:r w:rsidRPr="00FF7B01">
          <w:t xml:space="preserve"> the best in terms </w:t>
        </w:r>
        <w:r w:rsidRPr="00FF7B01">
          <w:rPr>
            <w:spacing w:val="-6"/>
          </w:rPr>
          <w:t xml:space="preserve">of </w:t>
        </w:r>
        <w:r w:rsidRPr="00FF7B01">
          <w:t xml:space="preserve">RMSE and </w:t>
        </w:r>
        <w:r w:rsidRPr="00FF7B01">
          <w:rPr>
            <w:i/>
          </w:rPr>
          <w:t>R</w:t>
        </w:r>
        <w:r w:rsidRPr="00FF7B01">
          <w:rPr>
            <w:vertAlign w:val="superscript"/>
          </w:rPr>
          <w:t>2</w:t>
        </w:r>
        <w:r w:rsidRPr="00FF7B01">
          <w:t>.</w:t>
        </w:r>
      </w:ins>
    </w:p>
    <w:p w14:paraId="16643C40" w14:textId="72316AAE" w:rsidR="00B40315" w:rsidRPr="00BE3340" w:rsidDel="00784278" w:rsidRDefault="002B1B5E">
      <w:pPr>
        <w:pStyle w:val="BodyText"/>
        <w:numPr>
          <w:ilvl w:val="0"/>
          <w:numId w:val="6"/>
        </w:numPr>
        <w:spacing w:before="1" w:line="256" w:lineRule="auto"/>
        <w:ind w:right="595"/>
        <w:jc w:val="both"/>
        <w:rPr>
          <w:del w:id="2886" w:author="Patrick Tang" w:date="2021-07-01T15:21:00Z"/>
        </w:rPr>
        <w:pPrChange w:id="2887" w:author="Patrick Tang" w:date="2021-07-01T15:25:00Z">
          <w:pPr>
            <w:pStyle w:val="BodyText"/>
            <w:spacing w:before="1" w:line="256" w:lineRule="auto"/>
            <w:ind w:left="117" w:right="595" w:firstLine="338"/>
            <w:jc w:val="both"/>
          </w:pPr>
        </w:pPrChange>
      </w:pPr>
      <w:del w:id="2888" w:author="Patrick Tang" w:date="2021-07-01T15:21:00Z">
        <w:r w:rsidRPr="00BE3340" w:rsidDel="00784278">
          <w:delText>A</w:delText>
        </w:r>
        <w:r w:rsidRPr="00BE3340" w:rsidDel="00784278">
          <w:rPr>
            <w:spacing w:val="-10"/>
          </w:rPr>
          <w:delText xml:space="preserve"> </w:delText>
        </w:r>
        <w:r w:rsidRPr="00BE3340" w:rsidDel="00784278">
          <w:delText>total</w:delText>
        </w:r>
        <w:r w:rsidRPr="00BE3340" w:rsidDel="00784278">
          <w:rPr>
            <w:spacing w:val="-10"/>
          </w:rPr>
          <w:delText xml:space="preserve"> </w:delText>
        </w:r>
        <w:r w:rsidRPr="00BE3340" w:rsidDel="00784278">
          <w:delText>of</w:delText>
        </w:r>
        <w:r w:rsidRPr="00BE3340" w:rsidDel="00784278">
          <w:rPr>
            <w:spacing w:val="-10"/>
          </w:rPr>
          <w:delText xml:space="preserve"> </w:delText>
        </w:r>
        <w:r w:rsidRPr="00BE3340" w:rsidDel="00784278">
          <w:delText>four</w:delText>
        </w:r>
        <w:r w:rsidRPr="00BE3340" w:rsidDel="00784278">
          <w:rPr>
            <w:spacing w:val="-9"/>
          </w:rPr>
          <w:delText xml:space="preserve"> </w:delText>
        </w:r>
        <w:r w:rsidRPr="00BE3340" w:rsidDel="00784278">
          <w:delText>individual</w:delText>
        </w:r>
        <w:r w:rsidRPr="00BE3340" w:rsidDel="00784278">
          <w:rPr>
            <w:spacing w:val="-10"/>
          </w:rPr>
          <w:delText xml:space="preserve"> </w:delText>
        </w:r>
        <w:r w:rsidRPr="00BE3340" w:rsidDel="00784278">
          <w:delText>methods</w:delText>
        </w:r>
        <w:r w:rsidRPr="00BE3340" w:rsidDel="00784278">
          <w:rPr>
            <w:spacing w:val="-10"/>
          </w:rPr>
          <w:delText xml:space="preserve"> </w:delText>
        </w:r>
        <w:r w:rsidRPr="00BE3340" w:rsidDel="00784278">
          <w:delText>(LR,</w:delText>
        </w:r>
        <w:r w:rsidRPr="00BE3340" w:rsidDel="00784278">
          <w:rPr>
            <w:spacing w:val="-9"/>
          </w:rPr>
          <w:delText xml:space="preserve"> </w:delText>
        </w:r>
        <w:r w:rsidRPr="00BE3340" w:rsidDel="00784278">
          <w:delText>BPNN,</w:delText>
        </w:r>
        <w:r w:rsidRPr="00BE3340" w:rsidDel="00784278">
          <w:rPr>
            <w:spacing w:val="-10"/>
          </w:rPr>
          <w:delText xml:space="preserve"> </w:delText>
        </w:r>
        <w:r w:rsidRPr="00BE3340" w:rsidDel="00784278">
          <w:rPr>
            <w:spacing w:val="-9"/>
          </w:rPr>
          <w:delText>CRAT,</w:delText>
        </w:r>
        <w:r w:rsidRPr="00BE3340" w:rsidDel="00784278">
          <w:rPr>
            <w:spacing w:val="-10"/>
          </w:rPr>
          <w:delText xml:space="preserve"> </w:delText>
        </w:r>
        <w:r w:rsidRPr="00BE3340" w:rsidDel="00784278">
          <w:delText>and</w:delText>
        </w:r>
        <w:r w:rsidRPr="00BE3340" w:rsidDel="00784278">
          <w:rPr>
            <w:spacing w:val="-9"/>
          </w:rPr>
          <w:delText xml:space="preserve"> </w:delText>
        </w:r>
        <w:r w:rsidRPr="00BE3340" w:rsidDel="00784278">
          <w:delText>SVR)</w:delText>
        </w:r>
        <w:r w:rsidRPr="00BE3340" w:rsidDel="00784278">
          <w:rPr>
            <w:spacing w:val="-10"/>
          </w:rPr>
          <w:delText xml:space="preserve"> </w:delText>
        </w:r>
        <w:r w:rsidRPr="00BE3340" w:rsidDel="00784278">
          <w:delText>and</w:delText>
        </w:r>
        <w:r w:rsidRPr="00BE3340" w:rsidDel="00784278">
          <w:rPr>
            <w:spacing w:val="-10"/>
          </w:rPr>
          <w:delText xml:space="preserve"> </w:delText>
        </w:r>
        <w:r w:rsidRPr="00BE3340" w:rsidDel="00784278">
          <w:delText>three</w:delText>
        </w:r>
        <w:r w:rsidRPr="00BE3340" w:rsidDel="00784278">
          <w:rPr>
            <w:spacing w:val="-9"/>
          </w:rPr>
          <w:delText xml:space="preserve"> </w:delText>
        </w:r>
        <w:r w:rsidRPr="00BE3340" w:rsidDel="00784278">
          <w:delText>ensemble</w:delText>
        </w:r>
        <w:r w:rsidRPr="00BE3340" w:rsidDel="00784278">
          <w:rPr>
            <w:spacing w:val="-10"/>
          </w:rPr>
          <w:delText xml:space="preserve"> </w:delText>
        </w:r>
        <w:r w:rsidRPr="00BE3340" w:rsidDel="00784278">
          <w:delText>methods</w:delText>
        </w:r>
        <w:r w:rsidRPr="00BE3340" w:rsidDel="00784278">
          <w:rPr>
            <w:spacing w:val="-10"/>
          </w:rPr>
          <w:delText xml:space="preserve"> </w:delText>
        </w:r>
        <w:r w:rsidRPr="00BE3340" w:rsidDel="00784278">
          <w:delText xml:space="preserve">(bagging, AdaBoost, and stacking) are used to perform the prediction of the self-healing ability of ECC. In these, </w:delText>
        </w:r>
        <w:r w:rsidRPr="00BE3340" w:rsidDel="00784278">
          <w:rPr>
            <w:spacing w:val="-5"/>
          </w:rPr>
          <w:delText xml:space="preserve">the </w:delText>
        </w:r>
        <w:r w:rsidRPr="00BE3340" w:rsidDel="00784278">
          <w:delText xml:space="preserve">performance of LR is used as a benchmark baseline to compare the performance of other individual </w:delText>
        </w:r>
        <w:r w:rsidRPr="00BE3340" w:rsidDel="00784278">
          <w:rPr>
            <w:spacing w:val="-5"/>
          </w:rPr>
          <w:delText xml:space="preserve">and </w:delText>
        </w:r>
        <w:r w:rsidRPr="00BE3340" w:rsidDel="00784278">
          <w:delText>ensemble models. The proposed ensemble methods, bagging and AdaBoost, use one of the four individual methods as a base estimator to aggregate multiple single learning based prediction. The stacking method is used</w:delText>
        </w:r>
        <w:r w:rsidRPr="00BE3340" w:rsidDel="00784278">
          <w:rPr>
            <w:spacing w:val="-6"/>
          </w:rPr>
          <w:delText xml:space="preserve"> </w:delText>
        </w:r>
        <w:r w:rsidRPr="00BE3340" w:rsidDel="00784278">
          <w:delText>to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combine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multiple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predictions</w:delText>
        </w:r>
        <w:r w:rsidRPr="00BE3340" w:rsidDel="00784278">
          <w:rPr>
            <w:spacing w:val="-6"/>
          </w:rPr>
          <w:delText xml:space="preserve"> </w:delText>
        </w:r>
        <w:r w:rsidRPr="00BE3340" w:rsidDel="00784278">
          <w:delText>generated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by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multiple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regression</w:delText>
        </w:r>
        <w:r w:rsidRPr="00BE3340" w:rsidDel="00784278">
          <w:rPr>
            <w:spacing w:val="-6"/>
          </w:rPr>
          <w:delText xml:space="preserve"> </w:delText>
        </w:r>
        <w:r w:rsidRPr="00BE3340" w:rsidDel="00784278">
          <w:delText>models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(SVR,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BPNN,</w:delText>
        </w:r>
        <w:r w:rsidRPr="00BE3340" w:rsidDel="00784278">
          <w:rPr>
            <w:spacing w:val="-5"/>
          </w:rPr>
          <w:delText xml:space="preserve"> </w:delText>
        </w:r>
        <w:r w:rsidRPr="00BE3340" w:rsidDel="00784278">
          <w:delText>and</w:delText>
        </w:r>
        <w:r w:rsidRPr="00BE3340" w:rsidDel="00784278">
          <w:rPr>
            <w:spacing w:val="-5"/>
          </w:rPr>
          <w:delText xml:space="preserve"> CRAT).</w:delText>
        </w:r>
      </w:del>
    </w:p>
    <w:p w14:paraId="62991AC4" w14:textId="7E032C87" w:rsidR="00E51BEF" w:rsidRDefault="008E6C9D">
      <w:pPr>
        <w:pStyle w:val="BodyText"/>
        <w:numPr>
          <w:ilvl w:val="0"/>
          <w:numId w:val="6"/>
        </w:numPr>
        <w:spacing w:before="1" w:line="256" w:lineRule="auto"/>
        <w:ind w:right="595"/>
        <w:jc w:val="both"/>
        <w:rPr>
          <w:ins w:id="2889" w:author="Patrick Tang" w:date="2021-07-01T15:31:00Z"/>
        </w:rPr>
        <w:pPrChange w:id="2890" w:author="Patrick Tang" w:date="2021-07-01T15:27:00Z">
          <w:pPr>
            <w:pStyle w:val="BodyText"/>
            <w:spacing w:before="2" w:line="256" w:lineRule="auto"/>
            <w:ind w:left="117" w:right="595" w:firstLine="338"/>
            <w:jc w:val="both"/>
          </w:pPr>
        </w:pPrChange>
      </w:pPr>
      <w:del w:id="2891" w:author="Patrick Tang" w:date="2021-07-01T15:27:00Z">
        <w:r>
          <w:pict w14:anchorId="351ABF4A">
            <v:line id="_x0000_s1026" style="position:absolute;left:0;text-align:left;z-index:-251611648;mso-position-horizontal-relative:page" from="131.9pt,10.15pt" to="135.15pt,10.15pt" strokeweight=".14042mm">
              <w10:wrap anchorx="page"/>
            </v:line>
          </w:pict>
        </w:r>
      </w:del>
      <w:del w:id="2892" w:author="Patrick Tang" w:date="2021-07-01T15:24:00Z">
        <w:r w:rsidR="002B1B5E" w:rsidRPr="00BE3340" w:rsidDel="00784278">
          <w:delText>T</w:delText>
        </w:r>
      </w:del>
      <w:del w:id="2893" w:author="Patrick Tang" w:date="2021-07-01T15:27:00Z">
        <w:r w:rsidR="002B1B5E" w:rsidRPr="00BE3340" w:rsidDel="00784278">
          <w:delText>he</w:delText>
        </w:r>
        <w:r w:rsidR="002B1B5E" w:rsidRPr="00784278" w:rsidDel="00784278">
          <w:rPr>
            <w:spacing w:val="-17"/>
          </w:rPr>
          <w:delText xml:space="preserve"> </w:delText>
        </w:r>
        <w:r w:rsidR="002B1B5E" w:rsidRPr="00453F0F" w:rsidDel="00784278">
          <w:delText>Stack</w:delText>
        </w:r>
        <w:r w:rsidR="002B1B5E" w:rsidRPr="00784278" w:rsidDel="00784278">
          <w:rPr>
            <w:spacing w:val="13"/>
          </w:rPr>
          <w:delText xml:space="preserve"> </w:delText>
        </w:r>
        <w:r w:rsidR="002B1B5E" w:rsidRPr="002B568D" w:rsidDel="00784278">
          <w:delText>LR</w:delText>
        </w:r>
        <w:r w:rsidR="002B1B5E" w:rsidRPr="00784278" w:rsidDel="00784278">
          <w:rPr>
            <w:spacing w:val="-17"/>
          </w:rPr>
          <w:delText xml:space="preserve"> </w:delText>
        </w:r>
        <w:r w:rsidR="002B1B5E" w:rsidRPr="00AF7ECF" w:rsidDel="00784278">
          <w:delText>model</w:delText>
        </w:r>
        <w:r w:rsidR="002B1B5E" w:rsidRPr="00784278" w:rsidDel="00784278">
          <w:rPr>
            <w:spacing w:val="-16"/>
          </w:rPr>
          <w:delText xml:space="preserve"> </w:delText>
        </w:r>
        <w:r w:rsidR="002B1B5E" w:rsidRPr="00BE3340" w:rsidDel="00784278">
          <w:delText>demonstrated</w:delText>
        </w:r>
        <w:r w:rsidR="002B1B5E" w:rsidRPr="00784278" w:rsidDel="00784278">
          <w:rPr>
            <w:spacing w:val="-17"/>
          </w:rPr>
          <w:delText xml:space="preserve"> </w:delText>
        </w:r>
        <w:r w:rsidR="002B1B5E" w:rsidRPr="00BE3340" w:rsidDel="00784278">
          <w:delText>great</w:delText>
        </w:r>
        <w:r w:rsidR="002B1B5E" w:rsidRPr="00784278" w:rsidDel="00784278">
          <w:rPr>
            <w:spacing w:val="-16"/>
          </w:rPr>
          <w:delText xml:space="preserve"> </w:delText>
        </w:r>
        <w:r w:rsidR="002B1B5E" w:rsidRPr="00BE3340" w:rsidDel="00784278">
          <w:delText>predicti</w:delText>
        </w:r>
      </w:del>
      <w:del w:id="2894" w:author="Patrick Tang" w:date="2021-07-01T15:22:00Z">
        <w:r w:rsidR="002B1B5E" w:rsidRPr="00BE3340" w:rsidDel="00784278">
          <w:delText>ve</w:delText>
        </w:r>
      </w:del>
      <w:del w:id="2895" w:author="Patrick Tang" w:date="2021-07-01T15:27:00Z">
        <w:r w:rsidR="002B1B5E" w:rsidRPr="00784278" w:rsidDel="00784278">
          <w:rPr>
            <w:spacing w:val="-17"/>
          </w:rPr>
          <w:delText xml:space="preserve"> </w:delText>
        </w:r>
      </w:del>
      <w:del w:id="2896" w:author="Patrick Tang" w:date="2021-07-01T15:24:00Z">
        <w:r w:rsidR="002B1B5E" w:rsidRPr="00BE3340" w:rsidDel="00784278">
          <w:delText>ability</w:delText>
        </w:r>
        <w:r w:rsidR="002B1B5E" w:rsidRPr="00784278" w:rsidDel="00784278">
          <w:rPr>
            <w:spacing w:val="-17"/>
          </w:rPr>
          <w:delText xml:space="preserve"> </w:delText>
        </w:r>
      </w:del>
      <w:del w:id="2897" w:author="Patrick Tang" w:date="2021-07-01T15:27:00Z">
        <w:r w:rsidR="002B1B5E" w:rsidRPr="00BE3340" w:rsidDel="00784278">
          <w:delText>and</w:delText>
        </w:r>
        <w:r w:rsidR="002B1B5E" w:rsidRPr="00784278" w:rsidDel="00784278">
          <w:rPr>
            <w:spacing w:val="-16"/>
          </w:rPr>
          <w:delText xml:space="preserve"> </w:delText>
        </w:r>
        <w:r w:rsidR="002B1B5E" w:rsidRPr="00BE3340" w:rsidDel="00784278">
          <w:delText>the</w:delText>
        </w:r>
        <w:r w:rsidR="002B1B5E" w:rsidRPr="00784278" w:rsidDel="00784278">
          <w:rPr>
            <w:spacing w:val="-17"/>
          </w:rPr>
          <w:delText xml:space="preserve"> </w:delText>
        </w:r>
        <w:r w:rsidR="002B1B5E" w:rsidRPr="00BE3340" w:rsidDel="00784278">
          <w:delText>best</w:delText>
        </w:r>
        <w:r w:rsidR="002B1B5E" w:rsidRPr="00784278" w:rsidDel="00784278">
          <w:rPr>
            <w:spacing w:val="-17"/>
          </w:rPr>
          <w:delText xml:space="preserve"> </w:delText>
        </w:r>
      </w:del>
      <w:del w:id="2898" w:author="Patrick Tang" w:date="2021-07-01T15:22:00Z">
        <w:r w:rsidR="002B1B5E" w:rsidRPr="00BE3340" w:rsidDel="00784278">
          <w:delText>performance</w:delText>
        </w:r>
        <w:r w:rsidR="002B1B5E" w:rsidRPr="00784278" w:rsidDel="00784278">
          <w:rPr>
            <w:spacing w:val="-16"/>
          </w:rPr>
          <w:delText xml:space="preserve"> </w:delText>
        </w:r>
      </w:del>
      <w:del w:id="2899" w:author="Patrick Tang" w:date="2021-07-01T15:23:00Z">
        <w:r w:rsidR="002B1B5E" w:rsidRPr="00BE3340" w:rsidDel="00784278">
          <w:delText>among</w:delText>
        </w:r>
        <w:r w:rsidR="002B1B5E" w:rsidRPr="00784278" w:rsidDel="00784278">
          <w:rPr>
            <w:spacing w:val="-17"/>
          </w:rPr>
          <w:delText xml:space="preserve"> </w:delText>
        </w:r>
        <w:r w:rsidR="002B1B5E" w:rsidRPr="00BE3340" w:rsidDel="00784278">
          <w:delText>all</w:delText>
        </w:r>
        <w:r w:rsidR="002B1B5E" w:rsidRPr="00784278" w:rsidDel="00784278">
          <w:rPr>
            <w:spacing w:val="-16"/>
          </w:rPr>
          <w:delText xml:space="preserve"> </w:delText>
        </w:r>
        <w:r w:rsidR="002B1B5E" w:rsidRPr="00BE3340" w:rsidDel="00784278">
          <w:delText>individual and</w:delText>
        </w:r>
        <w:r w:rsidR="002B1B5E" w:rsidRPr="00784278" w:rsidDel="00784278">
          <w:rPr>
            <w:spacing w:val="-8"/>
          </w:rPr>
          <w:delText xml:space="preserve"> </w:delText>
        </w:r>
        <w:r w:rsidR="002B1B5E" w:rsidRPr="00BE3340" w:rsidDel="00784278">
          <w:delText>ensemble</w:delText>
        </w:r>
        <w:r w:rsidR="002B1B5E" w:rsidRPr="00784278" w:rsidDel="00784278">
          <w:rPr>
            <w:spacing w:val="-7"/>
          </w:rPr>
          <w:delText xml:space="preserve"> </w:delText>
        </w:r>
        <w:r w:rsidR="002B1B5E" w:rsidRPr="00BE3340" w:rsidDel="00784278">
          <w:delText>methods,</w:delText>
        </w:r>
        <w:r w:rsidR="002B1B5E" w:rsidRPr="00784278" w:rsidDel="00784278">
          <w:rPr>
            <w:spacing w:val="-7"/>
          </w:rPr>
          <w:delText xml:space="preserve"> </w:delText>
        </w:r>
        <w:r w:rsidR="002B1B5E" w:rsidRPr="00BE3340" w:rsidDel="00784278">
          <w:delText>showing</w:delText>
        </w:r>
        <w:r w:rsidR="002B1B5E" w:rsidRPr="00784278" w:rsidDel="00784278">
          <w:rPr>
            <w:spacing w:val="-7"/>
          </w:rPr>
          <w:delText xml:space="preserve"> </w:delText>
        </w:r>
        <w:r w:rsidR="002B1B5E" w:rsidRPr="00BE3340" w:rsidDel="00784278">
          <w:delText>the</w:delText>
        </w:r>
        <w:r w:rsidR="002B1B5E" w:rsidRPr="00784278" w:rsidDel="00784278">
          <w:rPr>
            <w:spacing w:val="-7"/>
          </w:rPr>
          <w:delText xml:space="preserve"> </w:delText>
        </w:r>
        <w:r w:rsidR="002B1B5E" w:rsidRPr="00BE3340" w:rsidDel="00784278">
          <w:delText>lowest</w:delText>
        </w:r>
        <w:r w:rsidR="002B1B5E" w:rsidRPr="00784278" w:rsidDel="00784278">
          <w:rPr>
            <w:spacing w:val="-7"/>
          </w:rPr>
          <w:delText xml:space="preserve"> </w:delText>
        </w:r>
        <w:r w:rsidR="002B1B5E" w:rsidRPr="00BE3340" w:rsidDel="00784278">
          <w:delText>error</w:delText>
        </w:r>
        <w:r w:rsidR="002B1B5E" w:rsidRPr="00784278" w:rsidDel="00784278">
          <w:rPr>
            <w:spacing w:val="-7"/>
          </w:rPr>
          <w:delText xml:space="preserve"> </w:delText>
        </w:r>
        <w:r w:rsidR="002B1B5E" w:rsidRPr="00BE3340" w:rsidDel="00784278">
          <w:delText>values</w:delText>
        </w:r>
        <w:r w:rsidR="002B1B5E" w:rsidRPr="00784278" w:rsidDel="00784278">
          <w:rPr>
            <w:spacing w:val="-8"/>
          </w:rPr>
          <w:delText xml:space="preserve"> </w:delText>
        </w:r>
      </w:del>
      <w:del w:id="2900" w:author="Patrick Tang" w:date="2021-07-01T15:27:00Z">
        <w:r w:rsidR="002B1B5E" w:rsidRPr="00BE3340" w:rsidDel="00784278">
          <w:delText>on</w:delText>
        </w:r>
        <w:r w:rsidR="002B1B5E" w:rsidRPr="00784278" w:rsidDel="00784278">
          <w:rPr>
            <w:spacing w:val="-7"/>
          </w:rPr>
          <w:delText xml:space="preserve"> </w:delText>
        </w:r>
        <w:r w:rsidR="002B1B5E" w:rsidRPr="00BE3340" w:rsidDel="00784278">
          <w:delText>MAE</w:delText>
        </w:r>
        <w:r w:rsidR="002B1B5E" w:rsidRPr="00784278" w:rsidDel="00784278">
          <w:rPr>
            <w:spacing w:val="-7"/>
          </w:rPr>
          <w:delText xml:space="preserve"> </w:delText>
        </w:r>
      </w:del>
      <w:del w:id="2901" w:author="Patrick Tang" w:date="2021-07-01T15:23:00Z">
        <w:r w:rsidR="002B1B5E" w:rsidRPr="00BE3340" w:rsidDel="00784278">
          <w:delText>3.934</w:delText>
        </w:r>
        <w:r w:rsidR="002B1B5E" w:rsidRPr="00784278" w:rsidDel="00784278">
          <w:rPr>
            <w:spacing w:val="-7"/>
          </w:rPr>
          <w:delText xml:space="preserve"> </w:delText>
        </w:r>
        <w:r w:rsidR="002B1B5E" w:rsidRPr="00BE3340" w:rsidDel="00784278">
          <w:delText>and</w:delText>
        </w:r>
      </w:del>
      <w:del w:id="2902" w:author="Patrick Tang" w:date="2021-07-01T15:27:00Z">
        <w:r w:rsidR="002B1B5E" w:rsidRPr="00784278" w:rsidDel="00784278">
          <w:rPr>
            <w:spacing w:val="-7"/>
          </w:rPr>
          <w:delText xml:space="preserve"> </w:delText>
        </w:r>
        <w:r w:rsidR="002B1B5E" w:rsidRPr="00BE3340" w:rsidDel="00784278">
          <w:delText>RMSE</w:delText>
        </w:r>
        <w:r w:rsidR="002B1B5E" w:rsidRPr="00784278" w:rsidDel="00784278">
          <w:rPr>
            <w:spacing w:val="-7"/>
          </w:rPr>
          <w:delText xml:space="preserve"> </w:delText>
        </w:r>
      </w:del>
      <w:del w:id="2903" w:author="Patrick Tang" w:date="2021-07-01T15:23:00Z">
        <w:r w:rsidR="002B1B5E" w:rsidRPr="00BE3340" w:rsidDel="00784278">
          <w:delText>6.118</w:delText>
        </w:r>
        <w:r w:rsidR="002B1B5E" w:rsidRPr="00784278" w:rsidDel="00784278">
          <w:rPr>
            <w:spacing w:val="-7"/>
          </w:rPr>
          <w:delText xml:space="preserve"> </w:delText>
        </w:r>
      </w:del>
      <w:del w:id="2904" w:author="Patrick Tang" w:date="2021-07-01T15:27:00Z">
        <w:r w:rsidR="002B1B5E" w:rsidRPr="00BE3340" w:rsidDel="00784278">
          <w:delText>and</w:delText>
        </w:r>
        <w:r w:rsidR="002B1B5E" w:rsidRPr="00784278" w:rsidDel="00784278">
          <w:rPr>
            <w:spacing w:val="-8"/>
          </w:rPr>
          <w:delText xml:space="preserve"> </w:delText>
        </w:r>
      </w:del>
      <w:del w:id="2905" w:author="Patrick Tang" w:date="2021-07-01T15:23:00Z">
        <w:r w:rsidR="002B1B5E" w:rsidRPr="00BE3340" w:rsidDel="00784278">
          <w:delText>the</w:delText>
        </w:r>
        <w:r w:rsidR="002B1B5E" w:rsidRPr="00784278" w:rsidDel="00784278">
          <w:rPr>
            <w:spacing w:val="-7"/>
          </w:rPr>
          <w:delText xml:space="preserve"> </w:delText>
        </w:r>
        <w:r w:rsidR="002B1B5E" w:rsidRPr="00BE3340" w:rsidDel="00784278">
          <w:delText>highest</w:delText>
        </w:r>
        <w:r w:rsidR="002B1B5E" w:rsidRPr="00784278" w:rsidDel="00784278">
          <w:rPr>
            <w:spacing w:val="-7"/>
          </w:rPr>
          <w:delText xml:space="preserve"> </w:delText>
        </w:r>
        <w:r w:rsidR="002B1B5E" w:rsidRPr="00BE3340" w:rsidDel="00784278">
          <w:delText xml:space="preserve">on </w:delText>
        </w:r>
      </w:del>
      <w:del w:id="2906" w:author="Patrick Tang" w:date="2021-07-01T15:27:00Z">
        <w:r w:rsidR="002B1B5E" w:rsidRPr="00784278" w:rsidDel="00784278">
          <w:rPr>
            <w:i/>
          </w:rPr>
          <w:delText>R</w:delText>
        </w:r>
        <w:r w:rsidR="002B1B5E" w:rsidRPr="00784278" w:rsidDel="00784278">
          <w:rPr>
            <w:vertAlign w:val="superscript"/>
          </w:rPr>
          <w:delText>2</w:delText>
        </w:r>
      </w:del>
      <w:del w:id="2907" w:author="Patrick Tang" w:date="2021-07-01T15:23:00Z">
        <w:r w:rsidR="002B1B5E" w:rsidRPr="00BE3340" w:rsidDel="00784278">
          <w:delText xml:space="preserve"> 0.904</w:delText>
        </w:r>
      </w:del>
      <w:del w:id="2908" w:author="Patrick Tang" w:date="2021-07-01T15:27:00Z">
        <w:r w:rsidR="002B1B5E" w:rsidRPr="00BE3340" w:rsidDel="00784278">
          <w:delText xml:space="preserve">. </w:delText>
        </w:r>
      </w:del>
      <w:del w:id="2909" w:author="Patrick Tang" w:date="2021-07-01T15:24:00Z">
        <w:r w:rsidR="002B1B5E" w:rsidRPr="00BE3340" w:rsidDel="00784278">
          <w:delText>Moreover, a</w:delText>
        </w:r>
      </w:del>
      <w:ins w:id="2910" w:author="Patrick Tang" w:date="2021-07-01T15:24:00Z">
        <w:r w:rsidR="00784278">
          <w:t>A</w:t>
        </w:r>
      </w:ins>
      <w:r w:rsidR="002B1B5E" w:rsidRPr="00BE3340">
        <w:t>ll ensemble methods</w:t>
      </w:r>
      <w:ins w:id="2911" w:author="Patrick Tang" w:date="2021-07-01T15:29:00Z">
        <w:r w:rsidR="00784278">
          <w:t xml:space="preserve"> </w:t>
        </w:r>
      </w:ins>
      <w:del w:id="2912" w:author="Patrick Tang" w:date="2021-07-01T15:29:00Z">
        <w:r w:rsidR="002B1B5E" w:rsidRPr="00BE3340" w:rsidDel="00784278">
          <w:delText xml:space="preserve"> </w:delText>
        </w:r>
      </w:del>
      <w:del w:id="2913" w:author="Patrick Tang" w:date="2021-07-01T15:25:00Z">
        <w:r w:rsidR="002B1B5E" w:rsidRPr="00BE3340" w:rsidDel="00784278">
          <w:delText>present the</w:delText>
        </w:r>
      </w:del>
      <w:ins w:id="2914" w:author="Patrick Tang" w:date="2021-07-01T15:25:00Z">
        <w:r w:rsidR="00784278">
          <w:t>can</w:t>
        </w:r>
      </w:ins>
      <w:r w:rsidR="002B1B5E" w:rsidRPr="00BE3340">
        <w:t xml:space="preserve"> </w:t>
      </w:r>
      <w:ins w:id="2915" w:author="Patrick Tang" w:date="2021-07-01T15:30:00Z">
        <w:r w:rsidR="00E51BEF">
          <w:t xml:space="preserve">generally </w:t>
        </w:r>
      </w:ins>
      <w:r w:rsidR="002B1B5E" w:rsidRPr="00BE3340">
        <w:t>improve</w:t>
      </w:r>
      <w:del w:id="2916" w:author="Patrick Tang" w:date="2021-07-01T15:25:00Z">
        <w:r w:rsidR="002B1B5E" w:rsidRPr="00BE3340" w:rsidDel="00784278">
          <w:delText>ment</w:delText>
        </w:r>
      </w:del>
      <w:r w:rsidR="002B1B5E" w:rsidRPr="00BE3340">
        <w:t xml:space="preserve"> </w:t>
      </w:r>
      <w:del w:id="2917" w:author="Patrick Tang" w:date="2021-07-01T15:25:00Z">
        <w:r w:rsidR="002B1B5E" w:rsidRPr="00BE3340" w:rsidDel="00784278">
          <w:delText xml:space="preserve">of </w:delText>
        </w:r>
      </w:del>
      <w:r w:rsidR="002B1B5E" w:rsidRPr="00BE3340">
        <w:t>the predict</w:t>
      </w:r>
      <w:ins w:id="2918" w:author="Patrick Tang" w:date="2021-07-01T15:25:00Z">
        <w:r w:rsidR="00784278">
          <w:t>ion accuracy</w:t>
        </w:r>
      </w:ins>
      <w:del w:id="2919" w:author="Patrick Tang" w:date="2021-07-01T15:25:00Z">
        <w:r w:rsidR="002B1B5E" w:rsidRPr="00BE3340" w:rsidDel="00784278">
          <w:delText>ive</w:delText>
        </w:r>
      </w:del>
      <w:r w:rsidR="002B1B5E" w:rsidRPr="00BE3340">
        <w:t xml:space="preserve"> </w:t>
      </w:r>
      <w:del w:id="2920" w:author="Patrick Tang" w:date="2021-07-01T15:26:00Z">
        <w:r w:rsidR="002B1B5E" w:rsidRPr="00BE3340" w:rsidDel="00784278">
          <w:delText xml:space="preserve">ability </w:delText>
        </w:r>
      </w:del>
      <w:r w:rsidR="002B1B5E" w:rsidRPr="00BE3340">
        <w:t>of individual methods</w:t>
      </w:r>
      <w:ins w:id="2921" w:author="Patrick Tang" w:date="2021-07-01T15:28:00Z">
        <w:r w:rsidR="00784278">
          <w:t>, however</w:t>
        </w:r>
      </w:ins>
      <w:del w:id="2922" w:author="Patrick Tang" w:date="2021-07-01T15:28:00Z">
        <w:r w:rsidR="002B1B5E" w:rsidRPr="00BE3340" w:rsidDel="00784278">
          <w:delText>.</w:delText>
        </w:r>
      </w:del>
      <w:r w:rsidR="002B1B5E" w:rsidRPr="00BE3340">
        <w:t xml:space="preserve"> </w:t>
      </w:r>
      <w:ins w:id="2923" w:author="Patrick Tang" w:date="2021-07-01T15:28:00Z">
        <w:r w:rsidR="00784278" w:rsidRPr="00784278">
          <w:t xml:space="preserve">the </w:t>
        </w:r>
        <w:r w:rsidR="00784278">
          <w:t>improv</w:t>
        </w:r>
      </w:ins>
      <w:ins w:id="2924" w:author="Patrick Tang" w:date="2021-07-01T15:29:00Z">
        <w:r w:rsidR="00784278">
          <w:t>e</w:t>
        </w:r>
      </w:ins>
      <w:ins w:id="2925" w:author="Patrick Tang" w:date="2021-07-01T15:28:00Z">
        <w:r w:rsidR="00784278">
          <w:t>ment</w:t>
        </w:r>
        <w:r w:rsidR="00784278" w:rsidRPr="00784278">
          <w:t xml:space="preserve"> </w:t>
        </w:r>
      </w:ins>
      <w:ins w:id="2926" w:author="Patrick Tang" w:date="2021-07-01T15:30:00Z">
        <w:r w:rsidR="00E51BEF">
          <w:t>varies</w:t>
        </w:r>
      </w:ins>
      <w:ins w:id="2927" w:author="Patrick Tang" w:date="2021-07-01T15:28:00Z">
        <w:r w:rsidR="00784278" w:rsidRPr="00784278">
          <w:t xml:space="preserve">. </w:t>
        </w:r>
      </w:ins>
      <w:ins w:id="2928" w:author="Patrick Tang" w:date="2021-07-01T15:30:00Z">
        <w:r w:rsidR="00E51BEF">
          <w:t>It is found that B</w:t>
        </w:r>
      </w:ins>
      <w:ins w:id="2929" w:author="Patrick Tang" w:date="2021-07-01T15:28:00Z">
        <w:r w:rsidR="00784278" w:rsidRPr="00784278">
          <w:t xml:space="preserve">agging method </w:t>
        </w:r>
      </w:ins>
      <w:ins w:id="2930" w:author="Patrick Tang" w:date="2021-07-01T15:31:00Z">
        <w:r w:rsidR="00E51BEF">
          <w:t xml:space="preserve">mainly </w:t>
        </w:r>
      </w:ins>
      <w:ins w:id="2931" w:author="Patrick Tang" w:date="2021-07-01T15:28:00Z">
        <w:r w:rsidR="00784278" w:rsidRPr="00784278">
          <w:t xml:space="preserve">enhanced the performance of BPNN and CRAT </w:t>
        </w:r>
      </w:ins>
      <w:ins w:id="2932" w:author="Patrick Tang" w:date="2021-07-01T15:30:00Z">
        <w:r w:rsidR="00E51BEF">
          <w:t>whereas</w:t>
        </w:r>
      </w:ins>
      <w:ins w:id="2933" w:author="Patrick Tang" w:date="2021-07-01T15:28:00Z">
        <w:r w:rsidR="00784278" w:rsidRPr="00784278">
          <w:t xml:space="preserve"> AdaBoost method brought a considerable improvement for LR and SVR models. </w:t>
        </w:r>
      </w:ins>
    </w:p>
    <w:p w14:paraId="1E682F61" w14:textId="6DE8E80F" w:rsidR="00B40315" w:rsidRPr="00BE3340" w:rsidRDefault="002B1B5E">
      <w:pPr>
        <w:pStyle w:val="BodyText"/>
        <w:numPr>
          <w:ilvl w:val="0"/>
          <w:numId w:val="6"/>
        </w:numPr>
        <w:spacing w:before="1" w:line="256" w:lineRule="auto"/>
        <w:ind w:right="595"/>
        <w:jc w:val="both"/>
        <w:pPrChange w:id="2934" w:author="Patrick Tang" w:date="2021-07-01T15:27:00Z">
          <w:pPr>
            <w:pStyle w:val="BodyText"/>
            <w:spacing w:before="2" w:line="256" w:lineRule="auto"/>
            <w:ind w:left="117" w:right="595" w:firstLine="338"/>
            <w:jc w:val="both"/>
          </w:pPr>
        </w:pPrChange>
      </w:pPr>
      <w:del w:id="2935" w:author="Patrick Tang" w:date="2021-07-01T15:28:00Z">
        <w:r w:rsidRPr="00BE3340" w:rsidDel="00784278">
          <w:delText xml:space="preserve">In particular, the bagging method </w:delText>
        </w:r>
      </w:del>
      <w:del w:id="2936" w:author="Patrick Tang" w:date="2021-07-01T15:26:00Z">
        <w:r w:rsidRPr="00BE3340" w:rsidDel="00784278">
          <w:delText xml:space="preserve">obviously </w:delText>
        </w:r>
      </w:del>
      <w:del w:id="2937" w:author="Patrick Tang" w:date="2021-07-01T15:28:00Z">
        <w:r w:rsidRPr="00BE3340" w:rsidDel="00784278">
          <w:delText>improve</w:delText>
        </w:r>
      </w:del>
      <w:del w:id="2938" w:author="Patrick Tang" w:date="2021-07-01T15:26:00Z">
        <w:r w:rsidRPr="00BE3340" w:rsidDel="00784278">
          <w:delText>s</w:delText>
        </w:r>
      </w:del>
      <w:del w:id="2939" w:author="Patrick Tang" w:date="2021-07-01T15:28:00Z">
        <w:r w:rsidRPr="00BE3340" w:rsidDel="00784278">
          <w:delText xml:space="preserve"> the prediction performance of </w:delText>
        </w:r>
        <w:r w:rsidRPr="00BE3340" w:rsidDel="00784278">
          <w:rPr>
            <w:spacing w:val="-7"/>
          </w:rPr>
          <w:delText xml:space="preserve">CRAT </w:delText>
        </w:r>
      </w:del>
      <w:del w:id="2940" w:author="Patrick Tang" w:date="2021-07-01T15:26:00Z">
        <w:r w:rsidRPr="00BE3340" w:rsidDel="00784278">
          <w:delText xml:space="preserve">on MAE 4.9%, RMSE 6.6%, and </w:delText>
        </w:r>
        <w:r w:rsidRPr="00BE3340" w:rsidDel="00784278">
          <w:rPr>
            <w:i/>
          </w:rPr>
          <w:delText>R</w:delText>
        </w:r>
        <w:r w:rsidRPr="00BE3340" w:rsidDel="00784278">
          <w:rPr>
            <w:vertAlign w:val="superscript"/>
          </w:rPr>
          <w:delText>2</w:delText>
        </w:r>
        <w:r w:rsidRPr="00BE3340" w:rsidDel="00784278">
          <w:delText xml:space="preserve"> 1.6%</w:delText>
        </w:r>
      </w:del>
      <w:del w:id="2941" w:author="Patrick Tang" w:date="2021-07-01T15:28:00Z">
        <w:r w:rsidRPr="00BE3340" w:rsidDel="00784278">
          <w:delText xml:space="preserve">. </w:delText>
        </w:r>
      </w:del>
      <w:ins w:id="2942" w:author="Patrick Tang" w:date="2021-07-01T15:27:00Z">
        <w:r w:rsidR="00784278">
          <w:t xml:space="preserve">Among all the ML models studies, </w:t>
        </w:r>
        <w:r w:rsidR="008E6C9D">
          <w:pict w14:anchorId="763B50FD">
            <v:line id="_x0000_s1518" style="position:absolute;left:0;text-align:left;z-index:-251595264;mso-position-horizontal-relative:page;mso-position-vertical-relative:text" from="131.9pt,10.15pt" to="135.15pt,10.15pt" strokeweight=".14042mm">
              <w10:wrap anchorx="page"/>
            </v:line>
          </w:pict>
        </w:r>
        <w:r w:rsidR="00784278">
          <w:t>t</w:t>
        </w:r>
        <w:r w:rsidR="00784278" w:rsidRPr="00BE3340">
          <w:t>he</w:t>
        </w:r>
        <w:r w:rsidR="00784278" w:rsidRPr="00784278">
          <w:rPr>
            <w:spacing w:val="-17"/>
          </w:rPr>
          <w:t xml:space="preserve"> </w:t>
        </w:r>
        <w:r w:rsidR="00784278" w:rsidRPr="00453F0F">
          <w:t>Stack</w:t>
        </w:r>
        <w:r w:rsidR="00784278" w:rsidRPr="00784278">
          <w:rPr>
            <w:spacing w:val="13"/>
          </w:rPr>
          <w:t xml:space="preserve"> </w:t>
        </w:r>
        <w:r w:rsidR="00784278" w:rsidRPr="002B568D">
          <w:t>LR</w:t>
        </w:r>
        <w:r w:rsidR="00784278" w:rsidRPr="00784278">
          <w:rPr>
            <w:spacing w:val="-17"/>
          </w:rPr>
          <w:t xml:space="preserve"> </w:t>
        </w:r>
        <w:r w:rsidR="00784278" w:rsidRPr="00AF7ECF">
          <w:t>model</w:t>
        </w:r>
        <w:r w:rsidR="00784278" w:rsidRPr="00784278">
          <w:rPr>
            <w:spacing w:val="-16"/>
          </w:rPr>
          <w:t xml:space="preserve"> </w:t>
        </w:r>
        <w:r w:rsidR="00784278" w:rsidRPr="00FF7B01">
          <w:t>demonstrated</w:t>
        </w:r>
        <w:r w:rsidR="00784278" w:rsidRPr="00784278">
          <w:rPr>
            <w:spacing w:val="-17"/>
          </w:rPr>
          <w:t xml:space="preserve"> </w:t>
        </w:r>
        <w:r w:rsidR="00784278" w:rsidRPr="00FF7B01">
          <w:t>great</w:t>
        </w:r>
        <w:r w:rsidR="00784278" w:rsidRPr="00784278">
          <w:rPr>
            <w:spacing w:val="-16"/>
          </w:rPr>
          <w:t xml:space="preserve"> </w:t>
        </w:r>
        <w:r w:rsidR="00784278" w:rsidRPr="00FF7B01">
          <w:t>predicti</w:t>
        </w:r>
        <w:r w:rsidR="00784278">
          <w:t>on</w:t>
        </w:r>
        <w:r w:rsidR="00784278" w:rsidRPr="00784278">
          <w:rPr>
            <w:spacing w:val="-17"/>
          </w:rPr>
          <w:t xml:space="preserve"> on self-healing of ECC </w:t>
        </w:r>
        <w:r w:rsidR="00784278" w:rsidRPr="00FF7B01">
          <w:t>and</w:t>
        </w:r>
        <w:r w:rsidR="00784278" w:rsidRPr="00784278">
          <w:rPr>
            <w:spacing w:val="-16"/>
          </w:rPr>
          <w:t xml:space="preserve"> performed </w:t>
        </w:r>
        <w:r w:rsidR="00784278" w:rsidRPr="00FF7B01">
          <w:t>the</w:t>
        </w:r>
        <w:r w:rsidR="00784278" w:rsidRPr="00784278">
          <w:rPr>
            <w:spacing w:val="-17"/>
          </w:rPr>
          <w:t xml:space="preserve"> </w:t>
        </w:r>
        <w:r w:rsidR="00784278" w:rsidRPr="00FF7B01">
          <w:t>best</w:t>
        </w:r>
        <w:r w:rsidR="00784278" w:rsidRPr="00784278">
          <w:rPr>
            <w:spacing w:val="-17"/>
          </w:rPr>
          <w:t xml:space="preserve"> </w:t>
        </w:r>
        <w:r w:rsidR="00784278" w:rsidRPr="00FF7B01">
          <w:t>on</w:t>
        </w:r>
        <w:r w:rsidR="00784278" w:rsidRPr="00784278">
          <w:rPr>
            <w:spacing w:val="-7"/>
          </w:rPr>
          <w:t xml:space="preserve"> </w:t>
        </w:r>
        <w:proofErr w:type="gramStart"/>
        <w:r w:rsidR="00784278" w:rsidRPr="00FF7B01">
          <w:t>MAE</w:t>
        </w:r>
        <w:r w:rsidR="00784278">
          <w:t>,</w:t>
        </w:r>
        <w:r w:rsidR="00784278" w:rsidRPr="00784278">
          <w:rPr>
            <w:spacing w:val="-7"/>
          </w:rPr>
          <w:t xml:space="preserve">  </w:t>
        </w:r>
        <w:r w:rsidR="00784278" w:rsidRPr="00FF7B01">
          <w:t>RMSE</w:t>
        </w:r>
        <w:proofErr w:type="gramEnd"/>
        <w:r w:rsidR="00784278" w:rsidRPr="00784278">
          <w:rPr>
            <w:spacing w:val="-7"/>
          </w:rPr>
          <w:t xml:space="preserve"> </w:t>
        </w:r>
        <w:r w:rsidR="00784278" w:rsidRPr="00FF7B01">
          <w:t>and</w:t>
        </w:r>
        <w:r w:rsidR="00784278" w:rsidRPr="00784278">
          <w:rPr>
            <w:spacing w:val="-8"/>
          </w:rPr>
          <w:t xml:space="preserve"> </w:t>
        </w:r>
        <w:r w:rsidR="00784278" w:rsidRPr="00784278">
          <w:rPr>
            <w:i/>
          </w:rPr>
          <w:t>R</w:t>
        </w:r>
        <w:r w:rsidR="00784278" w:rsidRPr="00784278">
          <w:rPr>
            <w:vertAlign w:val="superscript"/>
          </w:rPr>
          <w:t>2</w:t>
        </w:r>
        <w:r w:rsidR="00E51BEF">
          <w:t xml:space="preserve"> results.</w:t>
        </w:r>
        <w:r w:rsidR="00784278" w:rsidRPr="00FF7B01">
          <w:t xml:space="preserve"> </w:t>
        </w:r>
      </w:ins>
      <w:del w:id="2943" w:author="Patrick Tang" w:date="2021-07-01T15:26:00Z">
        <w:r w:rsidRPr="00BE3340" w:rsidDel="00784278">
          <w:delText xml:space="preserve">On the other hand, the BPNN model performs the best in terms </w:delText>
        </w:r>
        <w:r w:rsidRPr="00784278" w:rsidDel="00784278">
          <w:rPr>
            <w:spacing w:val="-6"/>
          </w:rPr>
          <w:delText xml:space="preserve">of </w:delText>
        </w:r>
        <w:r w:rsidRPr="00BE3340" w:rsidDel="00784278">
          <w:delText xml:space="preserve">RMSE and </w:delText>
        </w:r>
        <w:r w:rsidRPr="00784278" w:rsidDel="00784278">
          <w:rPr>
            <w:i/>
          </w:rPr>
          <w:delText>R</w:delText>
        </w:r>
        <w:r w:rsidRPr="00784278" w:rsidDel="00784278">
          <w:rPr>
            <w:vertAlign w:val="superscript"/>
          </w:rPr>
          <w:delText>2</w:delText>
        </w:r>
        <w:r w:rsidRPr="00BE3340" w:rsidDel="00784278">
          <w:delText xml:space="preserve"> among all individual</w:delText>
        </w:r>
        <w:r w:rsidRPr="00784278" w:rsidDel="00784278">
          <w:rPr>
            <w:spacing w:val="4"/>
          </w:rPr>
          <w:delText xml:space="preserve"> </w:delText>
        </w:r>
        <w:r w:rsidRPr="00BE3340" w:rsidDel="00784278">
          <w:delText>models.</w:delText>
        </w:r>
      </w:del>
    </w:p>
    <w:p w14:paraId="1DEE64B2" w14:textId="16A4F7D6" w:rsidR="00B40315" w:rsidRPr="00BE3340" w:rsidRDefault="002B1B5E">
      <w:pPr>
        <w:pStyle w:val="BodyText"/>
        <w:numPr>
          <w:ilvl w:val="0"/>
          <w:numId w:val="6"/>
        </w:numPr>
        <w:spacing w:before="1" w:line="256" w:lineRule="auto"/>
        <w:ind w:right="595"/>
        <w:jc w:val="both"/>
        <w:pPrChange w:id="2944" w:author="Patrick Tang" w:date="2021-07-01T15:34:00Z">
          <w:pPr>
            <w:pStyle w:val="BodyText"/>
            <w:spacing w:before="1" w:line="256" w:lineRule="auto"/>
            <w:ind w:left="117" w:right="595" w:firstLine="338"/>
            <w:jc w:val="both"/>
          </w:pPr>
        </w:pPrChange>
      </w:pPr>
      <w:r w:rsidRPr="00BE3340">
        <w:t>The</w:t>
      </w:r>
      <w:r w:rsidRPr="00BE3340">
        <w:rPr>
          <w:spacing w:val="-4"/>
        </w:rPr>
        <w:t xml:space="preserve"> </w:t>
      </w:r>
      <w:r w:rsidRPr="00BE3340">
        <w:t>computational</w:t>
      </w:r>
      <w:r w:rsidRPr="00BE3340">
        <w:rPr>
          <w:spacing w:val="-3"/>
        </w:rPr>
        <w:t xml:space="preserve"> </w:t>
      </w:r>
      <w:r w:rsidRPr="00BE3340">
        <w:t>results</w:t>
      </w:r>
      <w:r w:rsidRPr="00BE3340">
        <w:rPr>
          <w:spacing w:val="-4"/>
        </w:rPr>
        <w:t xml:space="preserve"> </w:t>
      </w:r>
      <w:r w:rsidRPr="00BE3340">
        <w:t>indicate</w:t>
      </w:r>
      <w:r w:rsidRPr="00BE3340">
        <w:rPr>
          <w:spacing w:val="-4"/>
        </w:rPr>
        <w:t xml:space="preserve"> </w:t>
      </w:r>
      <w:r w:rsidRPr="00BE3340">
        <w:t>the</w:t>
      </w:r>
      <w:r w:rsidRPr="00BE3340">
        <w:rPr>
          <w:spacing w:val="-3"/>
        </w:rPr>
        <w:t xml:space="preserve"> </w:t>
      </w:r>
      <w:r w:rsidRPr="00BE3340">
        <w:t>individual</w:t>
      </w:r>
      <w:r w:rsidRPr="00BE3340">
        <w:rPr>
          <w:spacing w:val="-3"/>
        </w:rPr>
        <w:t xml:space="preserve"> </w:t>
      </w:r>
      <w:r w:rsidRPr="00BE3340">
        <w:t>and</w:t>
      </w:r>
      <w:r w:rsidRPr="00BE3340">
        <w:rPr>
          <w:spacing w:val="-4"/>
        </w:rPr>
        <w:t xml:space="preserve"> </w:t>
      </w:r>
      <w:r w:rsidRPr="00BE3340">
        <w:t>ensemble</w:t>
      </w:r>
      <w:r w:rsidRPr="00BE3340">
        <w:rPr>
          <w:spacing w:val="-4"/>
        </w:rPr>
        <w:t xml:space="preserve"> </w:t>
      </w:r>
      <w:r w:rsidRPr="00BE3340">
        <w:t>methods</w:t>
      </w:r>
      <w:r w:rsidRPr="00BE3340">
        <w:rPr>
          <w:spacing w:val="-3"/>
        </w:rPr>
        <w:t xml:space="preserve"> </w:t>
      </w:r>
      <w:r w:rsidRPr="00BE3340">
        <w:t>can</w:t>
      </w:r>
      <w:r w:rsidRPr="00BE3340">
        <w:rPr>
          <w:spacing w:val="-3"/>
        </w:rPr>
        <w:t xml:space="preserve"> </w:t>
      </w:r>
      <w:r w:rsidRPr="00BE3340">
        <w:t>be</w:t>
      </w:r>
      <w:r w:rsidRPr="00BE3340">
        <w:rPr>
          <w:spacing w:val="-4"/>
        </w:rPr>
        <w:t xml:space="preserve"> </w:t>
      </w:r>
      <w:r w:rsidRPr="00BE3340">
        <w:t>used</w:t>
      </w:r>
      <w:r w:rsidRPr="00BE3340">
        <w:rPr>
          <w:spacing w:val="-3"/>
        </w:rPr>
        <w:t xml:space="preserve"> </w:t>
      </w:r>
      <w:r w:rsidRPr="00BE3340">
        <w:t>to</w:t>
      </w:r>
      <w:r w:rsidRPr="00BE3340">
        <w:rPr>
          <w:spacing w:val="-4"/>
        </w:rPr>
        <w:t xml:space="preserve"> </w:t>
      </w:r>
      <w:r w:rsidRPr="00BE3340">
        <w:t>predict</w:t>
      </w:r>
      <w:r w:rsidRPr="00BE3340">
        <w:rPr>
          <w:spacing w:val="-3"/>
        </w:rPr>
        <w:t xml:space="preserve"> </w:t>
      </w:r>
      <w:r w:rsidRPr="00BE3340">
        <w:t>the</w:t>
      </w:r>
      <w:r w:rsidRPr="00BE3340">
        <w:rPr>
          <w:spacing w:val="-4"/>
        </w:rPr>
        <w:t xml:space="preserve"> </w:t>
      </w:r>
      <w:r w:rsidRPr="00BE3340">
        <w:t>self-</w:t>
      </w:r>
      <w:del w:id="2945" w:author="Patrick Tang" w:date="2021-07-01T15:33:00Z">
        <w:r w:rsidRPr="00BE3340" w:rsidDel="00E51BEF">
          <w:delText xml:space="preserve"> </w:delText>
        </w:r>
      </w:del>
      <w:r w:rsidRPr="00BE3340">
        <w:t>healing</w:t>
      </w:r>
      <w:r w:rsidRPr="00BE3340">
        <w:rPr>
          <w:spacing w:val="-7"/>
        </w:rPr>
        <w:t xml:space="preserve"> </w:t>
      </w:r>
      <w:r w:rsidRPr="00BE3340">
        <w:t>ability</w:t>
      </w:r>
      <w:r w:rsidRPr="00BE3340">
        <w:rPr>
          <w:spacing w:val="-6"/>
        </w:rPr>
        <w:t xml:space="preserve"> </w:t>
      </w:r>
      <w:r w:rsidRPr="00BE3340">
        <w:t>of</w:t>
      </w:r>
      <w:r w:rsidRPr="00BE3340">
        <w:rPr>
          <w:spacing w:val="-6"/>
        </w:rPr>
        <w:t xml:space="preserve"> </w:t>
      </w:r>
      <w:r w:rsidRPr="00BE3340">
        <w:t>ECC.</w:t>
      </w:r>
      <w:r w:rsidRPr="00BE3340">
        <w:rPr>
          <w:spacing w:val="-6"/>
        </w:rPr>
        <w:t xml:space="preserve"> </w:t>
      </w:r>
      <w:r w:rsidRPr="00BE3340">
        <w:rPr>
          <w:spacing w:val="-4"/>
        </w:rPr>
        <w:t>However,</w:t>
      </w:r>
      <w:r w:rsidRPr="00BE3340">
        <w:rPr>
          <w:spacing w:val="-6"/>
        </w:rPr>
        <w:t xml:space="preserve"> </w:t>
      </w:r>
      <w:r w:rsidRPr="00BE3340">
        <w:t>how</w:t>
      </w:r>
      <w:r w:rsidRPr="00BE3340">
        <w:rPr>
          <w:spacing w:val="-6"/>
        </w:rPr>
        <w:t xml:space="preserve"> </w:t>
      </w:r>
      <w:r w:rsidRPr="00BE3340">
        <w:t>to</w:t>
      </w:r>
      <w:r w:rsidRPr="00BE3340">
        <w:rPr>
          <w:spacing w:val="-6"/>
        </w:rPr>
        <w:t xml:space="preserve"> </w:t>
      </w:r>
      <w:r w:rsidRPr="00BE3340">
        <w:t>choose</w:t>
      </w:r>
      <w:r w:rsidRPr="00BE3340">
        <w:rPr>
          <w:spacing w:val="-6"/>
        </w:rPr>
        <w:t xml:space="preserve"> </w:t>
      </w:r>
      <w:r w:rsidRPr="00BE3340">
        <w:t>a</w:t>
      </w:r>
      <w:ins w:id="2946" w:author="Patrick Tang" w:date="2021-07-01T15:36:00Z">
        <w:r w:rsidR="00E51BEF">
          <w:t>n</w:t>
        </w:r>
      </w:ins>
      <w:r w:rsidRPr="00BE3340">
        <w:rPr>
          <w:spacing w:val="-6"/>
        </w:rPr>
        <w:t xml:space="preserve"> </w:t>
      </w:r>
      <w:ins w:id="2947" w:author="Patrick Tang" w:date="2021-07-01T15:36:00Z">
        <w:r w:rsidR="00E51BEF">
          <w:rPr>
            <w:spacing w:val="-6"/>
          </w:rPr>
          <w:t xml:space="preserve">appropriate </w:t>
        </w:r>
      </w:ins>
      <w:del w:id="2948" w:author="Patrick Tang" w:date="2021-07-01T15:36:00Z">
        <w:r w:rsidRPr="00BE3340" w:rsidDel="00E51BEF">
          <w:delText>fit</w:delText>
        </w:r>
        <w:r w:rsidRPr="00BE3340" w:rsidDel="00E51BEF">
          <w:rPr>
            <w:spacing w:val="-6"/>
          </w:rPr>
          <w:delText xml:space="preserve"> </w:delText>
        </w:r>
      </w:del>
      <w:r w:rsidRPr="00BE3340">
        <w:t>base</w:t>
      </w:r>
      <w:r w:rsidRPr="00BE3340">
        <w:rPr>
          <w:spacing w:val="-6"/>
        </w:rPr>
        <w:t xml:space="preserve"> </w:t>
      </w:r>
      <w:r w:rsidRPr="00BE3340">
        <w:t>learner</w:t>
      </w:r>
      <w:r w:rsidRPr="00BE3340">
        <w:rPr>
          <w:spacing w:val="-6"/>
        </w:rPr>
        <w:t xml:space="preserve"> </w:t>
      </w:r>
      <w:del w:id="2949" w:author="Patrick Tang" w:date="2021-07-01T15:37:00Z">
        <w:r w:rsidRPr="00BE3340" w:rsidDel="00E51BEF">
          <w:delText>for</w:delText>
        </w:r>
        <w:r w:rsidRPr="00BE3340" w:rsidDel="00E51BEF">
          <w:rPr>
            <w:spacing w:val="-6"/>
          </w:rPr>
          <w:delText xml:space="preserve"> </w:delText>
        </w:r>
        <w:r w:rsidRPr="00BE3340" w:rsidDel="00E51BEF">
          <w:delText>different</w:delText>
        </w:r>
      </w:del>
      <w:ins w:id="2950" w:author="Patrick Tang" w:date="2021-07-01T15:37:00Z">
        <w:r w:rsidR="00E51BEF">
          <w:t>and</w:t>
        </w:r>
      </w:ins>
      <w:r w:rsidRPr="00BE3340">
        <w:rPr>
          <w:spacing w:val="-6"/>
        </w:rPr>
        <w:t xml:space="preserve"> </w:t>
      </w:r>
      <w:r w:rsidRPr="00BE3340">
        <w:t>ensemble</w:t>
      </w:r>
      <w:r w:rsidRPr="00BE3340">
        <w:rPr>
          <w:spacing w:val="-6"/>
        </w:rPr>
        <w:t xml:space="preserve"> </w:t>
      </w:r>
      <w:r w:rsidRPr="00BE3340">
        <w:t>method</w:t>
      </w:r>
      <w:del w:id="2951" w:author="Patrick Tang" w:date="2021-07-01T15:37:00Z">
        <w:r w:rsidRPr="00BE3340" w:rsidDel="00E51BEF">
          <w:delText>s</w:delText>
        </w:r>
      </w:del>
      <w:r w:rsidRPr="00BE3340">
        <w:rPr>
          <w:spacing w:val="-6"/>
        </w:rPr>
        <w:t xml:space="preserve"> </w:t>
      </w:r>
      <w:r w:rsidRPr="00BE3340">
        <w:t>is</w:t>
      </w:r>
      <w:r w:rsidRPr="00BE3340">
        <w:rPr>
          <w:spacing w:val="-6"/>
        </w:rPr>
        <w:t xml:space="preserve"> </w:t>
      </w:r>
      <w:r w:rsidRPr="00BE3340">
        <w:t>critical.</w:t>
      </w:r>
      <w:ins w:id="2952" w:author="Patrick Tang" w:date="2021-07-01T15:36:00Z">
        <w:r w:rsidR="00E51BEF">
          <w:t xml:space="preserve"> </w:t>
        </w:r>
        <w:r w:rsidR="00E51BEF" w:rsidRPr="00784278">
          <w:t>To improve the performance accuracy, researchers should employ different ensemble methods to compare their effectiveness on different ML models.</w:t>
        </w:r>
      </w:ins>
      <w:r w:rsidRPr="00BE3340">
        <w:t xml:space="preserve"> </w:t>
      </w:r>
      <w:del w:id="2953" w:author="Patrick Tang" w:date="2021-07-01T15:38:00Z">
        <w:r w:rsidRPr="00BE3340" w:rsidDel="00E51BEF">
          <w:delText xml:space="preserve">Engineers engaged in the design of durable and sustainable ECC mixtures will benefit from the use </w:delText>
        </w:r>
        <w:r w:rsidRPr="00BE3340" w:rsidDel="00E51BEF">
          <w:rPr>
            <w:spacing w:val="-7"/>
          </w:rPr>
          <w:delText xml:space="preserve">of </w:delText>
        </w:r>
        <w:r w:rsidRPr="00BE3340" w:rsidDel="00E51BEF">
          <w:delText xml:space="preserve">machine learning models. Also </w:delText>
        </w:r>
      </w:del>
      <w:ins w:id="2954" w:author="Patrick Tang" w:date="2021-07-01T15:38:00Z">
        <w:r w:rsidR="00E51BEF">
          <w:t xml:space="preserve">The proposed </w:t>
        </w:r>
      </w:ins>
      <w:del w:id="2955" w:author="Patrick Tang" w:date="2021-07-01T15:38:00Z">
        <w:r w:rsidRPr="00BE3340" w:rsidDel="00E51BEF">
          <w:delText xml:space="preserve">all </w:delText>
        </w:r>
      </w:del>
      <w:r w:rsidRPr="00BE3340">
        <w:t xml:space="preserve">individual and ensemble </w:t>
      </w:r>
      <w:ins w:id="2956" w:author="Patrick Tang" w:date="2021-07-01T15:38:00Z">
        <w:r w:rsidR="00E51BEF">
          <w:t xml:space="preserve">ML </w:t>
        </w:r>
      </w:ins>
      <w:r w:rsidRPr="00BE3340">
        <w:t xml:space="preserve">models can be used </w:t>
      </w:r>
      <w:del w:id="2957" w:author="Patrick Tang" w:date="2021-07-01T15:38:00Z">
        <w:r w:rsidRPr="00BE3340" w:rsidDel="00E51BEF">
          <w:delText>as a tool for</w:delText>
        </w:r>
      </w:del>
      <w:ins w:id="2958" w:author="Patrick Tang" w:date="2021-07-01T15:38:00Z">
        <w:r w:rsidR="00E51BEF">
          <w:t>to</w:t>
        </w:r>
      </w:ins>
      <w:r w:rsidRPr="00BE3340">
        <w:t xml:space="preserve"> </w:t>
      </w:r>
      <w:del w:id="2959" w:author="Patrick Tang" w:date="2021-07-01T15:38:00Z">
        <w:r w:rsidRPr="00BE3340" w:rsidDel="00E51BEF">
          <w:delText xml:space="preserve">the </w:delText>
        </w:r>
      </w:del>
      <w:r w:rsidRPr="00BE3340">
        <w:t>predict</w:t>
      </w:r>
      <w:del w:id="2960" w:author="Patrick Tang" w:date="2021-07-01T15:38:00Z">
        <w:r w:rsidRPr="00BE3340" w:rsidDel="00E51BEF">
          <w:delText>ion</w:delText>
        </w:r>
      </w:del>
      <w:r w:rsidRPr="00BE3340">
        <w:t xml:space="preserve"> </w:t>
      </w:r>
      <w:del w:id="2961" w:author="Patrick Tang" w:date="2021-07-01T15:38:00Z">
        <w:r w:rsidRPr="00BE3340" w:rsidDel="00E51BEF">
          <w:delText xml:space="preserve">of </w:delText>
        </w:r>
      </w:del>
      <w:r w:rsidRPr="00BE3340">
        <w:t xml:space="preserve">the </w:t>
      </w:r>
      <w:ins w:id="2962" w:author="Patrick Tang" w:date="2021-07-01T15:38:00Z">
        <w:r w:rsidR="00E51BEF">
          <w:t xml:space="preserve">self-healing </w:t>
        </w:r>
      </w:ins>
      <w:r w:rsidRPr="00BE3340">
        <w:t>properties of ECC</w:t>
      </w:r>
      <w:ins w:id="2963" w:author="Patrick Tang" w:date="2021-07-01T15:39:00Z">
        <w:r w:rsidR="00E51BEF">
          <w:t>.</w:t>
        </w:r>
      </w:ins>
      <w:del w:id="2964" w:author="Patrick Tang" w:date="2021-07-01T15:39:00Z">
        <w:r w:rsidRPr="00BE3340" w:rsidDel="00E51BEF">
          <w:delText xml:space="preserve"> and can be optimized to develop hybrid models for further improving predictive ability.</w:delText>
        </w:r>
      </w:del>
    </w:p>
    <w:p w14:paraId="5D99CCF1" w14:textId="3785F9D9" w:rsidR="00B40315" w:rsidRPr="00BE3340" w:rsidRDefault="002B1B5E">
      <w:pPr>
        <w:pStyle w:val="BodyText"/>
        <w:numPr>
          <w:ilvl w:val="0"/>
          <w:numId w:val="6"/>
        </w:numPr>
        <w:spacing w:before="2" w:line="256" w:lineRule="auto"/>
        <w:ind w:right="595"/>
        <w:jc w:val="both"/>
        <w:pPrChange w:id="2965" w:author="Patrick Tang" w:date="2021-07-01T15:25:00Z">
          <w:pPr>
            <w:pStyle w:val="BodyText"/>
            <w:spacing w:before="2" w:line="256" w:lineRule="auto"/>
            <w:ind w:left="117" w:right="595" w:firstLine="338"/>
            <w:jc w:val="both"/>
          </w:pPr>
        </w:pPrChange>
      </w:pPr>
      <w:r w:rsidRPr="00BE3340">
        <w:t xml:space="preserve">Future investigation and experimentation </w:t>
      </w:r>
      <w:del w:id="2966" w:author="Patrick Tang" w:date="2021-07-01T15:39:00Z">
        <w:r w:rsidRPr="00BE3340" w:rsidDel="00E51BEF">
          <w:delText xml:space="preserve">will </w:delText>
        </w:r>
      </w:del>
      <w:ins w:id="2967" w:author="Patrick Tang" w:date="2021-07-01T15:39:00Z">
        <w:r w:rsidR="00E51BEF">
          <w:t>should</w:t>
        </w:r>
        <w:r w:rsidR="00E51BEF" w:rsidRPr="00BE3340">
          <w:t xml:space="preserve"> </w:t>
        </w:r>
      </w:ins>
      <w:r w:rsidRPr="00BE3340">
        <w:t xml:space="preserve">be </w:t>
      </w:r>
      <w:del w:id="2968" w:author="Patrick Tang" w:date="2021-07-01T15:39:00Z">
        <w:r w:rsidRPr="00BE3340" w:rsidDel="00E51BEF">
          <w:delText xml:space="preserve">considered </w:delText>
        </w:r>
      </w:del>
      <w:ins w:id="2969" w:author="Patrick Tang" w:date="2021-07-01T15:39:00Z">
        <w:r w:rsidR="00E51BEF">
          <w:t>carried</w:t>
        </w:r>
        <w:r w:rsidR="00E51BEF" w:rsidRPr="00BE3340">
          <w:t xml:space="preserve"> </w:t>
        </w:r>
      </w:ins>
      <w:r w:rsidRPr="00BE3340">
        <w:t>to extend the training dataset to include various crack width distributions and diverse influencing factors</w:t>
      </w:r>
      <w:del w:id="2970" w:author="Patrick Tang" w:date="2021-07-01T15:39:00Z">
        <w:r w:rsidRPr="00BE3340" w:rsidDel="00E51BEF">
          <w:delText>,</w:delText>
        </w:r>
      </w:del>
      <w:r w:rsidRPr="00BE3340">
        <w:t xml:space="preserve"> such as components, W/</w:t>
      </w:r>
      <w:r w:rsidRPr="00E51BEF">
        <w:rPr>
          <w:highlight w:val="yellow"/>
          <w:rPrChange w:id="2971" w:author="Patrick Tang" w:date="2021-07-01T15:35:00Z">
            <w:rPr/>
          </w:rPrChange>
        </w:rPr>
        <w:t>MC</w:t>
      </w:r>
      <w:r w:rsidRPr="00BE3340">
        <w:t xml:space="preserve"> rate etc.</w:t>
      </w:r>
      <w:del w:id="2972" w:author="Patrick Tang" w:date="2021-07-01T15:40:00Z">
        <w:r w:rsidRPr="00BE3340" w:rsidDel="00E51BEF">
          <w:delText>, on self-healing of ECC</w:delText>
        </w:r>
      </w:del>
      <w:r w:rsidRPr="00BE3340">
        <w:t xml:space="preserve">. </w:t>
      </w:r>
      <w:del w:id="2973" w:author="Patrick Tang" w:date="2021-07-01T15:35:00Z">
        <w:r w:rsidRPr="00BE3340" w:rsidDel="00E51BEF">
          <w:delText xml:space="preserve">And </w:delText>
        </w:r>
      </w:del>
      <w:proofErr w:type="gramStart"/>
      <w:ins w:id="2974" w:author="Patrick Tang" w:date="2021-07-01T15:35:00Z">
        <w:r w:rsidR="00E51BEF">
          <w:t>Also</w:t>
        </w:r>
        <w:proofErr w:type="gramEnd"/>
        <w:r w:rsidR="00E51BEF" w:rsidRPr="00BE3340">
          <w:t xml:space="preserve"> </w:t>
        </w:r>
      </w:ins>
      <w:r w:rsidRPr="00BE3340">
        <w:t xml:space="preserve">more research should be undertaken to </w:t>
      </w:r>
      <w:del w:id="2975" w:author="Patrick Tang" w:date="2021-07-01T15:41:00Z">
        <w:r w:rsidRPr="00BE3340" w:rsidDel="007552E4">
          <w:delText xml:space="preserve">explore how to </w:delText>
        </w:r>
      </w:del>
      <w:r w:rsidRPr="00BE3340">
        <w:t xml:space="preserve">optimize parameters in </w:t>
      </w:r>
      <w:del w:id="2976" w:author="Patrick Tang" w:date="2021-07-01T15:35:00Z">
        <w:r w:rsidRPr="00BE3340" w:rsidDel="00E51BEF">
          <w:delText>machine learning</w:delText>
        </w:r>
      </w:del>
      <w:ins w:id="2977" w:author="Patrick Tang" w:date="2021-07-01T15:35:00Z">
        <w:r w:rsidR="00E51BEF">
          <w:t>ML</w:t>
        </w:r>
      </w:ins>
      <w:r w:rsidRPr="00BE3340">
        <w:t xml:space="preserve"> models and develop </w:t>
      </w:r>
      <w:ins w:id="2978" w:author="Patrick Tang" w:date="2021-07-01T16:44:00Z">
        <w:r w:rsidR="004C7AFF">
          <w:t xml:space="preserve">a </w:t>
        </w:r>
      </w:ins>
      <w:r w:rsidRPr="00BE3340">
        <w:t>hybrid model</w:t>
      </w:r>
      <w:del w:id="2979" w:author="Patrick Tang" w:date="2021-07-01T16:44:00Z">
        <w:r w:rsidRPr="00BE3340" w:rsidDel="004C7AFF">
          <w:delText>ling</w:delText>
        </w:r>
      </w:del>
      <w:del w:id="2980" w:author="Patrick Tang" w:date="2021-07-01T16:45:00Z">
        <w:r w:rsidRPr="00BE3340" w:rsidDel="004C7AFF">
          <w:delText xml:space="preserve"> strategies</w:delText>
        </w:r>
      </w:del>
      <w:r w:rsidRPr="00BE3340">
        <w:t xml:space="preserve"> to improve the prediction accuracy.</w:t>
      </w:r>
    </w:p>
    <w:p w14:paraId="70580FF1" w14:textId="77777777" w:rsidR="00B40315" w:rsidRPr="00BE3340" w:rsidRDefault="00B40315">
      <w:pPr>
        <w:pStyle w:val="BodyText"/>
        <w:spacing w:before="9"/>
        <w:rPr>
          <w:sz w:val="32"/>
        </w:rPr>
      </w:pPr>
    </w:p>
    <w:p w14:paraId="7D687AF2" w14:textId="77777777" w:rsidR="00B40315" w:rsidRPr="00BE3340" w:rsidRDefault="002B1B5E">
      <w:pPr>
        <w:pStyle w:val="Heading1"/>
        <w:ind w:left="117" w:firstLine="0"/>
      </w:pPr>
      <w:r w:rsidRPr="00BE3340">
        <w:t>References</w:t>
      </w:r>
    </w:p>
    <w:p w14:paraId="2C41936C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231" w:line="256" w:lineRule="auto"/>
        <w:jc w:val="both"/>
      </w:pPr>
      <w:r w:rsidRPr="00BE3340">
        <w:t xml:space="preserve">Diane Gardner, Robert Lark, </w:t>
      </w:r>
      <w:r w:rsidRPr="00BE3340">
        <w:rPr>
          <w:spacing w:val="-6"/>
        </w:rPr>
        <w:t xml:space="preserve">Tony </w:t>
      </w:r>
      <w:r w:rsidRPr="00BE3340">
        <w:t>Jefferson, and Robert Davies. A survey on problems encountered in</w:t>
      </w:r>
      <w:r w:rsidRPr="00BE3340">
        <w:rPr>
          <w:spacing w:val="-8"/>
        </w:rPr>
        <w:t xml:space="preserve"> </w:t>
      </w:r>
      <w:r w:rsidRPr="00BE3340">
        <w:t>current</w:t>
      </w:r>
      <w:r w:rsidRPr="00BE3340">
        <w:rPr>
          <w:spacing w:val="-6"/>
        </w:rPr>
        <w:t xml:space="preserve"> </w:t>
      </w:r>
      <w:r w:rsidRPr="00BE3340">
        <w:t>concrete</w:t>
      </w:r>
      <w:r w:rsidRPr="00BE3340">
        <w:rPr>
          <w:spacing w:val="-7"/>
        </w:rPr>
        <w:t xml:space="preserve"> </w:t>
      </w:r>
      <w:r w:rsidRPr="00BE3340">
        <w:t>construction</w:t>
      </w:r>
      <w:r w:rsidRPr="00BE3340">
        <w:rPr>
          <w:spacing w:val="-8"/>
        </w:rPr>
        <w:t xml:space="preserve"> </w:t>
      </w:r>
      <w:r w:rsidRPr="00BE3340">
        <w:t>and</w:t>
      </w:r>
      <w:r w:rsidRPr="00BE3340">
        <w:rPr>
          <w:spacing w:val="-6"/>
        </w:rPr>
        <w:t xml:space="preserve"> </w:t>
      </w:r>
      <w:r w:rsidRPr="00BE3340">
        <w:t>the</w:t>
      </w:r>
      <w:r w:rsidRPr="00BE3340">
        <w:rPr>
          <w:spacing w:val="-7"/>
        </w:rPr>
        <w:t xml:space="preserve"> </w:t>
      </w:r>
      <w:r w:rsidRPr="00BE3340">
        <w:t>potential</w:t>
      </w:r>
      <w:r w:rsidRPr="00BE3340">
        <w:rPr>
          <w:spacing w:val="-8"/>
        </w:rPr>
        <w:t xml:space="preserve"> </w:t>
      </w:r>
      <w:r w:rsidRPr="00BE3340">
        <w:t>benefits</w:t>
      </w:r>
      <w:r w:rsidRPr="00BE3340">
        <w:rPr>
          <w:spacing w:val="-6"/>
        </w:rPr>
        <w:t xml:space="preserve"> </w:t>
      </w:r>
      <w:r w:rsidRPr="00BE3340">
        <w:t>of</w:t>
      </w:r>
      <w:r w:rsidRPr="00BE3340">
        <w:rPr>
          <w:spacing w:val="-7"/>
        </w:rPr>
        <w:t xml:space="preserve"> </w:t>
      </w:r>
      <w:r w:rsidRPr="00BE3340">
        <w:t>self-healing</w:t>
      </w:r>
      <w:r w:rsidRPr="00BE3340">
        <w:rPr>
          <w:spacing w:val="-8"/>
        </w:rPr>
        <w:t xml:space="preserve"> </w:t>
      </w:r>
      <w:r w:rsidRPr="00BE3340">
        <w:t>cementitious</w:t>
      </w:r>
      <w:r w:rsidRPr="00BE3340">
        <w:rPr>
          <w:spacing w:val="-6"/>
        </w:rPr>
        <w:t xml:space="preserve"> </w:t>
      </w:r>
      <w:r w:rsidRPr="00BE3340">
        <w:t>materials.</w:t>
      </w:r>
      <w:r w:rsidRPr="00BE3340">
        <w:rPr>
          <w:spacing w:val="16"/>
        </w:rPr>
        <w:t xml:space="preserve"> </w:t>
      </w:r>
      <w:r w:rsidRPr="00BE3340">
        <w:rPr>
          <w:i/>
        </w:rPr>
        <w:t>Case studies in construction materials</w:t>
      </w:r>
      <w:r w:rsidRPr="00BE3340">
        <w:t>, 8:238–247,</w:t>
      </w:r>
      <w:r w:rsidRPr="00BE3340">
        <w:rPr>
          <w:spacing w:val="-8"/>
        </w:rPr>
        <w:t xml:space="preserve"> </w:t>
      </w:r>
      <w:r w:rsidRPr="00BE3340">
        <w:t>2018.</w:t>
      </w:r>
    </w:p>
    <w:p w14:paraId="6AC1534C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jc w:val="both"/>
      </w:pPr>
      <w:r w:rsidRPr="00BE3340">
        <w:t xml:space="preserve">E </w:t>
      </w:r>
      <w:proofErr w:type="spellStart"/>
      <w:r w:rsidRPr="00BE3340">
        <w:t>Cailleux</w:t>
      </w:r>
      <w:proofErr w:type="spellEnd"/>
      <w:r w:rsidRPr="00BE3340">
        <w:t xml:space="preserve"> and V </w:t>
      </w:r>
      <w:proofErr w:type="spellStart"/>
      <w:r w:rsidRPr="00BE3340">
        <w:t>Pollet</w:t>
      </w:r>
      <w:proofErr w:type="spellEnd"/>
      <w:r w:rsidRPr="00BE3340">
        <w:t xml:space="preserve">. Investigations on the development of self-healing properties in </w:t>
      </w:r>
      <w:r w:rsidRPr="00BE3340">
        <w:rPr>
          <w:spacing w:val="-3"/>
        </w:rPr>
        <w:t xml:space="preserve">protective </w:t>
      </w:r>
      <w:r w:rsidRPr="00BE3340">
        <w:lastRenderedPageBreak/>
        <w:t xml:space="preserve">coatings for concrete and repair mortars. In </w:t>
      </w:r>
      <w:r w:rsidRPr="00BE3340">
        <w:rPr>
          <w:i/>
        </w:rPr>
        <w:t>Proceedings of the 2nd International Conference on Self- Healing Materials, Chicago, IL, USA</w:t>
      </w:r>
      <w:r w:rsidRPr="00BE3340">
        <w:t>, volume 28,</w:t>
      </w:r>
      <w:r w:rsidRPr="00BE3340">
        <w:rPr>
          <w:spacing w:val="-11"/>
        </w:rPr>
        <w:t xml:space="preserve"> </w:t>
      </w:r>
      <w:r w:rsidRPr="00BE3340">
        <w:t>2009.</w:t>
      </w:r>
    </w:p>
    <w:p w14:paraId="15A58C3D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jc w:val="both"/>
      </w:pPr>
      <w:r w:rsidRPr="00BE3340">
        <w:t xml:space="preserve">Ahmed Ramadan Suleiman and </w:t>
      </w:r>
      <w:proofErr w:type="spellStart"/>
      <w:r w:rsidRPr="00BE3340">
        <w:t>Moncef</w:t>
      </w:r>
      <w:proofErr w:type="spellEnd"/>
      <w:r w:rsidRPr="00BE3340">
        <w:t xml:space="preserve"> L </w:t>
      </w:r>
      <w:proofErr w:type="spellStart"/>
      <w:r w:rsidRPr="00BE3340">
        <w:t>Nehdi</w:t>
      </w:r>
      <w:proofErr w:type="spellEnd"/>
      <w:r w:rsidRPr="00BE3340">
        <w:t xml:space="preserve">. Modeling self-healing of concrete using </w:t>
      </w:r>
      <w:r w:rsidRPr="00BE3340">
        <w:rPr>
          <w:spacing w:val="-3"/>
        </w:rPr>
        <w:t xml:space="preserve">hybrid </w:t>
      </w:r>
      <w:r w:rsidRPr="00BE3340">
        <w:t xml:space="preserve">genetic algorithm–artificial neural network. </w:t>
      </w:r>
      <w:r w:rsidRPr="00BE3340">
        <w:rPr>
          <w:i/>
        </w:rPr>
        <w:t>Materials</w:t>
      </w:r>
      <w:r w:rsidRPr="00BE3340">
        <w:t>, 10(2):135,</w:t>
      </w:r>
      <w:r w:rsidRPr="00BE3340">
        <w:rPr>
          <w:spacing w:val="10"/>
        </w:rPr>
        <w:t xml:space="preserve"> </w:t>
      </w:r>
      <w:r w:rsidRPr="00BE3340">
        <w:t>2017.</w:t>
      </w:r>
    </w:p>
    <w:p w14:paraId="0B01BCC8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jc w:val="both"/>
      </w:pPr>
      <w:proofErr w:type="spellStart"/>
      <w:r w:rsidRPr="00BE3340">
        <w:rPr>
          <w:spacing w:val="-3"/>
        </w:rPr>
        <w:t>Waiching</w:t>
      </w:r>
      <w:proofErr w:type="spellEnd"/>
      <w:r w:rsidRPr="00BE3340">
        <w:rPr>
          <w:spacing w:val="-3"/>
        </w:rPr>
        <w:t xml:space="preserve"> </w:t>
      </w:r>
      <w:r w:rsidRPr="00BE3340">
        <w:rPr>
          <w:spacing w:val="-4"/>
        </w:rPr>
        <w:t xml:space="preserve">Tang, </w:t>
      </w:r>
      <w:r w:rsidRPr="00BE3340">
        <w:t xml:space="preserve">Omid </w:t>
      </w:r>
      <w:proofErr w:type="spellStart"/>
      <w:r w:rsidRPr="00BE3340">
        <w:t>Kardani</w:t>
      </w:r>
      <w:proofErr w:type="spellEnd"/>
      <w:r w:rsidRPr="00BE3340">
        <w:t xml:space="preserve">, and Hongzhi Cui. Robust evaluation of self-healing efficiency in </w:t>
      </w:r>
      <w:proofErr w:type="spellStart"/>
      <w:r w:rsidRPr="00BE3340">
        <w:t>ce</w:t>
      </w:r>
      <w:proofErr w:type="spellEnd"/>
      <w:r w:rsidRPr="00BE3340">
        <w:t xml:space="preserve">- </w:t>
      </w:r>
      <w:proofErr w:type="spellStart"/>
      <w:r w:rsidRPr="00BE3340">
        <w:t>mentitious</w:t>
      </w:r>
      <w:proofErr w:type="spellEnd"/>
      <w:r w:rsidRPr="00BE3340">
        <w:t xml:space="preserve"> materials–a </w:t>
      </w:r>
      <w:r w:rsidRPr="00BE3340">
        <w:rPr>
          <w:spacing w:val="-4"/>
        </w:rPr>
        <w:t xml:space="preserve">review. </w:t>
      </w:r>
      <w:r w:rsidRPr="00BE3340">
        <w:rPr>
          <w:i/>
        </w:rPr>
        <w:t>Construction and Building Materials</w:t>
      </w:r>
      <w:r w:rsidRPr="00BE3340">
        <w:t>, 81:233–247,</w:t>
      </w:r>
      <w:r w:rsidRPr="00BE3340">
        <w:rPr>
          <w:spacing w:val="3"/>
        </w:rPr>
        <w:t xml:space="preserve"> </w:t>
      </w:r>
      <w:r w:rsidRPr="00BE3340">
        <w:t>2015.</w:t>
      </w:r>
    </w:p>
    <w:p w14:paraId="5CB3F61C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jc w:val="both"/>
      </w:pPr>
      <w:r w:rsidRPr="00BE3340">
        <w:t>Carola</w:t>
      </w:r>
      <w:r w:rsidRPr="00BE3340">
        <w:rPr>
          <w:spacing w:val="-20"/>
        </w:rPr>
        <w:t xml:space="preserve"> </w:t>
      </w:r>
      <w:proofErr w:type="spellStart"/>
      <w:r w:rsidRPr="00BE3340">
        <w:t>Edvardsen</w:t>
      </w:r>
      <w:proofErr w:type="spellEnd"/>
      <w:r w:rsidRPr="00BE3340">
        <w:t>.</w:t>
      </w:r>
      <w:r w:rsidRPr="00BE3340">
        <w:rPr>
          <w:spacing w:val="-10"/>
        </w:rPr>
        <w:t xml:space="preserve"> </w:t>
      </w:r>
      <w:r w:rsidRPr="00BE3340">
        <w:rPr>
          <w:spacing w:val="-4"/>
        </w:rPr>
        <w:t>Water</w:t>
      </w:r>
      <w:r w:rsidRPr="00BE3340">
        <w:rPr>
          <w:spacing w:val="-20"/>
        </w:rPr>
        <w:t xml:space="preserve"> </w:t>
      </w:r>
      <w:r w:rsidRPr="00BE3340">
        <w:t>permeability</w:t>
      </w:r>
      <w:r w:rsidRPr="00BE3340">
        <w:rPr>
          <w:spacing w:val="-19"/>
        </w:rPr>
        <w:t xml:space="preserve"> </w:t>
      </w:r>
      <w:r w:rsidRPr="00BE3340">
        <w:t>and</w:t>
      </w:r>
      <w:r w:rsidRPr="00BE3340">
        <w:rPr>
          <w:spacing w:val="-19"/>
        </w:rPr>
        <w:t xml:space="preserve"> </w:t>
      </w:r>
      <w:r w:rsidRPr="00BE3340">
        <w:t>autogenous</w:t>
      </w:r>
      <w:r w:rsidRPr="00BE3340">
        <w:rPr>
          <w:spacing w:val="-19"/>
        </w:rPr>
        <w:t xml:space="preserve"> </w:t>
      </w:r>
      <w:r w:rsidRPr="00BE3340">
        <w:t>healing</w:t>
      </w:r>
      <w:r w:rsidRPr="00BE3340">
        <w:rPr>
          <w:spacing w:val="-20"/>
        </w:rPr>
        <w:t xml:space="preserve"> </w:t>
      </w:r>
      <w:r w:rsidRPr="00BE3340">
        <w:t>of</w:t>
      </w:r>
      <w:r w:rsidRPr="00BE3340">
        <w:rPr>
          <w:spacing w:val="-19"/>
        </w:rPr>
        <w:t xml:space="preserve"> </w:t>
      </w:r>
      <w:r w:rsidRPr="00BE3340">
        <w:t>cracks</w:t>
      </w:r>
      <w:r w:rsidRPr="00BE3340">
        <w:rPr>
          <w:spacing w:val="-19"/>
        </w:rPr>
        <w:t xml:space="preserve"> </w:t>
      </w:r>
      <w:r w:rsidRPr="00BE3340">
        <w:t>in</w:t>
      </w:r>
      <w:r w:rsidRPr="00BE3340">
        <w:rPr>
          <w:spacing w:val="-19"/>
        </w:rPr>
        <w:t xml:space="preserve"> </w:t>
      </w:r>
      <w:r w:rsidRPr="00BE3340">
        <w:t>concrete.</w:t>
      </w:r>
      <w:r w:rsidRPr="00BE3340">
        <w:rPr>
          <w:spacing w:val="-11"/>
        </w:rPr>
        <w:t xml:space="preserve"> </w:t>
      </w:r>
      <w:r w:rsidRPr="00BE3340">
        <w:rPr>
          <w:i/>
        </w:rPr>
        <w:t>Materials</w:t>
      </w:r>
      <w:r w:rsidRPr="00BE3340">
        <w:rPr>
          <w:i/>
          <w:spacing w:val="-19"/>
        </w:rPr>
        <w:t xml:space="preserve"> </w:t>
      </w:r>
      <w:r w:rsidRPr="00BE3340">
        <w:rPr>
          <w:i/>
        </w:rPr>
        <w:t>Journal</w:t>
      </w:r>
      <w:r w:rsidRPr="00BE3340">
        <w:t>, 96(4):448–454,</w:t>
      </w:r>
      <w:r w:rsidRPr="00BE3340">
        <w:rPr>
          <w:spacing w:val="-2"/>
        </w:rPr>
        <w:t xml:space="preserve"> </w:t>
      </w:r>
      <w:r w:rsidRPr="00BE3340">
        <w:t>1999.</w:t>
      </w:r>
    </w:p>
    <w:p w14:paraId="7EF56583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jc w:val="both"/>
      </w:pPr>
      <w:r w:rsidRPr="00BE3340">
        <w:t xml:space="preserve">Stefan Jacobsen, Jacques Marchand, and Hugues </w:t>
      </w:r>
      <w:proofErr w:type="spellStart"/>
      <w:r w:rsidRPr="00BE3340">
        <w:t>Hornain</w:t>
      </w:r>
      <w:proofErr w:type="spellEnd"/>
      <w:r w:rsidRPr="00BE3340">
        <w:t xml:space="preserve">. Sem observations of the microstructure </w:t>
      </w:r>
      <w:r w:rsidRPr="00BE3340">
        <w:rPr>
          <w:spacing w:val="-6"/>
        </w:rPr>
        <w:t xml:space="preserve">of </w:t>
      </w:r>
      <w:r w:rsidRPr="00BE3340">
        <w:t>frost</w:t>
      </w:r>
      <w:r w:rsidRPr="00BE3340">
        <w:rPr>
          <w:spacing w:val="-9"/>
        </w:rPr>
        <w:t xml:space="preserve"> </w:t>
      </w:r>
      <w:r w:rsidRPr="00BE3340">
        <w:t>deteriorated</w:t>
      </w:r>
      <w:r w:rsidRPr="00BE3340">
        <w:rPr>
          <w:spacing w:val="-9"/>
        </w:rPr>
        <w:t xml:space="preserve"> </w:t>
      </w:r>
      <w:r w:rsidRPr="00BE3340">
        <w:t>and</w:t>
      </w:r>
      <w:r w:rsidRPr="00BE3340">
        <w:rPr>
          <w:spacing w:val="-8"/>
        </w:rPr>
        <w:t xml:space="preserve"> </w:t>
      </w:r>
      <w:r w:rsidRPr="00BE3340">
        <w:t>self-healed</w:t>
      </w:r>
      <w:r w:rsidRPr="00BE3340">
        <w:rPr>
          <w:spacing w:val="-9"/>
        </w:rPr>
        <w:t xml:space="preserve"> </w:t>
      </w:r>
      <w:r w:rsidRPr="00BE3340">
        <w:t>concretes.</w:t>
      </w:r>
      <w:r w:rsidRPr="00BE3340">
        <w:rPr>
          <w:spacing w:val="12"/>
        </w:rPr>
        <w:t xml:space="preserve"> </w:t>
      </w:r>
      <w:r w:rsidRPr="00BE3340">
        <w:rPr>
          <w:i/>
        </w:rPr>
        <w:t>Cement</w:t>
      </w:r>
      <w:r w:rsidRPr="00BE3340">
        <w:rPr>
          <w:i/>
          <w:spacing w:val="-9"/>
        </w:rPr>
        <w:t xml:space="preserve"> </w:t>
      </w:r>
      <w:r w:rsidRPr="00BE3340">
        <w:rPr>
          <w:i/>
        </w:rPr>
        <w:t>and</w:t>
      </w:r>
      <w:r w:rsidRPr="00BE3340">
        <w:rPr>
          <w:i/>
          <w:spacing w:val="-8"/>
        </w:rPr>
        <w:t xml:space="preserve"> </w:t>
      </w:r>
      <w:r w:rsidRPr="00BE3340">
        <w:rPr>
          <w:i/>
        </w:rPr>
        <w:t>Concrete</w:t>
      </w:r>
      <w:r w:rsidRPr="00BE3340">
        <w:rPr>
          <w:i/>
          <w:spacing w:val="-9"/>
        </w:rPr>
        <w:t xml:space="preserve"> </w:t>
      </w:r>
      <w:r w:rsidRPr="00BE3340">
        <w:rPr>
          <w:i/>
        </w:rPr>
        <w:t>Research</w:t>
      </w:r>
      <w:r w:rsidRPr="00BE3340">
        <w:t>,</w:t>
      </w:r>
      <w:r w:rsidRPr="00BE3340">
        <w:rPr>
          <w:spacing w:val="-9"/>
        </w:rPr>
        <w:t xml:space="preserve"> </w:t>
      </w:r>
      <w:r w:rsidRPr="00BE3340">
        <w:t>25(8):1781–1790,</w:t>
      </w:r>
      <w:r w:rsidRPr="00BE3340">
        <w:rPr>
          <w:spacing w:val="-8"/>
        </w:rPr>
        <w:t xml:space="preserve"> </w:t>
      </w:r>
      <w:r w:rsidRPr="00BE3340">
        <w:t>1995.</w:t>
      </w:r>
    </w:p>
    <w:p w14:paraId="27444E86" w14:textId="77777777" w:rsidR="00B40315" w:rsidRPr="00BE3340" w:rsidRDefault="00B40315">
      <w:pPr>
        <w:spacing w:line="256" w:lineRule="auto"/>
        <w:jc w:val="both"/>
        <w:sectPr w:rsidR="00B40315" w:rsidRPr="00BE3340">
          <w:pgSz w:w="12240" w:h="15840"/>
          <w:pgMar w:top="1280" w:right="820" w:bottom="720" w:left="1300" w:header="0" w:footer="538" w:gutter="0"/>
          <w:cols w:space="720"/>
        </w:sectPr>
      </w:pPr>
    </w:p>
    <w:p w14:paraId="02852EF2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71" w:line="256" w:lineRule="auto"/>
        <w:jc w:val="both"/>
      </w:pPr>
      <w:r w:rsidRPr="00BE3340">
        <w:lastRenderedPageBreak/>
        <w:t>Hans-Wolf</w:t>
      </w:r>
      <w:r w:rsidRPr="00BE3340">
        <w:rPr>
          <w:spacing w:val="-16"/>
        </w:rPr>
        <w:t xml:space="preserve"> </w:t>
      </w:r>
      <w:r w:rsidRPr="00BE3340">
        <w:t>Reinhardt</w:t>
      </w:r>
      <w:r w:rsidRPr="00BE3340">
        <w:rPr>
          <w:spacing w:val="-16"/>
        </w:rPr>
        <w:t xml:space="preserve"> </w:t>
      </w:r>
      <w:r w:rsidRPr="00BE3340">
        <w:t>and</w:t>
      </w:r>
      <w:r w:rsidRPr="00BE3340">
        <w:rPr>
          <w:spacing w:val="-15"/>
        </w:rPr>
        <w:t xml:space="preserve"> </w:t>
      </w:r>
      <w:r w:rsidRPr="00BE3340">
        <w:t>Martin</w:t>
      </w:r>
      <w:r w:rsidRPr="00BE3340">
        <w:rPr>
          <w:spacing w:val="-16"/>
        </w:rPr>
        <w:t xml:space="preserve"> </w:t>
      </w:r>
      <w:proofErr w:type="spellStart"/>
      <w:r w:rsidRPr="00BE3340">
        <w:t>Jooss</w:t>
      </w:r>
      <w:proofErr w:type="spellEnd"/>
      <w:r w:rsidRPr="00BE3340">
        <w:t>.</w:t>
      </w:r>
      <w:r w:rsidRPr="00BE3340">
        <w:rPr>
          <w:spacing w:val="-2"/>
        </w:rPr>
        <w:t xml:space="preserve"> </w:t>
      </w:r>
      <w:r w:rsidRPr="00BE3340">
        <w:t>Permeability</w:t>
      </w:r>
      <w:r w:rsidRPr="00BE3340">
        <w:rPr>
          <w:spacing w:val="-16"/>
        </w:rPr>
        <w:t xml:space="preserve"> </w:t>
      </w:r>
      <w:r w:rsidRPr="00BE3340">
        <w:t>and</w:t>
      </w:r>
      <w:r w:rsidRPr="00BE3340">
        <w:rPr>
          <w:spacing w:val="-16"/>
        </w:rPr>
        <w:t xml:space="preserve"> </w:t>
      </w:r>
      <w:r w:rsidRPr="00BE3340">
        <w:t>self-healing</w:t>
      </w:r>
      <w:r w:rsidRPr="00BE3340">
        <w:rPr>
          <w:spacing w:val="-15"/>
        </w:rPr>
        <w:t xml:space="preserve"> </w:t>
      </w:r>
      <w:r w:rsidRPr="00BE3340">
        <w:t>of</w:t>
      </w:r>
      <w:r w:rsidRPr="00BE3340">
        <w:rPr>
          <w:spacing w:val="-16"/>
        </w:rPr>
        <w:t xml:space="preserve"> </w:t>
      </w:r>
      <w:r w:rsidRPr="00BE3340">
        <w:t>cracked</w:t>
      </w:r>
      <w:r w:rsidRPr="00BE3340">
        <w:rPr>
          <w:spacing w:val="-15"/>
        </w:rPr>
        <w:t xml:space="preserve"> </w:t>
      </w:r>
      <w:r w:rsidRPr="00BE3340">
        <w:t>concrete</w:t>
      </w:r>
      <w:r w:rsidRPr="00BE3340">
        <w:rPr>
          <w:spacing w:val="-16"/>
        </w:rPr>
        <w:t xml:space="preserve"> </w:t>
      </w:r>
      <w:r w:rsidRPr="00BE3340">
        <w:t>as</w:t>
      </w:r>
      <w:r w:rsidRPr="00BE3340">
        <w:rPr>
          <w:spacing w:val="-15"/>
        </w:rPr>
        <w:t xml:space="preserve"> </w:t>
      </w:r>
      <w:r w:rsidRPr="00BE3340">
        <w:t>a</w:t>
      </w:r>
      <w:r w:rsidRPr="00BE3340">
        <w:rPr>
          <w:spacing w:val="-16"/>
        </w:rPr>
        <w:t xml:space="preserve"> </w:t>
      </w:r>
      <w:r w:rsidRPr="00BE3340">
        <w:t xml:space="preserve">function of temperature and crack width. </w:t>
      </w:r>
      <w:r w:rsidRPr="00BE3340">
        <w:rPr>
          <w:i/>
        </w:rPr>
        <w:t xml:space="preserve">Cement and concrete </w:t>
      </w:r>
      <w:r w:rsidRPr="00BE3340">
        <w:rPr>
          <w:i/>
          <w:spacing w:val="-3"/>
        </w:rPr>
        <w:t>research</w:t>
      </w:r>
      <w:r w:rsidRPr="00BE3340">
        <w:rPr>
          <w:spacing w:val="-3"/>
        </w:rPr>
        <w:t xml:space="preserve">, </w:t>
      </w:r>
      <w:r w:rsidRPr="00BE3340">
        <w:t>33(7):981–985,</w:t>
      </w:r>
      <w:r w:rsidRPr="00BE3340">
        <w:rPr>
          <w:spacing w:val="-1"/>
        </w:rPr>
        <w:t xml:space="preserve"> </w:t>
      </w:r>
      <w:r w:rsidRPr="00BE3340">
        <w:t>2003.</w:t>
      </w:r>
    </w:p>
    <w:p w14:paraId="4A66993C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17" w:line="256" w:lineRule="auto"/>
        <w:jc w:val="both"/>
      </w:pPr>
      <w:r w:rsidRPr="00BE3340">
        <w:rPr>
          <w:w w:val="99"/>
        </w:rPr>
        <w:t>Musta</w:t>
      </w:r>
      <w:r w:rsidRPr="00BE3340">
        <w:rPr>
          <w:spacing w:val="-3"/>
          <w:w w:val="99"/>
        </w:rPr>
        <w:t>f</w:t>
      </w:r>
      <w:r w:rsidRPr="00BE3340">
        <w:rPr>
          <w:w w:val="99"/>
        </w:rPr>
        <w:t>a</w:t>
      </w:r>
      <w:r w:rsidRPr="00BE3340">
        <w:rPr>
          <w:spacing w:val="-7"/>
        </w:rPr>
        <w:t xml:space="preserve"> </w:t>
      </w:r>
      <w:r w:rsidRPr="00BE3340">
        <w:rPr>
          <w:spacing w:val="-97"/>
          <w:w w:val="99"/>
        </w:rPr>
        <w:t>S</w:t>
      </w:r>
      <w:r w:rsidRPr="00BE3340">
        <w:rPr>
          <w:w w:val="99"/>
        </w:rPr>
        <w:t>¸</w:t>
      </w:r>
      <w:r w:rsidRPr="00BE3340">
        <w:rPr>
          <w:spacing w:val="-31"/>
        </w:rPr>
        <w:t xml:space="preserve"> </w:t>
      </w:r>
      <w:proofErr w:type="spellStart"/>
      <w:r w:rsidRPr="00BE3340">
        <w:rPr>
          <w:w w:val="99"/>
        </w:rPr>
        <w:t>ahmaran</w:t>
      </w:r>
      <w:proofErr w:type="spellEnd"/>
      <w:r w:rsidRPr="00BE3340">
        <w:rPr>
          <w:spacing w:val="-7"/>
        </w:rPr>
        <w:t xml:space="preserve"> </w:t>
      </w:r>
      <w:r w:rsidRPr="00BE3340">
        <w:rPr>
          <w:w w:val="99"/>
        </w:rPr>
        <w:t>and</w:t>
      </w:r>
      <w:r w:rsidRPr="00BE3340">
        <w:rPr>
          <w:spacing w:val="-8"/>
        </w:rPr>
        <w:t xml:space="preserve"> </w:t>
      </w:r>
      <w:r w:rsidRPr="00BE3340">
        <w:rPr>
          <w:spacing w:val="-73"/>
          <w:w w:val="99"/>
          <w:position w:val="5"/>
        </w:rPr>
        <w:t>˙</w:t>
      </w:r>
      <w:r w:rsidRPr="00BE3340">
        <w:rPr>
          <w:w w:val="99"/>
        </w:rPr>
        <w:t>I</w:t>
      </w:r>
      <w:r w:rsidRPr="00BE3340">
        <w:rPr>
          <w:spacing w:val="-7"/>
        </w:rPr>
        <w:t xml:space="preserve"> </w:t>
      </w:r>
      <w:r w:rsidRPr="00BE3340">
        <w:rPr>
          <w:spacing w:val="-116"/>
          <w:w w:val="99"/>
        </w:rPr>
        <w:t>O</w:t>
      </w:r>
      <w:r w:rsidRPr="00BE3340">
        <w:rPr>
          <w:w w:val="99"/>
          <w:position w:val="5"/>
        </w:rPr>
        <w:t>¨</w:t>
      </w:r>
      <w:r w:rsidRPr="00BE3340">
        <w:rPr>
          <w:spacing w:val="-13"/>
          <w:position w:val="5"/>
        </w:rPr>
        <w:t xml:space="preserve"> </w:t>
      </w:r>
      <w:proofErr w:type="spellStart"/>
      <w:r w:rsidRPr="00BE3340">
        <w:rPr>
          <w:w w:val="99"/>
        </w:rPr>
        <w:t>zg</w:t>
      </w:r>
      <w:r w:rsidRPr="00BE3340">
        <w:rPr>
          <w:spacing w:val="-91"/>
          <w:w w:val="99"/>
        </w:rPr>
        <w:t>u</w:t>
      </w:r>
      <w:r w:rsidRPr="00BE3340">
        <w:rPr>
          <w:spacing w:val="18"/>
          <w:w w:val="99"/>
        </w:rPr>
        <w:t>¨</w:t>
      </w:r>
      <w:r w:rsidRPr="00BE3340">
        <w:rPr>
          <w:w w:val="99"/>
        </w:rPr>
        <w:t>r</w:t>
      </w:r>
      <w:proofErr w:type="spellEnd"/>
      <w:r w:rsidRPr="00BE3340">
        <w:rPr>
          <w:spacing w:val="-7"/>
        </w:rPr>
        <w:t xml:space="preserve"> </w:t>
      </w:r>
      <w:proofErr w:type="spellStart"/>
      <w:r w:rsidRPr="00BE3340">
        <w:rPr>
          <w:spacing w:val="-22"/>
          <w:w w:val="99"/>
        </w:rPr>
        <w:t>Y</w:t>
      </w:r>
      <w:r w:rsidRPr="00BE3340">
        <w:rPr>
          <w:w w:val="99"/>
        </w:rPr>
        <w:t>aman</w:t>
      </w:r>
      <w:proofErr w:type="spellEnd"/>
      <w:r w:rsidRPr="00BE3340">
        <w:rPr>
          <w:w w:val="99"/>
        </w:rPr>
        <w:t>.</w:t>
      </w:r>
      <w:r w:rsidRPr="00BE3340">
        <w:rPr>
          <w:spacing w:val="9"/>
        </w:rPr>
        <w:t xml:space="preserve"> </w:t>
      </w:r>
      <w:r w:rsidRPr="00BE3340">
        <w:rPr>
          <w:w w:val="97"/>
        </w:rPr>
        <w:t>Influence</w:t>
      </w:r>
      <w:r w:rsidRPr="00BE3340">
        <w:rPr>
          <w:spacing w:val="-7"/>
        </w:rPr>
        <w:t xml:space="preserve"> </w:t>
      </w:r>
      <w:r w:rsidRPr="00BE3340">
        <w:rPr>
          <w:w w:val="99"/>
        </w:rPr>
        <w:t>of</w:t>
      </w:r>
      <w:r w:rsidRPr="00BE3340">
        <w:rPr>
          <w:spacing w:val="-7"/>
        </w:rPr>
        <w:t xml:space="preserve"> </w:t>
      </w:r>
      <w:r w:rsidRPr="00BE3340">
        <w:rPr>
          <w:w w:val="99"/>
        </w:rPr>
        <w:t>trans</w:t>
      </w:r>
      <w:r w:rsidRPr="00BE3340">
        <w:rPr>
          <w:spacing w:val="-4"/>
          <w:w w:val="99"/>
        </w:rPr>
        <w:t>v</w:t>
      </w:r>
      <w:r w:rsidRPr="00BE3340">
        <w:rPr>
          <w:w w:val="99"/>
        </w:rPr>
        <w:t>erse</w:t>
      </w:r>
      <w:r w:rsidRPr="00BE3340">
        <w:rPr>
          <w:spacing w:val="-7"/>
        </w:rPr>
        <w:t xml:space="preserve"> </w:t>
      </w:r>
      <w:r w:rsidRPr="00BE3340">
        <w:rPr>
          <w:w w:val="99"/>
        </w:rPr>
        <w:t>crack</w:t>
      </w:r>
      <w:r w:rsidRPr="00BE3340">
        <w:rPr>
          <w:spacing w:val="-7"/>
        </w:rPr>
        <w:t xml:space="preserve"> </w:t>
      </w:r>
      <w:r w:rsidRPr="00BE3340">
        <w:rPr>
          <w:w w:val="99"/>
        </w:rPr>
        <w:t>wid</w:t>
      </w:r>
      <w:r w:rsidRPr="00BE3340">
        <w:rPr>
          <w:spacing w:val="-1"/>
          <w:w w:val="99"/>
        </w:rPr>
        <w:t>t</w:t>
      </w:r>
      <w:r w:rsidRPr="00BE3340">
        <w:rPr>
          <w:w w:val="99"/>
        </w:rPr>
        <w:t>h</w:t>
      </w:r>
      <w:r w:rsidRPr="00BE3340">
        <w:rPr>
          <w:spacing w:val="-7"/>
        </w:rPr>
        <w:t xml:space="preserve"> </w:t>
      </w:r>
      <w:r w:rsidRPr="00BE3340">
        <w:rPr>
          <w:w w:val="99"/>
        </w:rPr>
        <w:t>on</w:t>
      </w:r>
      <w:r w:rsidRPr="00BE3340">
        <w:rPr>
          <w:spacing w:val="-7"/>
        </w:rPr>
        <w:t xml:space="preserve"> </w:t>
      </w:r>
      <w:r w:rsidRPr="00BE3340">
        <w:rPr>
          <w:w w:val="99"/>
        </w:rPr>
        <w:t>reinforcement</w:t>
      </w:r>
      <w:r w:rsidRPr="00BE3340">
        <w:rPr>
          <w:spacing w:val="-7"/>
        </w:rPr>
        <w:t xml:space="preserve"> </w:t>
      </w:r>
      <w:r w:rsidRPr="00BE3340">
        <w:rPr>
          <w:w w:val="99"/>
        </w:rPr>
        <w:t xml:space="preserve">corrosion </w:t>
      </w:r>
      <w:r w:rsidRPr="00BE3340">
        <w:t xml:space="preserve">initiation and propagation in mortar beams. </w:t>
      </w:r>
      <w:r w:rsidRPr="00BE3340">
        <w:rPr>
          <w:i/>
        </w:rPr>
        <w:t>Canadian Journal of Civil Engineering</w:t>
      </w:r>
      <w:r w:rsidRPr="00BE3340">
        <w:t>, 35(3):236–245, 2008.</w:t>
      </w:r>
    </w:p>
    <w:p w14:paraId="5D1169CA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8" w:line="256" w:lineRule="auto"/>
        <w:jc w:val="both"/>
      </w:pPr>
      <w:r w:rsidRPr="00BE3340">
        <w:t>CA Clear. The effects of autogenous healing upon the leakage of water through cracks in concrete. Technical report,</w:t>
      </w:r>
      <w:r w:rsidRPr="00BE3340">
        <w:rPr>
          <w:spacing w:val="-3"/>
        </w:rPr>
        <w:t xml:space="preserve"> </w:t>
      </w:r>
      <w:r w:rsidRPr="00BE3340">
        <w:t>1985.</w:t>
      </w:r>
    </w:p>
    <w:p w14:paraId="001456CF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7" w:line="256" w:lineRule="auto"/>
        <w:ind w:hanging="473"/>
        <w:jc w:val="both"/>
      </w:pPr>
      <w:r w:rsidRPr="00BE3340">
        <w:t xml:space="preserve">Mustafa </w:t>
      </w:r>
      <w:proofErr w:type="spellStart"/>
      <w:r w:rsidRPr="00BE3340">
        <w:t>Sahmaran</w:t>
      </w:r>
      <w:proofErr w:type="spellEnd"/>
      <w:r w:rsidRPr="00BE3340">
        <w:t xml:space="preserve">, </w:t>
      </w:r>
      <w:proofErr w:type="spellStart"/>
      <w:r w:rsidRPr="00BE3340">
        <w:t>Gurkan</w:t>
      </w:r>
      <w:proofErr w:type="spellEnd"/>
      <w:r w:rsidRPr="00BE3340">
        <w:t xml:space="preserve"> Yildirim, and </w:t>
      </w:r>
      <w:r w:rsidRPr="00BE3340">
        <w:rPr>
          <w:spacing w:val="-4"/>
        </w:rPr>
        <w:t xml:space="preserve">Tahir </w:t>
      </w:r>
      <w:r w:rsidRPr="00BE3340">
        <w:t xml:space="preserve">K </w:t>
      </w:r>
      <w:proofErr w:type="spellStart"/>
      <w:r w:rsidRPr="00BE3340">
        <w:t>Erdem</w:t>
      </w:r>
      <w:proofErr w:type="spellEnd"/>
      <w:r w:rsidRPr="00BE3340">
        <w:t>. Self-healing capability of cementitious composites</w:t>
      </w:r>
      <w:r w:rsidRPr="00BE3340">
        <w:rPr>
          <w:spacing w:val="-11"/>
        </w:rPr>
        <w:t xml:space="preserve"> </w:t>
      </w:r>
      <w:r w:rsidRPr="00BE3340">
        <w:t>incorporating</w:t>
      </w:r>
      <w:r w:rsidRPr="00BE3340">
        <w:rPr>
          <w:spacing w:val="-10"/>
        </w:rPr>
        <w:t xml:space="preserve"> </w:t>
      </w:r>
      <w:r w:rsidRPr="00BE3340">
        <w:t>different</w:t>
      </w:r>
      <w:r w:rsidRPr="00BE3340">
        <w:rPr>
          <w:spacing w:val="-11"/>
        </w:rPr>
        <w:t xml:space="preserve"> </w:t>
      </w:r>
      <w:r w:rsidRPr="00BE3340">
        <w:t>supplementary</w:t>
      </w:r>
      <w:r w:rsidRPr="00BE3340">
        <w:rPr>
          <w:spacing w:val="-10"/>
        </w:rPr>
        <w:t xml:space="preserve"> </w:t>
      </w:r>
      <w:r w:rsidRPr="00BE3340">
        <w:t>cementitious</w:t>
      </w:r>
      <w:r w:rsidRPr="00BE3340">
        <w:rPr>
          <w:spacing w:val="-10"/>
        </w:rPr>
        <w:t xml:space="preserve"> </w:t>
      </w:r>
      <w:r w:rsidRPr="00BE3340">
        <w:t>materials.</w:t>
      </w:r>
      <w:r w:rsidRPr="00BE3340">
        <w:rPr>
          <w:spacing w:val="8"/>
        </w:rPr>
        <w:t xml:space="preserve"> </w:t>
      </w:r>
      <w:r w:rsidRPr="00BE3340">
        <w:rPr>
          <w:i/>
        </w:rPr>
        <w:t>Cement</w:t>
      </w:r>
      <w:r w:rsidRPr="00BE3340">
        <w:rPr>
          <w:i/>
          <w:spacing w:val="-10"/>
        </w:rPr>
        <w:t xml:space="preserve"> </w:t>
      </w:r>
      <w:r w:rsidRPr="00BE3340">
        <w:rPr>
          <w:i/>
        </w:rPr>
        <w:t>and</w:t>
      </w:r>
      <w:r w:rsidRPr="00BE3340">
        <w:rPr>
          <w:i/>
          <w:spacing w:val="-10"/>
        </w:rPr>
        <w:t xml:space="preserve"> </w:t>
      </w:r>
      <w:r w:rsidRPr="00BE3340">
        <w:rPr>
          <w:i/>
        </w:rPr>
        <w:t>Concrete</w:t>
      </w:r>
      <w:r w:rsidRPr="00BE3340">
        <w:rPr>
          <w:i/>
          <w:spacing w:val="-11"/>
        </w:rPr>
        <w:t xml:space="preserve"> </w:t>
      </w:r>
      <w:r w:rsidRPr="00BE3340">
        <w:rPr>
          <w:i/>
          <w:spacing w:val="-3"/>
        </w:rPr>
        <w:t xml:space="preserve">Com- </w:t>
      </w:r>
      <w:proofErr w:type="spellStart"/>
      <w:r w:rsidRPr="00BE3340">
        <w:rPr>
          <w:i/>
        </w:rPr>
        <w:t>posites</w:t>
      </w:r>
      <w:proofErr w:type="spellEnd"/>
      <w:r w:rsidRPr="00BE3340">
        <w:t>, 35(1):89–101,</w:t>
      </w:r>
      <w:r w:rsidRPr="00BE3340">
        <w:rPr>
          <w:spacing w:val="-3"/>
        </w:rPr>
        <w:t xml:space="preserve"> </w:t>
      </w:r>
      <w:r w:rsidRPr="00BE3340">
        <w:t>2013.</w:t>
      </w:r>
    </w:p>
    <w:p w14:paraId="2752F04F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8" w:line="256" w:lineRule="auto"/>
        <w:ind w:hanging="473"/>
        <w:jc w:val="both"/>
      </w:pPr>
      <w:r w:rsidRPr="00BE3340">
        <w:rPr>
          <w:spacing w:val="-3"/>
        </w:rPr>
        <w:t xml:space="preserve">Toshiro </w:t>
      </w:r>
      <w:proofErr w:type="spellStart"/>
      <w:r w:rsidRPr="00BE3340">
        <w:t>Kamada</w:t>
      </w:r>
      <w:proofErr w:type="spellEnd"/>
      <w:r w:rsidRPr="00BE3340">
        <w:t xml:space="preserve"> and </w:t>
      </w:r>
      <w:r w:rsidRPr="00BE3340">
        <w:rPr>
          <w:spacing w:val="-3"/>
        </w:rPr>
        <w:t xml:space="preserve">Victor </w:t>
      </w:r>
      <w:r w:rsidRPr="00BE3340">
        <w:t xml:space="preserve">C Li. The effects of surface preparation on the fracture behavior of </w:t>
      </w:r>
      <w:proofErr w:type="spellStart"/>
      <w:r w:rsidRPr="00BE3340">
        <w:t>ecc</w:t>
      </w:r>
      <w:proofErr w:type="spellEnd"/>
      <w:r w:rsidRPr="00BE3340">
        <w:t xml:space="preserve">/concrete repair system. </w:t>
      </w:r>
      <w:r w:rsidRPr="00BE3340">
        <w:rPr>
          <w:i/>
        </w:rPr>
        <w:t>Cement and Concrete Composites</w:t>
      </w:r>
      <w:r w:rsidRPr="00BE3340">
        <w:t>, 22(6):423–431, 2000.</w:t>
      </w:r>
    </w:p>
    <w:p w14:paraId="33D9C784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7" w:line="256" w:lineRule="auto"/>
        <w:ind w:hanging="473"/>
        <w:jc w:val="both"/>
      </w:pPr>
      <w:r w:rsidRPr="00BE3340">
        <w:rPr>
          <w:spacing w:val="-3"/>
        </w:rPr>
        <w:t>Victor</w:t>
      </w:r>
      <w:r w:rsidRPr="00BE3340">
        <w:rPr>
          <w:spacing w:val="-13"/>
        </w:rPr>
        <w:t xml:space="preserve"> </w:t>
      </w:r>
      <w:r w:rsidRPr="00BE3340">
        <w:t>C</w:t>
      </w:r>
      <w:r w:rsidRPr="00BE3340">
        <w:rPr>
          <w:spacing w:val="-12"/>
        </w:rPr>
        <w:t xml:space="preserve"> </w:t>
      </w:r>
      <w:r w:rsidRPr="00BE3340">
        <w:t>Li</w:t>
      </w:r>
      <w:r w:rsidRPr="00BE3340">
        <w:rPr>
          <w:spacing w:val="-12"/>
        </w:rPr>
        <w:t xml:space="preserve"> </w:t>
      </w:r>
      <w:r w:rsidRPr="00BE3340">
        <w:t>and</w:t>
      </w:r>
      <w:r w:rsidRPr="00BE3340">
        <w:rPr>
          <w:spacing w:val="-12"/>
        </w:rPr>
        <w:t xml:space="preserve"> </w:t>
      </w:r>
      <w:proofErr w:type="spellStart"/>
      <w:r w:rsidRPr="00BE3340">
        <w:t>Tetsushi</w:t>
      </w:r>
      <w:proofErr w:type="spellEnd"/>
      <w:r w:rsidRPr="00BE3340">
        <w:rPr>
          <w:spacing w:val="-12"/>
        </w:rPr>
        <w:t xml:space="preserve"> </w:t>
      </w:r>
      <w:r w:rsidRPr="00BE3340">
        <w:t>Kanda.</w:t>
      </w:r>
      <w:r w:rsidRPr="00BE3340">
        <w:rPr>
          <w:spacing w:val="5"/>
        </w:rPr>
        <w:t xml:space="preserve"> </w:t>
      </w:r>
      <w:proofErr w:type="gramStart"/>
      <w:r w:rsidRPr="00BE3340">
        <w:t>Innovations</w:t>
      </w:r>
      <w:proofErr w:type="gramEnd"/>
      <w:r w:rsidRPr="00BE3340">
        <w:rPr>
          <w:spacing w:val="-12"/>
        </w:rPr>
        <w:t xml:space="preserve"> </w:t>
      </w:r>
      <w:r w:rsidRPr="00BE3340">
        <w:t>forum:</w:t>
      </w:r>
      <w:r w:rsidRPr="00BE3340">
        <w:rPr>
          <w:spacing w:val="1"/>
        </w:rPr>
        <w:t xml:space="preserve"> </w:t>
      </w:r>
      <w:r w:rsidRPr="00BE3340">
        <w:t>engineered</w:t>
      </w:r>
      <w:r w:rsidRPr="00BE3340">
        <w:rPr>
          <w:spacing w:val="-12"/>
        </w:rPr>
        <w:t xml:space="preserve"> </w:t>
      </w:r>
      <w:r w:rsidRPr="00BE3340">
        <w:t>cementitious</w:t>
      </w:r>
      <w:r w:rsidRPr="00BE3340">
        <w:rPr>
          <w:spacing w:val="-12"/>
        </w:rPr>
        <w:t xml:space="preserve"> </w:t>
      </w:r>
      <w:r w:rsidRPr="00BE3340">
        <w:t>composites</w:t>
      </w:r>
      <w:r w:rsidRPr="00BE3340">
        <w:rPr>
          <w:spacing w:val="-12"/>
        </w:rPr>
        <w:t xml:space="preserve"> </w:t>
      </w:r>
      <w:r w:rsidRPr="00BE3340">
        <w:t>for</w:t>
      </w:r>
      <w:r w:rsidRPr="00BE3340">
        <w:rPr>
          <w:spacing w:val="-12"/>
        </w:rPr>
        <w:t xml:space="preserve"> </w:t>
      </w:r>
      <w:r w:rsidRPr="00BE3340">
        <w:t xml:space="preserve">structural applications. </w:t>
      </w:r>
      <w:r w:rsidRPr="00BE3340">
        <w:rPr>
          <w:i/>
        </w:rPr>
        <w:t>Journal of Materials in Civil Engineering</w:t>
      </w:r>
      <w:r w:rsidRPr="00BE3340">
        <w:t>, 10(2):66–69,</w:t>
      </w:r>
      <w:r w:rsidRPr="00BE3340">
        <w:rPr>
          <w:spacing w:val="6"/>
        </w:rPr>
        <w:t xml:space="preserve"> </w:t>
      </w:r>
      <w:r w:rsidRPr="00BE3340">
        <w:t>1998.</w:t>
      </w:r>
    </w:p>
    <w:p w14:paraId="44C7D8A3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17" w:line="256" w:lineRule="auto"/>
        <w:ind w:hanging="473"/>
        <w:jc w:val="both"/>
      </w:pPr>
      <w:proofErr w:type="spellStart"/>
      <w:r w:rsidRPr="00BE3340">
        <w:rPr>
          <w:w w:val="99"/>
        </w:rPr>
        <w:t>Erdo</w:t>
      </w:r>
      <w:r w:rsidRPr="00BE3340">
        <w:rPr>
          <w:spacing w:val="-91"/>
          <w:w w:val="99"/>
        </w:rPr>
        <w:t>g</w:t>
      </w:r>
      <w:r w:rsidRPr="00BE3340">
        <w:rPr>
          <w:spacing w:val="18"/>
          <w:w w:val="99"/>
        </w:rPr>
        <w:t>˘</w:t>
      </w:r>
      <w:proofErr w:type="gramStart"/>
      <w:r w:rsidRPr="00BE3340">
        <w:rPr>
          <w:w w:val="99"/>
        </w:rPr>
        <w:t>an</w:t>
      </w:r>
      <w:proofErr w:type="spellEnd"/>
      <w:r w:rsidRPr="00BE3340">
        <w:t xml:space="preserve"> </w:t>
      </w:r>
      <w:r w:rsidRPr="00BE3340">
        <w:rPr>
          <w:spacing w:val="-26"/>
        </w:rPr>
        <w:t xml:space="preserve"> </w:t>
      </w:r>
      <w:r w:rsidRPr="00BE3340">
        <w:rPr>
          <w:spacing w:val="-116"/>
          <w:w w:val="99"/>
        </w:rPr>
        <w:t>O</w:t>
      </w:r>
      <w:proofErr w:type="gramEnd"/>
      <w:r w:rsidRPr="00BE3340">
        <w:rPr>
          <w:w w:val="99"/>
          <w:position w:val="5"/>
        </w:rPr>
        <w:t>¨</w:t>
      </w:r>
      <w:r w:rsidRPr="00BE3340">
        <w:rPr>
          <w:spacing w:val="-13"/>
          <w:position w:val="5"/>
        </w:rPr>
        <w:t xml:space="preserve"> </w:t>
      </w:r>
      <w:proofErr w:type="spellStart"/>
      <w:r w:rsidRPr="00BE3340">
        <w:rPr>
          <w:w w:val="99"/>
        </w:rPr>
        <w:t>zba</w:t>
      </w:r>
      <w:r w:rsidRPr="00BE3340">
        <w:rPr>
          <w:spacing w:val="-15"/>
          <w:w w:val="99"/>
        </w:rPr>
        <w:t>y</w:t>
      </w:r>
      <w:proofErr w:type="spellEnd"/>
      <w:r w:rsidRPr="00BE3340">
        <w:rPr>
          <w:w w:val="99"/>
        </w:rPr>
        <w:t>,</w:t>
      </w:r>
      <w:r w:rsidRPr="00BE3340">
        <w:t xml:space="preserve"> </w:t>
      </w:r>
      <w:r w:rsidRPr="00BE3340">
        <w:rPr>
          <w:spacing w:val="-19"/>
        </w:rPr>
        <w:t xml:space="preserve"> </w:t>
      </w:r>
      <w:r w:rsidRPr="00BE3340">
        <w:rPr>
          <w:w w:val="99"/>
        </w:rPr>
        <w:t>Musta</w:t>
      </w:r>
      <w:r w:rsidRPr="00BE3340">
        <w:rPr>
          <w:spacing w:val="-3"/>
          <w:w w:val="99"/>
        </w:rPr>
        <w:t>f</w:t>
      </w:r>
      <w:r w:rsidRPr="00BE3340">
        <w:rPr>
          <w:w w:val="99"/>
        </w:rPr>
        <w:t>a</w:t>
      </w:r>
      <w:r w:rsidRPr="00BE3340">
        <w:t xml:space="preserve"> </w:t>
      </w:r>
      <w:r w:rsidRPr="00BE3340">
        <w:rPr>
          <w:spacing w:val="-26"/>
        </w:rPr>
        <w:t xml:space="preserve"> </w:t>
      </w:r>
      <w:r w:rsidRPr="00BE3340">
        <w:rPr>
          <w:spacing w:val="-97"/>
          <w:w w:val="99"/>
        </w:rPr>
        <w:t>S</w:t>
      </w:r>
      <w:r w:rsidRPr="00BE3340">
        <w:rPr>
          <w:spacing w:val="24"/>
          <w:w w:val="99"/>
          <w:position w:val="5"/>
        </w:rPr>
        <w:t>ˇ</w:t>
      </w:r>
      <w:proofErr w:type="spellStart"/>
      <w:r w:rsidRPr="00BE3340">
        <w:rPr>
          <w:w w:val="99"/>
        </w:rPr>
        <w:t>ahmaran</w:t>
      </w:r>
      <w:proofErr w:type="spellEnd"/>
      <w:r w:rsidRPr="00BE3340">
        <w:rPr>
          <w:w w:val="99"/>
        </w:rPr>
        <w:t>,</w:t>
      </w:r>
      <w:r w:rsidRPr="00BE3340">
        <w:t xml:space="preserve"> </w:t>
      </w:r>
      <w:r w:rsidRPr="00BE3340">
        <w:rPr>
          <w:spacing w:val="-19"/>
        </w:rPr>
        <w:t xml:space="preserve"> </w:t>
      </w:r>
      <w:r w:rsidRPr="00BE3340">
        <w:rPr>
          <w:w w:val="99"/>
        </w:rPr>
        <w:t>Mohamed</w:t>
      </w:r>
      <w:r w:rsidRPr="00BE3340">
        <w:t xml:space="preserve"> </w:t>
      </w:r>
      <w:r w:rsidRPr="00BE3340">
        <w:rPr>
          <w:spacing w:val="-26"/>
        </w:rPr>
        <w:t xml:space="preserve"> </w:t>
      </w:r>
      <w:proofErr w:type="spellStart"/>
      <w:r w:rsidRPr="00BE3340">
        <w:rPr>
          <w:w w:val="99"/>
        </w:rPr>
        <w:t>Lachemi</w:t>
      </w:r>
      <w:proofErr w:type="spellEnd"/>
      <w:r w:rsidRPr="00BE3340">
        <w:rPr>
          <w:w w:val="99"/>
        </w:rPr>
        <w:t>,</w:t>
      </w:r>
      <w:r w:rsidRPr="00BE3340">
        <w:t xml:space="preserve"> </w:t>
      </w:r>
      <w:r w:rsidRPr="00BE3340">
        <w:rPr>
          <w:spacing w:val="-19"/>
        </w:rPr>
        <w:t xml:space="preserve"> </w:t>
      </w:r>
      <w:r w:rsidRPr="00BE3340">
        <w:rPr>
          <w:w w:val="99"/>
        </w:rPr>
        <w:t>and</w:t>
      </w:r>
      <w:r w:rsidRPr="00BE3340">
        <w:t xml:space="preserve"> </w:t>
      </w:r>
      <w:r w:rsidRPr="00BE3340">
        <w:rPr>
          <w:spacing w:val="-26"/>
        </w:rPr>
        <w:t xml:space="preserve"> </w:t>
      </w:r>
      <w:r w:rsidRPr="00BE3340">
        <w:rPr>
          <w:w w:val="99"/>
        </w:rPr>
        <w:t>Hasan</w:t>
      </w:r>
      <w:r w:rsidRPr="00BE3340">
        <w:t xml:space="preserve"> </w:t>
      </w:r>
      <w:r w:rsidRPr="00BE3340">
        <w:rPr>
          <w:spacing w:val="-26"/>
        </w:rPr>
        <w:t xml:space="preserve"> </w:t>
      </w:r>
      <w:r w:rsidRPr="00BE3340">
        <w:rPr>
          <w:w w:val="99"/>
        </w:rPr>
        <w:t>Erhan</w:t>
      </w:r>
      <w:r w:rsidRPr="00BE3340">
        <w:t xml:space="preserve"> </w:t>
      </w:r>
      <w:r w:rsidRPr="00BE3340">
        <w:rPr>
          <w:spacing w:val="-26"/>
        </w:rPr>
        <w:t xml:space="preserve"> </w:t>
      </w:r>
      <w:proofErr w:type="spellStart"/>
      <w:r w:rsidRPr="00BE3340">
        <w:rPr>
          <w:w w:val="99"/>
        </w:rPr>
        <w:t>Y</w:t>
      </w:r>
      <w:r w:rsidRPr="00BE3340">
        <w:rPr>
          <w:spacing w:val="-91"/>
          <w:w w:val="99"/>
        </w:rPr>
        <w:t>u</w:t>
      </w:r>
      <w:r w:rsidRPr="00BE3340">
        <w:rPr>
          <w:spacing w:val="18"/>
          <w:w w:val="99"/>
        </w:rPr>
        <w:t>¨</w:t>
      </w:r>
      <w:r w:rsidRPr="00BE3340">
        <w:rPr>
          <w:w w:val="99"/>
        </w:rPr>
        <w:t>cel</w:t>
      </w:r>
      <w:proofErr w:type="spellEnd"/>
      <w:r w:rsidRPr="00BE3340">
        <w:rPr>
          <w:w w:val="99"/>
        </w:rPr>
        <w:t>.</w:t>
      </w:r>
      <w:r w:rsidRPr="00BE3340">
        <w:t xml:space="preserve">  </w:t>
      </w:r>
      <w:r w:rsidRPr="00BE3340">
        <w:rPr>
          <w:spacing w:val="8"/>
        </w:rPr>
        <w:t xml:space="preserve"> </w:t>
      </w:r>
      <w:r w:rsidRPr="00BE3340">
        <w:rPr>
          <w:w w:val="99"/>
        </w:rPr>
        <w:t>Self-</w:t>
      </w:r>
      <w:proofErr w:type="gramStart"/>
      <w:r w:rsidRPr="00BE3340">
        <w:rPr>
          <w:w w:val="99"/>
        </w:rPr>
        <w:t>healing</w:t>
      </w:r>
      <w:r w:rsidRPr="00BE3340">
        <w:t xml:space="preserve"> </w:t>
      </w:r>
      <w:r w:rsidRPr="00BE3340">
        <w:rPr>
          <w:spacing w:val="-26"/>
        </w:rPr>
        <w:t xml:space="preserve"> </w:t>
      </w:r>
      <w:r w:rsidRPr="00BE3340">
        <w:rPr>
          <w:spacing w:val="-6"/>
          <w:w w:val="99"/>
        </w:rPr>
        <w:t>of</w:t>
      </w:r>
      <w:proofErr w:type="gramEnd"/>
      <w:r w:rsidRPr="00BE3340">
        <w:rPr>
          <w:w w:val="99"/>
        </w:rPr>
        <w:t xml:space="preserve"> </w:t>
      </w:r>
      <w:r w:rsidRPr="00BE3340">
        <w:t xml:space="preserve">microcracks in high-volume fly-ash-incorporated engineered cementitious composites. </w:t>
      </w:r>
      <w:r w:rsidRPr="00BE3340">
        <w:rPr>
          <w:i/>
          <w:spacing w:val="-3"/>
        </w:rPr>
        <w:t>ACI</w:t>
      </w:r>
      <w:r w:rsidRPr="00BE3340">
        <w:rPr>
          <w:i/>
          <w:spacing w:val="-22"/>
        </w:rPr>
        <w:t xml:space="preserve"> </w:t>
      </w:r>
      <w:r w:rsidRPr="00BE3340">
        <w:rPr>
          <w:i/>
        </w:rPr>
        <w:t>Materials Journal</w:t>
      </w:r>
      <w:r w:rsidRPr="00BE3340">
        <w:t>, 110(1),</w:t>
      </w:r>
      <w:r w:rsidRPr="00BE3340">
        <w:rPr>
          <w:spacing w:val="-3"/>
        </w:rPr>
        <w:t xml:space="preserve"> </w:t>
      </w:r>
      <w:r w:rsidRPr="00BE3340">
        <w:t>2013.</w:t>
      </w:r>
    </w:p>
    <w:p w14:paraId="41CEBC35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8" w:line="256" w:lineRule="auto"/>
        <w:ind w:hanging="473"/>
        <w:jc w:val="both"/>
      </w:pPr>
      <w:r w:rsidRPr="00BE3340">
        <w:rPr>
          <w:w w:val="99"/>
        </w:rPr>
        <w:t>Min</w:t>
      </w:r>
      <w:r w:rsidRPr="00BE3340">
        <w:rPr>
          <w:spacing w:val="4"/>
        </w:rPr>
        <w:t xml:space="preserve"> </w:t>
      </w:r>
      <w:r w:rsidRPr="00BE3340">
        <w:rPr>
          <w:spacing w:val="-11"/>
          <w:w w:val="99"/>
        </w:rPr>
        <w:t>W</w:t>
      </w:r>
      <w:r w:rsidRPr="00BE3340">
        <w:rPr>
          <w:w w:val="99"/>
        </w:rPr>
        <w:t>u,</w:t>
      </w:r>
      <w:r w:rsidRPr="00BE3340">
        <w:rPr>
          <w:spacing w:val="5"/>
        </w:rPr>
        <w:t xml:space="preserve"> </w:t>
      </w:r>
      <w:proofErr w:type="spellStart"/>
      <w:r w:rsidRPr="00BE3340">
        <w:rPr>
          <w:w w:val="99"/>
        </w:rPr>
        <w:t>Bj</w:t>
      </w:r>
      <w:r w:rsidRPr="00BE3340">
        <w:rPr>
          <w:spacing w:val="-91"/>
          <w:w w:val="99"/>
        </w:rPr>
        <w:t>o</w:t>
      </w:r>
      <w:r w:rsidRPr="00BE3340">
        <w:rPr>
          <w:spacing w:val="18"/>
          <w:w w:val="99"/>
        </w:rPr>
        <w:t>¨</w:t>
      </w:r>
      <w:r w:rsidRPr="00BE3340">
        <w:rPr>
          <w:w w:val="99"/>
        </w:rPr>
        <w:t>rn</w:t>
      </w:r>
      <w:proofErr w:type="spellEnd"/>
      <w:r w:rsidRPr="00BE3340">
        <w:rPr>
          <w:spacing w:val="4"/>
        </w:rPr>
        <w:t xml:space="preserve"> </w:t>
      </w:r>
      <w:proofErr w:type="spellStart"/>
      <w:r w:rsidRPr="00BE3340">
        <w:rPr>
          <w:w w:val="99"/>
        </w:rPr>
        <w:t>Johannesson</w:t>
      </w:r>
      <w:proofErr w:type="spellEnd"/>
      <w:r w:rsidRPr="00BE3340">
        <w:rPr>
          <w:w w:val="99"/>
        </w:rPr>
        <w:t>,</w:t>
      </w:r>
      <w:r w:rsidRPr="00BE3340">
        <w:rPr>
          <w:spacing w:val="5"/>
        </w:rPr>
        <w:t xml:space="preserve"> </w:t>
      </w:r>
      <w:r w:rsidRPr="00BE3340">
        <w:rPr>
          <w:w w:val="99"/>
        </w:rPr>
        <w:t>and</w:t>
      </w:r>
      <w:r w:rsidRPr="00BE3340">
        <w:rPr>
          <w:spacing w:val="4"/>
        </w:rPr>
        <w:t xml:space="preserve"> </w:t>
      </w:r>
      <w:r w:rsidRPr="00BE3340">
        <w:rPr>
          <w:w w:val="99"/>
        </w:rPr>
        <w:t>Mette</w:t>
      </w:r>
      <w:r w:rsidRPr="00BE3340">
        <w:rPr>
          <w:spacing w:val="4"/>
        </w:rPr>
        <w:t xml:space="preserve"> </w:t>
      </w:r>
      <w:proofErr w:type="spellStart"/>
      <w:r w:rsidRPr="00BE3340">
        <w:rPr>
          <w:w w:val="99"/>
        </w:rPr>
        <w:t>Gei</w:t>
      </w:r>
      <w:r w:rsidRPr="00BE3340">
        <w:rPr>
          <w:spacing w:val="-3"/>
          <w:w w:val="99"/>
        </w:rPr>
        <w:t>k</w:t>
      </w:r>
      <w:r w:rsidRPr="00BE3340">
        <w:rPr>
          <w:w w:val="99"/>
        </w:rPr>
        <w:t>e</w:t>
      </w:r>
      <w:r w:rsidRPr="00BE3340">
        <w:rPr>
          <w:spacing w:val="-12"/>
          <w:w w:val="99"/>
        </w:rPr>
        <w:t>r</w:t>
      </w:r>
      <w:proofErr w:type="spellEnd"/>
      <w:r w:rsidRPr="00BE3340">
        <w:rPr>
          <w:w w:val="99"/>
        </w:rPr>
        <w:t>.</w:t>
      </w:r>
      <w:r w:rsidRPr="00BE3340">
        <w:t xml:space="preserve"> </w:t>
      </w:r>
      <w:r w:rsidRPr="00BE3340">
        <w:rPr>
          <w:spacing w:val="-16"/>
        </w:rPr>
        <w:t xml:space="preserve"> </w:t>
      </w:r>
      <w:r w:rsidRPr="00BE3340">
        <w:rPr>
          <w:w w:val="99"/>
        </w:rPr>
        <w:t>A</w:t>
      </w:r>
      <w:r w:rsidRPr="00BE3340">
        <w:rPr>
          <w:spacing w:val="4"/>
        </w:rPr>
        <w:t xml:space="preserve"> </w:t>
      </w:r>
      <w:r w:rsidRPr="00BE3340">
        <w:rPr>
          <w:w w:val="99"/>
        </w:rPr>
        <w:t>r</w:t>
      </w:r>
      <w:r w:rsidRPr="00BE3340">
        <w:rPr>
          <w:spacing w:val="-6"/>
          <w:w w:val="99"/>
        </w:rPr>
        <w:t>e</w:t>
      </w:r>
      <w:r w:rsidRPr="00BE3340">
        <w:rPr>
          <w:w w:val="99"/>
        </w:rPr>
        <w:t>vi</w:t>
      </w:r>
      <w:r w:rsidRPr="00BE3340">
        <w:rPr>
          <w:spacing w:val="-6"/>
          <w:w w:val="99"/>
        </w:rPr>
        <w:t>e</w:t>
      </w:r>
      <w:r w:rsidRPr="00BE3340">
        <w:rPr>
          <w:w w:val="99"/>
        </w:rPr>
        <w:t>w:</w:t>
      </w:r>
      <w:r w:rsidRPr="00BE3340">
        <w:rPr>
          <w:spacing w:val="22"/>
        </w:rPr>
        <w:t xml:space="preserve"> </w:t>
      </w:r>
      <w:r w:rsidRPr="00BE3340">
        <w:rPr>
          <w:w w:val="99"/>
        </w:rPr>
        <w:t>Self-healing</w:t>
      </w:r>
      <w:r w:rsidRPr="00BE3340">
        <w:rPr>
          <w:spacing w:val="4"/>
        </w:rPr>
        <w:t xml:space="preserve"> </w:t>
      </w:r>
      <w:r w:rsidRPr="00BE3340">
        <w:rPr>
          <w:w w:val="99"/>
        </w:rPr>
        <w:t>in</w:t>
      </w:r>
      <w:r w:rsidRPr="00BE3340">
        <w:rPr>
          <w:spacing w:val="4"/>
        </w:rPr>
        <w:t xml:space="preserve"> </w:t>
      </w:r>
      <w:r w:rsidRPr="00BE3340">
        <w:rPr>
          <w:w w:val="99"/>
        </w:rPr>
        <w:t>cementitious</w:t>
      </w:r>
      <w:r w:rsidRPr="00BE3340">
        <w:rPr>
          <w:spacing w:val="4"/>
        </w:rPr>
        <w:t xml:space="preserve"> </w:t>
      </w:r>
      <w:r w:rsidRPr="00BE3340">
        <w:rPr>
          <w:w w:val="99"/>
        </w:rPr>
        <w:t>materials</w:t>
      </w:r>
      <w:r w:rsidRPr="00BE3340">
        <w:rPr>
          <w:spacing w:val="4"/>
        </w:rPr>
        <w:t xml:space="preserve"> </w:t>
      </w:r>
      <w:r w:rsidRPr="00BE3340">
        <w:rPr>
          <w:w w:val="99"/>
        </w:rPr>
        <w:t xml:space="preserve">and </w:t>
      </w:r>
      <w:r w:rsidRPr="00BE3340">
        <w:t xml:space="preserve">engineered cementitious composite as a self-healing material. </w:t>
      </w:r>
      <w:r w:rsidRPr="00BE3340">
        <w:rPr>
          <w:i/>
        </w:rPr>
        <w:t>Construction and Building Materials</w:t>
      </w:r>
      <w:r w:rsidRPr="00BE3340">
        <w:t>, 28(1):571–583,</w:t>
      </w:r>
      <w:r w:rsidRPr="00BE3340">
        <w:rPr>
          <w:spacing w:val="-2"/>
        </w:rPr>
        <w:t xml:space="preserve"> </w:t>
      </w:r>
      <w:r w:rsidRPr="00BE3340">
        <w:t>2012.</w:t>
      </w:r>
    </w:p>
    <w:p w14:paraId="331712AC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8" w:line="256" w:lineRule="auto"/>
        <w:ind w:hanging="473"/>
        <w:jc w:val="both"/>
      </w:pPr>
      <w:proofErr w:type="spellStart"/>
      <w:r w:rsidRPr="00BE3340">
        <w:t>Haoliang</w:t>
      </w:r>
      <w:proofErr w:type="spellEnd"/>
      <w:r w:rsidRPr="00BE3340">
        <w:t xml:space="preserve"> Huang, </w:t>
      </w:r>
      <w:proofErr w:type="spellStart"/>
      <w:r w:rsidRPr="00BE3340">
        <w:t>Guang</w:t>
      </w:r>
      <w:proofErr w:type="spellEnd"/>
      <w:r w:rsidRPr="00BE3340">
        <w:t xml:space="preserve"> </w:t>
      </w:r>
      <w:r w:rsidRPr="00BE3340">
        <w:rPr>
          <w:spacing w:val="-8"/>
        </w:rPr>
        <w:t xml:space="preserve">Ye, </w:t>
      </w:r>
      <w:r w:rsidRPr="00BE3340">
        <w:t xml:space="preserve">and Denis </w:t>
      </w:r>
      <w:proofErr w:type="spellStart"/>
      <w:r w:rsidRPr="00BE3340">
        <w:t>Damidot</w:t>
      </w:r>
      <w:proofErr w:type="spellEnd"/>
      <w:r w:rsidRPr="00BE3340">
        <w:t>. Characterization and quantification of self-healing behaviors</w:t>
      </w:r>
      <w:r w:rsidRPr="00BE3340">
        <w:rPr>
          <w:spacing w:val="-13"/>
        </w:rPr>
        <w:t xml:space="preserve"> </w:t>
      </w:r>
      <w:r w:rsidRPr="00BE3340">
        <w:t>of</w:t>
      </w:r>
      <w:r w:rsidRPr="00BE3340">
        <w:rPr>
          <w:spacing w:val="-14"/>
        </w:rPr>
        <w:t xml:space="preserve"> </w:t>
      </w:r>
      <w:r w:rsidRPr="00BE3340">
        <w:t>microcracks</w:t>
      </w:r>
      <w:r w:rsidRPr="00BE3340">
        <w:rPr>
          <w:spacing w:val="-12"/>
        </w:rPr>
        <w:t xml:space="preserve"> </w:t>
      </w:r>
      <w:r w:rsidRPr="00BE3340">
        <w:t>due</w:t>
      </w:r>
      <w:r w:rsidRPr="00BE3340">
        <w:rPr>
          <w:spacing w:val="-13"/>
        </w:rPr>
        <w:t xml:space="preserve"> </w:t>
      </w:r>
      <w:r w:rsidRPr="00BE3340">
        <w:t>to</w:t>
      </w:r>
      <w:r w:rsidRPr="00BE3340">
        <w:rPr>
          <w:spacing w:val="-14"/>
        </w:rPr>
        <w:t xml:space="preserve"> </w:t>
      </w:r>
      <w:r w:rsidRPr="00BE3340">
        <w:t>further</w:t>
      </w:r>
      <w:r w:rsidRPr="00BE3340">
        <w:rPr>
          <w:spacing w:val="-12"/>
        </w:rPr>
        <w:t xml:space="preserve"> </w:t>
      </w:r>
      <w:r w:rsidRPr="00BE3340">
        <w:t>hydration</w:t>
      </w:r>
      <w:r w:rsidRPr="00BE3340">
        <w:rPr>
          <w:spacing w:val="-13"/>
        </w:rPr>
        <w:t xml:space="preserve"> </w:t>
      </w:r>
      <w:r w:rsidRPr="00BE3340">
        <w:t>in</w:t>
      </w:r>
      <w:r w:rsidRPr="00BE3340">
        <w:rPr>
          <w:spacing w:val="-14"/>
        </w:rPr>
        <w:t xml:space="preserve"> </w:t>
      </w:r>
      <w:r w:rsidRPr="00BE3340">
        <w:t>cement</w:t>
      </w:r>
      <w:r w:rsidRPr="00BE3340">
        <w:rPr>
          <w:spacing w:val="-13"/>
        </w:rPr>
        <w:t xml:space="preserve"> </w:t>
      </w:r>
      <w:r w:rsidRPr="00BE3340">
        <w:t>paste.</w:t>
      </w:r>
      <w:r w:rsidRPr="00BE3340">
        <w:rPr>
          <w:spacing w:val="2"/>
        </w:rPr>
        <w:t xml:space="preserve"> </w:t>
      </w:r>
      <w:r w:rsidRPr="00BE3340">
        <w:rPr>
          <w:i/>
        </w:rPr>
        <w:t>Cement</w:t>
      </w:r>
      <w:r w:rsidRPr="00BE3340">
        <w:rPr>
          <w:i/>
          <w:spacing w:val="-12"/>
        </w:rPr>
        <w:t xml:space="preserve"> </w:t>
      </w:r>
      <w:r w:rsidRPr="00BE3340">
        <w:rPr>
          <w:i/>
        </w:rPr>
        <w:t>and</w:t>
      </w:r>
      <w:r w:rsidRPr="00BE3340">
        <w:rPr>
          <w:i/>
          <w:spacing w:val="-14"/>
        </w:rPr>
        <w:t xml:space="preserve"> </w:t>
      </w:r>
      <w:r w:rsidRPr="00BE3340">
        <w:rPr>
          <w:i/>
        </w:rPr>
        <w:t>Concrete</w:t>
      </w:r>
      <w:r w:rsidRPr="00BE3340">
        <w:rPr>
          <w:i/>
          <w:spacing w:val="-13"/>
        </w:rPr>
        <w:t xml:space="preserve"> </w:t>
      </w:r>
      <w:r w:rsidRPr="00BE3340">
        <w:rPr>
          <w:i/>
        </w:rPr>
        <w:t>Research</w:t>
      </w:r>
      <w:r w:rsidRPr="00BE3340">
        <w:t>,</w:t>
      </w:r>
      <w:r w:rsidRPr="00BE3340">
        <w:rPr>
          <w:spacing w:val="-11"/>
        </w:rPr>
        <w:t xml:space="preserve"> </w:t>
      </w:r>
      <w:r w:rsidRPr="00BE3340">
        <w:t>52: 71–81,</w:t>
      </w:r>
      <w:r w:rsidRPr="00BE3340">
        <w:rPr>
          <w:spacing w:val="-2"/>
        </w:rPr>
        <w:t xml:space="preserve"> </w:t>
      </w:r>
      <w:r w:rsidRPr="00BE3340">
        <w:t>2013.</w:t>
      </w:r>
    </w:p>
    <w:p w14:paraId="17342D06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7" w:line="256" w:lineRule="auto"/>
        <w:ind w:hanging="473"/>
        <w:jc w:val="both"/>
      </w:pPr>
      <w:r w:rsidRPr="00BE3340">
        <w:t>Ahmed</w:t>
      </w:r>
      <w:r w:rsidRPr="00BE3340">
        <w:rPr>
          <w:spacing w:val="-9"/>
        </w:rPr>
        <w:t xml:space="preserve"> </w:t>
      </w:r>
      <w:r w:rsidRPr="00BE3340">
        <w:t>R</w:t>
      </w:r>
      <w:r w:rsidRPr="00BE3340">
        <w:rPr>
          <w:spacing w:val="-9"/>
        </w:rPr>
        <w:t xml:space="preserve"> </w:t>
      </w:r>
      <w:r w:rsidRPr="00BE3340">
        <w:t>Suleiman,</w:t>
      </w:r>
      <w:r w:rsidRPr="00BE3340">
        <w:rPr>
          <w:spacing w:val="-8"/>
        </w:rPr>
        <w:t xml:space="preserve"> </w:t>
      </w:r>
      <w:r w:rsidRPr="00BE3340">
        <w:t>Andrew</w:t>
      </w:r>
      <w:r w:rsidRPr="00BE3340">
        <w:rPr>
          <w:spacing w:val="-9"/>
        </w:rPr>
        <w:t xml:space="preserve"> </w:t>
      </w:r>
      <w:r w:rsidRPr="00BE3340">
        <w:t>J</w:t>
      </w:r>
      <w:r w:rsidRPr="00BE3340">
        <w:rPr>
          <w:spacing w:val="-8"/>
        </w:rPr>
        <w:t xml:space="preserve"> </w:t>
      </w:r>
      <w:r w:rsidRPr="00BE3340">
        <w:t>Nelson,</w:t>
      </w:r>
      <w:r w:rsidRPr="00BE3340">
        <w:rPr>
          <w:spacing w:val="-9"/>
        </w:rPr>
        <w:t xml:space="preserve"> </w:t>
      </w:r>
      <w:r w:rsidRPr="00BE3340">
        <w:t>and</w:t>
      </w:r>
      <w:r w:rsidRPr="00BE3340">
        <w:rPr>
          <w:spacing w:val="-9"/>
        </w:rPr>
        <w:t xml:space="preserve"> </w:t>
      </w:r>
      <w:proofErr w:type="spellStart"/>
      <w:r w:rsidRPr="00BE3340">
        <w:t>Moncef</w:t>
      </w:r>
      <w:proofErr w:type="spellEnd"/>
      <w:r w:rsidRPr="00BE3340">
        <w:rPr>
          <w:spacing w:val="-9"/>
        </w:rPr>
        <w:t xml:space="preserve"> </w:t>
      </w:r>
      <w:r w:rsidRPr="00BE3340">
        <w:t>L</w:t>
      </w:r>
      <w:r w:rsidRPr="00BE3340">
        <w:rPr>
          <w:spacing w:val="-8"/>
        </w:rPr>
        <w:t xml:space="preserve"> </w:t>
      </w:r>
      <w:proofErr w:type="spellStart"/>
      <w:r w:rsidRPr="00BE3340">
        <w:t>Nehdi</w:t>
      </w:r>
      <w:proofErr w:type="spellEnd"/>
      <w:r w:rsidRPr="00BE3340">
        <w:t>.</w:t>
      </w:r>
      <w:r w:rsidRPr="00BE3340">
        <w:rPr>
          <w:spacing w:val="12"/>
        </w:rPr>
        <w:t xml:space="preserve"> </w:t>
      </w:r>
      <w:r w:rsidRPr="00BE3340">
        <w:t>Visualization</w:t>
      </w:r>
      <w:r w:rsidRPr="00BE3340">
        <w:rPr>
          <w:spacing w:val="-9"/>
        </w:rPr>
        <w:t xml:space="preserve"> </w:t>
      </w:r>
      <w:r w:rsidRPr="00BE3340">
        <w:t>and</w:t>
      </w:r>
      <w:r w:rsidRPr="00BE3340">
        <w:rPr>
          <w:spacing w:val="-9"/>
        </w:rPr>
        <w:t xml:space="preserve"> </w:t>
      </w:r>
      <w:r w:rsidRPr="00BE3340">
        <w:t>quantification</w:t>
      </w:r>
      <w:r w:rsidRPr="00BE3340">
        <w:rPr>
          <w:spacing w:val="-8"/>
        </w:rPr>
        <w:t xml:space="preserve"> </w:t>
      </w:r>
      <w:r w:rsidRPr="00BE3340">
        <w:t>of</w:t>
      </w:r>
      <w:r w:rsidRPr="00BE3340">
        <w:rPr>
          <w:spacing w:val="-9"/>
        </w:rPr>
        <w:t xml:space="preserve"> </w:t>
      </w:r>
      <w:r w:rsidRPr="00BE3340">
        <w:t xml:space="preserve">crack self-healing in cement-based materials incorporating different minerals. </w:t>
      </w:r>
      <w:r w:rsidRPr="00BE3340">
        <w:rPr>
          <w:i/>
        </w:rPr>
        <w:t xml:space="preserve">Cement and Concrete </w:t>
      </w:r>
      <w:r w:rsidRPr="00BE3340">
        <w:rPr>
          <w:i/>
          <w:spacing w:val="-4"/>
        </w:rPr>
        <w:t xml:space="preserve">Com- </w:t>
      </w:r>
      <w:proofErr w:type="spellStart"/>
      <w:r w:rsidRPr="00BE3340">
        <w:rPr>
          <w:i/>
        </w:rPr>
        <w:t>posites</w:t>
      </w:r>
      <w:proofErr w:type="spellEnd"/>
      <w:r w:rsidRPr="00BE3340">
        <w:t>, 103:49–58,</w:t>
      </w:r>
      <w:r w:rsidRPr="00BE3340">
        <w:rPr>
          <w:spacing w:val="-3"/>
        </w:rPr>
        <w:t xml:space="preserve"> </w:t>
      </w:r>
      <w:r w:rsidRPr="00BE3340">
        <w:t>2019.</w:t>
      </w:r>
    </w:p>
    <w:p w14:paraId="47AFFF2B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8" w:line="256" w:lineRule="auto"/>
        <w:ind w:hanging="473"/>
        <w:jc w:val="both"/>
      </w:pPr>
      <w:r w:rsidRPr="00BE3340">
        <w:t xml:space="preserve">J Zhou, S Qian, MG Sierra Beltran, G </w:t>
      </w:r>
      <w:r w:rsidRPr="00BE3340">
        <w:rPr>
          <w:spacing w:val="-8"/>
        </w:rPr>
        <w:t xml:space="preserve">Ye, </w:t>
      </w:r>
      <w:r w:rsidRPr="00BE3340">
        <w:t xml:space="preserve">E </w:t>
      </w:r>
      <w:proofErr w:type="spellStart"/>
      <w:r w:rsidRPr="00BE3340">
        <w:t>Schlangen</w:t>
      </w:r>
      <w:proofErr w:type="spellEnd"/>
      <w:r w:rsidRPr="00BE3340">
        <w:t xml:space="preserve">, and K van </w:t>
      </w:r>
      <w:proofErr w:type="spellStart"/>
      <w:r w:rsidRPr="00BE3340">
        <w:t>Breugel</w:t>
      </w:r>
      <w:proofErr w:type="spellEnd"/>
      <w:r w:rsidRPr="00BE3340">
        <w:t xml:space="preserve">. Developing engineered cementitious composite with local materials. In </w:t>
      </w:r>
      <w:r w:rsidRPr="00BE3340">
        <w:rPr>
          <w:i/>
        </w:rPr>
        <w:t>International conference on microstructure related durability of cementitious composites, Nanjing, China</w:t>
      </w:r>
      <w:r w:rsidRPr="00BE3340">
        <w:t>,</w:t>
      </w:r>
      <w:r w:rsidRPr="00BE3340">
        <w:rPr>
          <w:spacing w:val="-11"/>
        </w:rPr>
        <w:t xml:space="preserve"> </w:t>
      </w:r>
      <w:r w:rsidRPr="00BE3340">
        <w:t>2008.</w:t>
      </w:r>
    </w:p>
    <w:p w14:paraId="45DCF31B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8" w:line="256" w:lineRule="auto"/>
        <w:ind w:hanging="473"/>
        <w:jc w:val="both"/>
      </w:pPr>
      <w:r w:rsidRPr="00BE3340">
        <w:rPr>
          <w:spacing w:val="-3"/>
        </w:rPr>
        <w:t xml:space="preserve">Victor </w:t>
      </w:r>
      <w:r w:rsidRPr="00BE3340">
        <w:t xml:space="preserve">C Li and </w:t>
      </w:r>
      <w:proofErr w:type="spellStart"/>
      <w:r w:rsidRPr="00BE3340">
        <w:t>En</w:t>
      </w:r>
      <w:proofErr w:type="spellEnd"/>
      <w:r w:rsidRPr="00BE3340">
        <w:t xml:space="preserve">-Hua </w:t>
      </w:r>
      <w:r w:rsidRPr="00BE3340">
        <w:rPr>
          <w:spacing w:val="-5"/>
        </w:rPr>
        <w:t xml:space="preserve">Yang. </w:t>
      </w:r>
      <w:proofErr w:type="spellStart"/>
      <w:r w:rsidRPr="00BE3340">
        <w:t>Self healing</w:t>
      </w:r>
      <w:proofErr w:type="spellEnd"/>
      <w:r w:rsidRPr="00BE3340">
        <w:t xml:space="preserve"> in concrete materials. In </w:t>
      </w:r>
      <w:proofErr w:type="spellStart"/>
      <w:r w:rsidRPr="00BE3340">
        <w:rPr>
          <w:i/>
        </w:rPr>
        <w:t>Self healing</w:t>
      </w:r>
      <w:proofErr w:type="spellEnd"/>
      <w:r w:rsidRPr="00BE3340">
        <w:rPr>
          <w:i/>
        </w:rPr>
        <w:t xml:space="preserve"> materials</w:t>
      </w:r>
      <w:r w:rsidRPr="00BE3340">
        <w:t>, pages 161–193. Springer,</w:t>
      </w:r>
      <w:r w:rsidRPr="00BE3340">
        <w:rPr>
          <w:spacing w:val="-3"/>
        </w:rPr>
        <w:t xml:space="preserve"> </w:t>
      </w:r>
      <w:r w:rsidRPr="00BE3340">
        <w:t>2007.</w:t>
      </w:r>
    </w:p>
    <w:p w14:paraId="48672E85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7" w:line="256" w:lineRule="auto"/>
        <w:ind w:hanging="473"/>
        <w:jc w:val="both"/>
      </w:pPr>
      <w:proofErr w:type="spellStart"/>
      <w:r w:rsidRPr="00BE3340">
        <w:t>Zhigang</w:t>
      </w:r>
      <w:proofErr w:type="spellEnd"/>
      <w:r w:rsidRPr="00BE3340">
        <w:t xml:space="preserve"> Zhang, Shunzhi Qian, and Hui Ma. Investigating mechanical properties and self-healing be- </w:t>
      </w:r>
      <w:proofErr w:type="spellStart"/>
      <w:r w:rsidRPr="00BE3340">
        <w:t>havior</w:t>
      </w:r>
      <w:proofErr w:type="spellEnd"/>
      <w:r w:rsidRPr="00BE3340">
        <w:rPr>
          <w:spacing w:val="-13"/>
        </w:rPr>
        <w:t xml:space="preserve"> </w:t>
      </w:r>
      <w:r w:rsidRPr="00BE3340">
        <w:t>of</w:t>
      </w:r>
      <w:r w:rsidRPr="00BE3340">
        <w:rPr>
          <w:spacing w:val="-13"/>
        </w:rPr>
        <w:t xml:space="preserve"> </w:t>
      </w:r>
      <w:r w:rsidRPr="00BE3340">
        <w:t>micro-cracked</w:t>
      </w:r>
      <w:r w:rsidRPr="00BE3340">
        <w:rPr>
          <w:spacing w:val="-13"/>
        </w:rPr>
        <w:t xml:space="preserve"> </w:t>
      </w:r>
      <w:proofErr w:type="spellStart"/>
      <w:r w:rsidRPr="00BE3340">
        <w:t>ecc</w:t>
      </w:r>
      <w:proofErr w:type="spellEnd"/>
      <w:r w:rsidRPr="00BE3340">
        <w:rPr>
          <w:spacing w:val="-13"/>
        </w:rPr>
        <w:t xml:space="preserve"> </w:t>
      </w:r>
      <w:r w:rsidRPr="00BE3340">
        <w:t>with</w:t>
      </w:r>
      <w:r w:rsidRPr="00BE3340">
        <w:rPr>
          <w:spacing w:val="-13"/>
        </w:rPr>
        <w:t xml:space="preserve"> </w:t>
      </w:r>
      <w:r w:rsidRPr="00BE3340">
        <w:t>different</w:t>
      </w:r>
      <w:r w:rsidRPr="00BE3340">
        <w:rPr>
          <w:spacing w:val="-13"/>
        </w:rPr>
        <w:t xml:space="preserve"> </w:t>
      </w:r>
      <w:r w:rsidRPr="00BE3340">
        <w:t>volume</w:t>
      </w:r>
      <w:r w:rsidRPr="00BE3340">
        <w:rPr>
          <w:spacing w:val="-12"/>
        </w:rPr>
        <w:t xml:space="preserve"> </w:t>
      </w:r>
      <w:r w:rsidRPr="00BE3340">
        <w:t>of</w:t>
      </w:r>
      <w:r w:rsidRPr="00BE3340">
        <w:rPr>
          <w:spacing w:val="-13"/>
        </w:rPr>
        <w:t xml:space="preserve"> </w:t>
      </w:r>
      <w:r w:rsidRPr="00BE3340">
        <w:t>fly</w:t>
      </w:r>
      <w:r w:rsidRPr="00BE3340">
        <w:rPr>
          <w:spacing w:val="-13"/>
        </w:rPr>
        <w:t xml:space="preserve"> </w:t>
      </w:r>
      <w:r w:rsidRPr="00BE3340">
        <w:t>ash.</w:t>
      </w:r>
      <w:r w:rsidRPr="00BE3340">
        <w:rPr>
          <w:spacing w:val="2"/>
        </w:rPr>
        <w:t xml:space="preserve"> </w:t>
      </w:r>
      <w:r w:rsidRPr="00BE3340">
        <w:rPr>
          <w:i/>
        </w:rPr>
        <w:t>Construction</w:t>
      </w:r>
      <w:r w:rsidRPr="00BE3340">
        <w:rPr>
          <w:i/>
          <w:spacing w:val="-13"/>
        </w:rPr>
        <w:t xml:space="preserve"> </w:t>
      </w:r>
      <w:r w:rsidRPr="00BE3340">
        <w:rPr>
          <w:i/>
        </w:rPr>
        <w:t>and</w:t>
      </w:r>
      <w:r w:rsidRPr="00BE3340">
        <w:rPr>
          <w:i/>
          <w:spacing w:val="-13"/>
        </w:rPr>
        <w:t xml:space="preserve"> </w:t>
      </w:r>
      <w:r w:rsidRPr="00BE3340">
        <w:rPr>
          <w:i/>
        </w:rPr>
        <w:t>Building</w:t>
      </w:r>
      <w:r w:rsidRPr="00BE3340">
        <w:rPr>
          <w:i/>
          <w:spacing w:val="-13"/>
        </w:rPr>
        <w:t xml:space="preserve"> </w:t>
      </w:r>
      <w:r w:rsidRPr="00BE3340">
        <w:rPr>
          <w:i/>
        </w:rPr>
        <w:t>Materials</w:t>
      </w:r>
      <w:r w:rsidRPr="00BE3340">
        <w:t>,</w:t>
      </w:r>
      <w:r w:rsidRPr="00BE3340">
        <w:rPr>
          <w:spacing w:val="-12"/>
        </w:rPr>
        <w:t xml:space="preserve"> </w:t>
      </w:r>
      <w:r w:rsidRPr="00BE3340">
        <w:t>52: 17–23,</w:t>
      </w:r>
      <w:r w:rsidRPr="00BE3340">
        <w:rPr>
          <w:spacing w:val="-2"/>
        </w:rPr>
        <w:t xml:space="preserve"> </w:t>
      </w:r>
      <w:r w:rsidRPr="00BE3340">
        <w:t>2014.</w:t>
      </w:r>
    </w:p>
    <w:p w14:paraId="39708ABE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8" w:line="256" w:lineRule="auto"/>
        <w:ind w:hanging="473"/>
        <w:jc w:val="both"/>
      </w:pPr>
      <w:proofErr w:type="spellStart"/>
      <w:r w:rsidRPr="00BE3340">
        <w:rPr>
          <w:w w:val="99"/>
        </w:rPr>
        <w:t>G</w:t>
      </w:r>
      <w:r w:rsidRPr="00BE3340">
        <w:rPr>
          <w:spacing w:val="-91"/>
          <w:w w:val="99"/>
        </w:rPr>
        <w:t>u</w:t>
      </w:r>
      <w:r w:rsidRPr="00BE3340">
        <w:rPr>
          <w:spacing w:val="18"/>
          <w:w w:val="99"/>
        </w:rPr>
        <w:t>¨</w:t>
      </w:r>
      <w:r w:rsidRPr="00BE3340">
        <w:rPr>
          <w:w w:val="99"/>
        </w:rPr>
        <w:t>rkan</w:t>
      </w:r>
      <w:proofErr w:type="spellEnd"/>
      <w:r w:rsidRPr="00BE3340">
        <w:rPr>
          <w:spacing w:val="4"/>
        </w:rPr>
        <w:t xml:space="preserve"> </w:t>
      </w:r>
      <w:r w:rsidRPr="00BE3340">
        <w:rPr>
          <w:spacing w:val="-12"/>
          <w:w w:val="99"/>
        </w:rPr>
        <w:t>Y</w:t>
      </w:r>
      <w:r w:rsidRPr="00BE3340">
        <w:rPr>
          <w:w w:val="99"/>
        </w:rPr>
        <w:t>ildirim,</w:t>
      </w:r>
      <w:r w:rsidRPr="00BE3340">
        <w:rPr>
          <w:spacing w:val="5"/>
        </w:rPr>
        <w:t xml:space="preserve"> </w:t>
      </w:r>
      <w:r w:rsidRPr="00BE3340">
        <w:rPr>
          <w:w w:val="99"/>
        </w:rPr>
        <w:t>Musta</w:t>
      </w:r>
      <w:r w:rsidRPr="00BE3340">
        <w:rPr>
          <w:spacing w:val="-3"/>
          <w:w w:val="99"/>
        </w:rPr>
        <w:t>f</w:t>
      </w:r>
      <w:r w:rsidRPr="00BE3340">
        <w:rPr>
          <w:w w:val="99"/>
        </w:rPr>
        <w:t>a</w:t>
      </w:r>
      <w:r w:rsidRPr="00BE3340">
        <w:rPr>
          <w:spacing w:val="4"/>
        </w:rPr>
        <w:t xml:space="preserve"> </w:t>
      </w:r>
      <w:proofErr w:type="spellStart"/>
      <w:r w:rsidRPr="00BE3340">
        <w:rPr>
          <w:w w:val="99"/>
        </w:rPr>
        <w:t>Sahmaran</w:t>
      </w:r>
      <w:proofErr w:type="spellEnd"/>
      <w:r w:rsidRPr="00BE3340">
        <w:rPr>
          <w:w w:val="99"/>
        </w:rPr>
        <w:t>,</w:t>
      </w:r>
      <w:r w:rsidRPr="00BE3340">
        <w:rPr>
          <w:spacing w:val="5"/>
        </w:rPr>
        <w:t xml:space="preserve"> </w:t>
      </w:r>
      <w:r w:rsidRPr="00BE3340">
        <w:rPr>
          <w:w w:val="99"/>
        </w:rPr>
        <w:t>and</w:t>
      </w:r>
      <w:r w:rsidRPr="00BE3340">
        <w:rPr>
          <w:spacing w:val="4"/>
        </w:rPr>
        <w:t xml:space="preserve"> </w:t>
      </w:r>
      <w:proofErr w:type="spellStart"/>
      <w:r w:rsidRPr="00BE3340">
        <w:rPr>
          <w:w w:val="99"/>
        </w:rPr>
        <w:t>Hemn</w:t>
      </w:r>
      <w:proofErr w:type="spellEnd"/>
      <w:r w:rsidRPr="00BE3340">
        <w:rPr>
          <w:spacing w:val="4"/>
        </w:rPr>
        <w:t xml:space="preserve"> </w:t>
      </w:r>
      <w:r w:rsidRPr="00BE3340">
        <w:rPr>
          <w:w w:val="99"/>
        </w:rPr>
        <w:t>Unis</w:t>
      </w:r>
      <w:r w:rsidRPr="00BE3340">
        <w:rPr>
          <w:spacing w:val="4"/>
        </w:rPr>
        <w:t xml:space="preserve"> </w:t>
      </w:r>
      <w:r w:rsidRPr="00BE3340">
        <w:rPr>
          <w:w w:val="99"/>
        </w:rPr>
        <w:t>Ahmed.</w:t>
      </w:r>
      <w:r w:rsidRPr="00BE3340">
        <w:t xml:space="preserve"> </w:t>
      </w:r>
      <w:r w:rsidRPr="00BE3340">
        <w:rPr>
          <w:spacing w:val="-16"/>
        </w:rPr>
        <w:t xml:space="preserve"> </w:t>
      </w:r>
      <w:r w:rsidRPr="00BE3340">
        <w:rPr>
          <w:w w:val="97"/>
        </w:rPr>
        <w:t>Influence</w:t>
      </w:r>
      <w:r w:rsidRPr="00BE3340">
        <w:rPr>
          <w:spacing w:val="4"/>
        </w:rPr>
        <w:t xml:space="preserve"> </w:t>
      </w:r>
      <w:r w:rsidRPr="00BE3340">
        <w:rPr>
          <w:w w:val="99"/>
        </w:rPr>
        <w:t>of</w:t>
      </w:r>
      <w:r w:rsidRPr="00BE3340">
        <w:rPr>
          <w:spacing w:val="4"/>
        </w:rPr>
        <w:t xml:space="preserve"> </w:t>
      </w:r>
      <w:r w:rsidRPr="00BE3340">
        <w:rPr>
          <w:spacing w:val="-2"/>
          <w:w w:val="99"/>
        </w:rPr>
        <w:t>h</w:t>
      </w:r>
      <w:r w:rsidRPr="00BE3340">
        <w:rPr>
          <w:w w:val="99"/>
        </w:rPr>
        <w:t>ydrated</w:t>
      </w:r>
      <w:r w:rsidRPr="00BE3340">
        <w:rPr>
          <w:spacing w:val="4"/>
        </w:rPr>
        <w:t xml:space="preserve"> </w:t>
      </w:r>
      <w:r w:rsidRPr="00BE3340">
        <w:rPr>
          <w:w w:val="99"/>
        </w:rPr>
        <w:t>lime</w:t>
      </w:r>
      <w:r w:rsidRPr="00BE3340">
        <w:rPr>
          <w:spacing w:val="4"/>
        </w:rPr>
        <w:t xml:space="preserve"> </w:t>
      </w:r>
      <w:r w:rsidRPr="00BE3340">
        <w:rPr>
          <w:w w:val="99"/>
        </w:rPr>
        <w:t>addition</w:t>
      </w:r>
      <w:r w:rsidRPr="00BE3340">
        <w:rPr>
          <w:spacing w:val="4"/>
        </w:rPr>
        <w:t xml:space="preserve"> </w:t>
      </w:r>
      <w:r w:rsidRPr="00BE3340">
        <w:rPr>
          <w:w w:val="99"/>
        </w:rPr>
        <w:t xml:space="preserve">on </w:t>
      </w:r>
      <w:r w:rsidRPr="00BE3340">
        <w:t xml:space="preserve">the self-healing capability of high-volume fly ash incorporated cementitious composites. </w:t>
      </w:r>
      <w:r w:rsidRPr="00BE3340">
        <w:rPr>
          <w:i/>
        </w:rPr>
        <w:t>Journal of Materials in Civil Engineering</w:t>
      </w:r>
      <w:r w:rsidRPr="00BE3340">
        <w:t>, 27(6):04014187,</w:t>
      </w:r>
      <w:r w:rsidRPr="00BE3340">
        <w:rPr>
          <w:spacing w:val="-8"/>
        </w:rPr>
        <w:t xml:space="preserve"> </w:t>
      </w:r>
      <w:r w:rsidRPr="00BE3340">
        <w:t>2014.</w:t>
      </w:r>
    </w:p>
    <w:p w14:paraId="2D87807A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7"/>
        <w:ind w:right="0" w:hanging="473"/>
        <w:jc w:val="left"/>
      </w:pPr>
      <w:r w:rsidRPr="00BE3340">
        <w:t xml:space="preserve">Y </w:t>
      </w:r>
      <w:r w:rsidRPr="00BE3340">
        <w:rPr>
          <w:spacing w:val="-5"/>
        </w:rPr>
        <w:t xml:space="preserve">Yang, </w:t>
      </w:r>
      <w:r w:rsidRPr="00BE3340">
        <w:t xml:space="preserve">M </w:t>
      </w:r>
      <w:proofErr w:type="spellStart"/>
      <w:r w:rsidRPr="00BE3340">
        <w:t>Lepech</w:t>
      </w:r>
      <w:proofErr w:type="spellEnd"/>
      <w:r w:rsidRPr="00BE3340">
        <w:t xml:space="preserve">, and </w:t>
      </w:r>
      <w:r w:rsidRPr="00BE3340">
        <w:rPr>
          <w:spacing w:val="-3"/>
        </w:rPr>
        <w:t xml:space="preserve">Victor </w:t>
      </w:r>
      <w:r w:rsidRPr="00BE3340">
        <w:t xml:space="preserve">C Li. Self-healing of </w:t>
      </w:r>
      <w:proofErr w:type="spellStart"/>
      <w:r w:rsidRPr="00BE3340">
        <w:t>ecc</w:t>
      </w:r>
      <w:proofErr w:type="spellEnd"/>
      <w:r w:rsidRPr="00BE3340">
        <w:t xml:space="preserve"> under cyclic wetting and drying.</w:t>
      </w:r>
      <w:r w:rsidRPr="00BE3340">
        <w:rPr>
          <w:spacing w:val="14"/>
        </w:rPr>
        <w:t xml:space="preserve"> </w:t>
      </w:r>
      <w:r w:rsidRPr="00BE3340">
        <w:t>2005.</w:t>
      </w:r>
    </w:p>
    <w:p w14:paraId="42589FE9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85" w:line="256" w:lineRule="auto"/>
        <w:ind w:hanging="473"/>
        <w:jc w:val="both"/>
      </w:pPr>
      <w:r w:rsidRPr="00BE3340">
        <w:t xml:space="preserve">Mustafa </w:t>
      </w:r>
      <w:proofErr w:type="spellStart"/>
      <w:r w:rsidRPr="00BE3340">
        <w:t>Sahmaran</w:t>
      </w:r>
      <w:proofErr w:type="spellEnd"/>
      <w:r w:rsidRPr="00BE3340">
        <w:t xml:space="preserve">, Mo Li, and </w:t>
      </w:r>
      <w:r w:rsidRPr="00BE3340">
        <w:rPr>
          <w:spacing w:val="-3"/>
        </w:rPr>
        <w:t xml:space="preserve">Victor </w:t>
      </w:r>
      <w:r w:rsidRPr="00BE3340">
        <w:t>C Li. Transport properties of engineered cementitious</w:t>
      </w:r>
      <w:r w:rsidRPr="00BE3340">
        <w:rPr>
          <w:spacing w:val="-26"/>
        </w:rPr>
        <w:t xml:space="preserve"> </w:t>
      </w:r>
      <w:r w:rsidRPr="00BE3340">
        <w:t xml:space="preserve">compos- </w:t>
      </w:r>
      <w:proofErr w:type="spellStart"/>
      <w:r w:rsidRPr="00BE3340">
        <w:t>ites</w:t>
      </w:r>
      <w:proofErr w:type="spellEnd"/>
      <w:r w:rsidRPr="00BE3340">
        <w:t xml:space="preserve"> under chloride exposure. </w:t>
      </w:r>
      <w:r w:rsidRPr="00BE3340">
        <w:rPr>
          <w:i/>
          <w:spacing w:val="-3"/>
        </w:rPr>
        <w:t xml:space="preserve">ACI </w:t>
      </w:r>
      <w:r w:rsidRPr="00BE3340">
        <w:rPr>
          <w:i/>
        </w:rPr>
        <w:t>Materials Journal</w:t>
      </w:r>
      <w:r w:rsidRPr="00BE3340">
        <w:t>, 104(6):604,</w:t>
      </w:r>
      <w:r w:rsidRPr="00BE3340">
        <w:rPr>
          <w:spacing w:val="10"/>
        </w:rPr>
        <w:t xml:space="preserve"> </w:t>
      </w:r>
      <w:r w:rsidRPr="00BE3340">
        <w:t>2007.</w:t>
      </w:r>
    </w:p>
    <w:p w14:paraId="5CFB9472" w14:textId="77777777" w:rsidR="00B40315" w:rsidRPr="00BE3340" w:rsidRDefault="00B40315">
      <w:pPr>
        <w:spacing w:line="256" w:lineRule="auto"/>
        <w:jc w:val="both"/>
        <w:sectPr w:rsidR="00B40315" w:rsidRPr="00BE3340">
          <w:pgSz w:w="12240" w:h="15840"/>
          <w:pgMar w:top="1360" w:right="820" w:bottom="720" w:left="1300" w:header="0" w:footer="538" w:gutter="0"/>
          <w:cols w:space="720"/>
        </w:sectPr>
      </w:pPr>
    </w:p>
    <w:p w14:paraId="3A7ABB59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71" w:line="256" w:lineRule="auto"/>
        <w:ind w:hanging="473"/>
        <w:jc w:val="both"/>
      </w:pPr>
      <w:r w:rsidRPr="00BE3340">
        <w:lastRenderedPageBreak/>
        <w:t xml:space="preserve">SZ Qian, J Zhou, and E </w:t>
      </w:r>
      <w:proofErr w:type="spellStart"/>
      <w:r w:rsidRPr="00BE3340">
        <w:t>Schlangen</w:t>
      </w:r>
      <w:proofErr w:type="spellEnd"/>
      <w:r w:rsidRPr="00BE3340">
        <w:t xml:space="preserve">. Influence of curing condition and </w:t>
      </w:r>
      <w:proofErr w:type="spellStart"/>
      <w:r w:rsidRPr="00BE3340">
        <w:t>precracking</w:t>
      </w:r>
      <w:proofErr w:type="spellEnd"/>
      <w:r w:rsidRPr="00BE3340">
        <w:t xml:space="preserve"> time on the </w:t>
      </w:r>
      <w:r w:rsidRPr="00BE3340">
        <w:rPr>
          <w:spacing w:val="-3"/>
        </w:rPr>
        <w:t xml:space="preserve">self- </w:t>
      </w:r>
      <w:r w:rsidRPr="00BE3340">
        <w:t xml:space="preserve">healing behavior of engineered cementitious composites. </w:t>
      </w:r>
      <w:r w:rsidRPr="00BE3340">
        <w:rPr>
          <w:i/>
        </w:rPr>
        <w:t>Cement and concrete composites</w:t>
      </w:r>
      <w:r w:rsidRPr="00BE3340">
        <w:t>, 32(9): 686–693,</w:t>
      </w:r>
      <w:r w:rsidRPr="00BE3340">
        <w:rPr>
          <w:spacing w:val="-2"/>
        </w:rPr>
        <w:t xml:space="preserve"> </w:t>
      </w:r>
      <w:r w:rsidRPr="00BE3340">
        <w:t>2010.</w:t>
      </w:r>
    </w:p>
    <w:p w14:paraId="11720852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proofErr w:type="spellStart"/>
      <w:r w:rsidRPr="00BE3340">
        <w:t>Marai</w:t>
      </w:r>
      <w:proofErr w:type="spellEnd"/>
      <w:r w:rsidRPr="00BE3340">
        <w:rPr>
          <w:spacing w:val="-15"/>
        </w:rPr>
        <w:t xml:space="preserve"> </w:t>
      </w:r>
      <w:r w:rsidRPr="00BE3340">
        <w:t>M</w:t>
      </w:r>
      <w:r w:rsidRPr="00BE3340">
        <w:rPr>
          <w:spacing w:val="-15"/>
        </w:rPr>
        <w:t xml:space="preserve"> </w:t>
      </w:r>
      <w:proofErr w:type="spellStart"/>
      <w:r w:rsidRPr="00BE3340">
        <w:t>Alshihri</w:t>
      </w:r>
      <w:proofErr w:type="spellEnd"/>
      <w:r w:rsidRPr="00BE3340">
        <w:t>,</w:t>
      </w:r>
      <w:r w:rsidRPr="00BE3340">
        <w:rPr>
          <w:spacing w:val="-12"/>
        </w:rPr>
        <w:t xml:space="preserve"> </w:t>
      </w:r>
      <w:r w:rsidRPr="00BE3340">
        <w:t>Ahmed</w:t>
      </w:r>
      <w:r w:rsidRPr="00BE3340">
        <w:rPr>
          <w:spacing w:val="-15"/>
        </w:rPr>
        <w:t xml:space="preserve"> </w:t>
      </w:r>
      <w:r w:rsidRPr="00BE3340">
        <w:t>M</w:t>
      </w:r>
      <w:r w:rsidRPr="00BE3340">
        <w:rPr>
          <w:spacing w:val="-14"/>
        </w:rPr>
        <w:t xml:space="preserve"> </w:t>
      </w:r>
      <w:proofErr w:type="spellStart"/>
      <w:r w:rsidRPr="00BE3340">
        <w:rPr>
          <w:spacing w:val="-3"/>
        </w:rPr>
        <w:t>Azmy</w:t>
      </w:r>
      <w:proofErr w:type="spellEnd"/>
      <w:r w:rsidRPr="00BE3340">
        <w:rPr>
          <w:spacing w:val="-3"/>
        </w:rPr>
        <w:t>,</w:t>
      </w:r>
      <w:r w:rsidRPr="00BE3340">
        <w:rPr>
          <w:spacing w:val="-13"/>
        </w:rPr>
        <w:t xml:space="preserve"> </w:t>
      </w:r>
      <w:r w:rsidRPr="00BE3340">
        <w:t>and</w:t>
      </w:r>
      <w:r w:rsidRPr="00BE3340">
        <w:rPr>
          <w:spacing w:val="-14"/>
        </w:rPr>
        <w:t xml:space="preserve"> </w:t>
      </w:r>
      <w:r w:rsidRPr="00BE3340">
        <w:t>Mousa</w:t>
      </w:r>
      <w:r w:rsidRPr="00BE3340">
        <w:rPr>
          <w:spacing w:val="-14"/>
        </w:rPr>
        <w:t xml:space="preserve"> </w:t>
      </w:r>
      <w:r w:rsidRPr="00BE3340">
        <w:t>S</w:t>
      </w:r>
      <w:r w:rsidRPr="00BE3340">
        <w:rPr>
          <w:spacing w:val="-15"/>
        </w:rPr>
        <w:t xml:space="preserve"> </w:t>
      </w:r>
      <w:r w:rsidRPr="00BE3340">
        <w:t>El-</w:t>
      </w:r>
      <w:proofErr w:type="spellStart"/>
      <w:r w:rsidRPr="00BE3340">
        <w:t>Bisy</w:t>
      </w:r>
      <w:proofErr w:type="spellEnd"/>
      <w:r w:rsidRPr="00BE3340">
        <w:t>.</w:t>
      </w:r>
      <w:r w:rsidRPr="00BE3340">
        <w:rPr>
          <w:spacing w:val="-1"/>
        </w:rPr>
        <w:t xml:space="preserve"> </w:t>
      </w:r>
      <w:r w:rsidRPr="00BE3340">
        <w:t>Neural</w:t>
      </w:r>
      <w:r w:rsidRPr="00BE3340">
        <w:rPr>
          <w:spacing w:val="-14"/>
        </w:rPr>
        <w:t xml:space="preserve"> </w:t>
      </w:r>
      <w:r w:rsidRPr="00BE3340">
        <w:t>networks</w:t>
      </w:r>
      <w:r w:rsidRPr="00BE3340">
        <w:rPr>
          <w:spacing w:val="-14"/>
        </w:rPr>
        <w:t xml:space="preserve"> </w:t>
      </w:r>
      <w:r w:rsidRPr="00BE3340">
        <w:t>for</w:t>
      </w:r>
      <w:r w:rsidRPr="00BE3340">
        <w:rPr>
          <w:spacing w:val="-14"/>
        </w:rPr>
        <w:t xml:space="preserve"> </w:t>
      </w:r>
      <w:r w:rsidRPr="00BE3340">
        <w:t>predicting</w:t>
      </w:r>
      <w:r w:rsidRPr="00BE3340">
        <w:rPr>
          <w:spacing w:val="-15"/>
        </w:rPr>
        <w:t xml:space="preserve"> </w:t>
      </w:r>
      <w:r w:rsidRPr="00BE3340">
        <w:t xml:space="preserve">compressive strength of structural light weight concrete. </w:t>
      </w:r>
      <w:r w:rsidRPr="00BE3340">
        <w:rPr>
          <w:i/>
        </w:rPr>
        <w:t>Construction and Building Materials</w:t>
      </w:r>
      <w:r w:rsidRPr="00BE3340">
        <w:t>, 23(6):2214–2219, 2009.</w:t>
      </w:r>
    </w:p>
    <w:p w14:paraId="5EB5F419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proofErr w:type="spellStart"/>
      <w:r w:rsidRPr="00BE3340">
        <w:t>Siamak</w:t>
      </w:r>
      <w:proofErr w:type="spellEnd"/>
      <w:r w:rsidRPr="00BE3340">
        <w:t xml:space="preserve"> </w:t>
      </w:r>
      <w:proofErr w:type="spellStart"/>
      <w:r w:rsidRPr="00BE3340">
        <w:t>Safarzadegan</w:t>
      </w:r>
      <w:proofErr w:type="spellEnd"/>
      <w:r w:rsidRPr="00BE3340">
        <w:t xml:space="preserve"> </w:t>
      </w:r>
      <w:proofErr w:type="spellStart"/>
      <w:r w:rsidRPr="00BE3340">
        <w:t>Gilan</w:t>
      </w:r>
      <w:proofErr w:type="spellEnd"/>
      <w:r w:rsidRPr="00BE3340">
        <w:t xml:space="preserve">, Hamed </w:t>
      </w:r>
      <w:proofErr w:type="spellStart"/>
      <w:r w:rsidRPr="00BE3340">
        <w:t>Bahrami</w:t>
      </w:r>
      <w:proofErr w:type="spellEnd"/>
      <w:r w:rsidRPr="00BE3340">
        <w:t xml:space="preserve"> </w:t>
      </w:r>
      <w:proofErr w:type="spellStart"/>
      <w:r w:rsidRPr="00BE3340">
        <w:t>Jovein</w:t>
      </w:r>
      <w:proofErr w:type="spellEnd"/>
      <w:r w:rsidRPr="00BE3340">
        <w:t xml:space="preserve">, and Ali Akbar </w:t>
      </w:r>
      <w:proofErr w:type="spellStart"/>
      <w:r w:rsidRPr="00BE3340">
        <w:t>Ramezanianpour</w:t>
      </w:r>
      <w:proofErr w:type="spellEnd"/>
      <w:r w:rsidRPr="00BE3340">
        <w:t xml:space="preserve">. Hybrid sup- port vector regression–particle swarm optimization for prediction of compressive strength and </w:t>
      </w:r>
      <w:proofErr w:type="spellStart"/>
      <w:r w:rsidRPr="00BE3340">
        <w:t>rcpt</w:t>
      </w:r>
      <w:proofErr w:type="spellEnd"/>
      <w:r w:rsidRPr="00BE3340">
        <w:t xml:space="preserve"> </w:t>
      </w:r>
      <w:r w:rsidRPr="00BE3340">
        <w:rPr>
          <w:spacing w:val="-6"/>
        </w:rPr>
        <w:t xml:space="preserve">of </w:t>
      </w:r>
      <w:r w:rsidRPr="00BE3340">
        <w:t xml:space="preserve">concretes containing metakaolin. </w:t>
      </w:r>
      <w:r w:rsidRPr="00BE3340">
        <w:rPr>
          <w:i/>
        </w:rPr>
        <w:t>Construction and Building Materials</w:t>
      </w:r>
      <w:r w:rsidRPr="00BE3340">
        <w:t>, 34:321–329,</w:t>
      </w:r>
      <w:r w:rsidRPr="00BE3340">
        <w:rPr>
          <w:spacing w:val="-4"/>
        </w:rPr>
        <w:t xml:space="preserve"> </w:t>
      </w:r>
      <w:r w:rsidRPr="00BE3340">
        <w:t>2012.</w:t>
      </w:r>
    </w:p>
    <w:p w14:paraId="056259C6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>Fei</w:t>
      </w:r>
      <w:r w:rsidRPr="00BE3340">
        <w:rPr>
          <w:spacing w:val="-14"/>
        </w:rPr>
        <w:t xml:space="preserve"> </w:t>
      </w:r>
      <w:r w:rsidRPr="00BE3340">
        <w:rPr>
          <w:spacing w:val="-6"/>
        </w:rPr>
        <w:t>Yan,</w:t>
      </w:r>
      <w:r w:rsidRPr="00BE3340">
        <w:rPr>
          <w:spacing w:val="-13"/>
        </w:rPr>
        <w:t xml:space="preserve"> </w:t>
      </w:r>
      <w:proofErr w:type="spellStart"/>
      <w:r w:rsidRPr="00BE3340">
        <w:t>Zhibin</w:t>
      </w:r>
      <w:proofErr w:type="spellEnd"/>
      <w:r w:rsidRPr="00BE3340">
        <w:rPr>
          <w:spacing w:val="-14"/>
        </w:rPr>
        <w:t xml:space="preserve"> </w:t>
      </w:r>
      <w:r w:rsidRPr="00BE3340">
        <w:t>Lin,</w:t>
      </w:r>
      <w:r w:rsidRPr="00BE3340">
        <w:rPr>
          <w:spacing w:val="-13"/>
        </w:rPr>
        <w:t xml:space="preserve"> </w:t>
      </w:r>
      <w:proofErr w:type="spellStart"/>
      <w:r w:rsidRPr="00BE3340">
        <w:t>Xingyu</w:t>
      </w:r>
      <w:proofErr w:type="spellEnd"/>
      <w:r w:rsidRPr="00BE3340">
        <w:rPr>
          <w:spacing w:val="-14"/>
        </w:rPr>
        <w:t xml:space="preserve"> </w:t>
      </w:r>
      <w:r w:rsidRPr="00BE3340">
        <w:rPr>
          <w:spacing w:val="-4"/>
        </w:rPr>
        <w:t>Wang,</w:t>
      </w:r>
      <w:r w:rsidRPr="00BE3340">
        <w:rPr>
          <w:spacing w:val="-13"/>
        </w:rPr>
        <w:t xml:space="preserve"> </w:t>
      </w:r>
      <w:proofErr w:type="spellStart"/>
      <w:r w:rsidRPr="00BE3340">
        <w:t>Fardad</w:t>
      </w:r>
      <w:proofErr w:type="spellEnd"/>
      <w:r w:rsidRPr="00BE3340">
        <w:rPr>
          <w:spacing w:val="-13"/>
        </w:rPr>
        <w:t xml:space="preserve"> </w:t>
      </w:r>
      <w:proofErr w:type="spellStart"/>
      <w:r w:rsidRPr="00BE3340">
        <w:t>Azarmi</w:t>
      </w:r>
      <w:proofErr w:type="spellEnd"/>
      <w:r w:rsidRPr="00BE3340">
        <w:t>,</w:t>
      </w:r>
      <w:r w:rsidRPr="00BE3340">
        <w:rPr>
          <w:spacing w:val="-13"/>
        </w:rPr>
        <w:t xml:space="preserve"> </w:t>
      </w:r>
      <w:r w:rsidRPr="00BE3340">
        <w:t>and</w:t>
      </w:r>
      <w:r w:rsidRPr="00BE3340">
        <w:rPr>
          <w:spacing w:val="-14"/>
        </w:rPr>
        <w:t xml:space="preserve"> </w:t>
      </w:r>
      <w:r w:rsidRPr="00BE3340">
        <w:t>Konstantin</w:t>
      </w:r>
      <w:r w:rsidRPr="00BE3340">
        <w:rPr>
          <w:spacing w:val="-14"/>
        </w:rPr>
        <w:t xml:space="preserve"> </w:t>
      </w:r>
      <w:proofErr w:type="spellStart"/>
      <w:r w:rsidRPr="00BE3340">
        <w:rPr>
          <w:spacing w:val="-3"/>
        </w:rPr>
        <w:t>Sobolev</w:t>
      </w:r>
      <w:proofErr w:type="spellEnd"/>
      <w:r w:rsidRPr="00BE3340">
        <w:rPr>
          <w:spacing w:val="-3"/>
        </w:rPr>
        <w:t>.</w:t>
      </w:r>
      <w:r w:rsidRPr="00BE3340">
        <w:t xml:space="preserve"> Evaluation</w:t>
      </w:r>
      <w:r w:rsidRPr="00BE3340">
        <w:rPr>
          <w:spacing w:val="-14"/>
        </w:rPr>
        <w:t xml:space="preserve"> </w:t>
      </w:r>
      <w:r w:rsidRPr="00BE3340">
        <w:t>and</w:t>
      </w:r>
      <w:r w:rsidRPr="00BE3340">
        <w:rPr>
          <w:spacing w:val="-13"/>
        </w:rPr>
        <w:t xml:space="preserve"> </w:t>
      </w:r>
      <w:r w:rsidRPr="00BE3340">
        <w:t>prediction of</w:t>
      </w:r>
      <w:r w:rsidRPr="00BE3340">
        <w:rPr>
          <w:spacing w:val="-7"/>
        </w:rPr>
        <w:t xml:space="preserve"> </w:t>
      </w:r>
      <w:r w:rsidRPr="00BE3340">
        <w:t>bond</w:t>
      </w:r>
      <w:r w:rsidRPr="00BE3340">
        <w:rPr>
          <w:spacing w:val="-6"/>
        </w:rPr>
        <w:t xml:space="preserve"> </w:t>
      </w:r>
      <w:r w:rsidRPr="00BE3340">
        <w:t>strength</w:t>
      </w:r>
      <w:r w:rsidRPr="00BE3340">
        <w:rPr>
          <w:spacing w:val="-6"/>
        </w:rPr>
        <w:t xml:space="preserve"> </w:t>
      </w:r>
      <w:r w:rsidRPr="00BE3340">
        <w:t>of</w:t>
      </w:r>
      <w:r w:rsidRPr="00BE3340">
        <w:rPr>
          <w:spacing w:val="-6"/>
        </w:rPr>
        <w:t xml:space="preserve"> </w:t>
      </w:r>
      <w:proofErr w:type="spellStart"/>
      <w:r w:rsidRPr="00BE3340">
        <w:t>gfrp</w:t>
      </w:r>
      <w:proofErr w:type="spellEnd"/>
      <w:r w:rsidRPr="00BE3340">
        <w:t>-bar</w:t>
      </w:r>
      <w:r w:rsidRPr="00BE3340">
        <w:rPr>
          <w:spacing w:val="-6"/>
        </w:rPr>
        <w:t xml:space="preserve"> </w:t>
      </w:r>
      <w:r w:rsidRPr="00BE3340">
        <w:t>reinforced</w:t>
      </w:r>
      <w:r w:rsidRPr="00BE3340">
        <w:rPr>
          <w:spacing w:val="-6"/>
        </w:rPr>
        <w:t xml:space="preserve"> </w:t>
      </w:r>
      <w:r w:rsidRPr="00BE3340">
        <w:t>concrete</w:t>
      </w:r>
      <w:r w:rsidRPr="00BE3340">
        <w:rPr>
          <w:spacing w:val="-6"/>
        </w:rPr>
        <w:t xml:space="preserve"> </w:t>
      </w:r>
      <w:r w:rsidRPr="00BE3340">
        <w:t>using</w:t>
      </w:r>
      <w:r w:rsidRPr="00BE3340">
        <w:rPr>
          <w:spacing w:val="-7"/>
        </w:rPr>
        <w:t xml:space="preserve"> </w:t>
      </w:r>
      <w:r w:rsidRPr="00BE3340">
        <w:t>artificial</w:t>
      </w:r>
      <w:r w:rsidRPr="00BE3340">
        <w:rPr>
          <w:spacing w:val="-6"/>
        </w:rPr>
        <w:t xml:space="preserve"> </w:t>
      </w:r>
      <w:r w:rsidRPr="00BE3340">
        <w:t>neural</w:t>
      </w:r>
      <w:r w:rsidRPr="00BE3340">
        <w:rPr>
          <w:spacing w:val="-6"/>
        </w:rPr>
        <w:t xml:space="preserve"> </w:t>
      </w:r>
      <w:r w:rsidRPr="00BE3340">
        <w:t>network</w:t>
      </w:r>
      <w:r w:rsidRPr="00BE3340">
        <w:rPr>
          <w:spacing w:val="-6"/>
        </w:rPr>
        <w:t xml:space="preserve"> </w:t>
      </w:r>
      <w:r w:rsidRPr="00BE3340">
        <w:t>optimized</w:t>
      </w:r>
      <w:r w:rsidRPr="00BE3340">
        <w:rPr>
          <w:spacing w:val="-6"/>
        </w:rPr>
        <w:t xml:space="preserve"> </w:t>
      </w:r>
      <w:r w:rsidRPr="00BE3340">
        <w:t>with</w:t>
      </w:r>
      <w:r w:rsidRPr="00BE3340">
        <w:rPr>
          <w:spacing w:val="-6"/>
        </w:rPr>
        <w:t xml:space="preserve"> </w:t>
      </w:r>
      <w:r w:rsidRPr="00BE3340">
        <w:t xml:space="preserve">genetic algorithm. </w:t>
      </w:r>
      <w:r w:rsidRPr="00BE3340">
        <w:rPr>
          <w:i/>
        </w:rPr>
        <w:t>Composite Structures</w:t>
      </w:r>
      <w:r w:rsidRPr="00BE3340">
        <w:t>, 161:441–452,</w:t>
      </w:r>
      <w:r w:rsidRPr="00BE3340">
        <w:rPr>
          <w:spacing w:val="-38"/>
        </w:rPr>
        <w:t xml:space="preserve"> </w:t>
      </w:r>
      <w:r w:rsidRPr="00BE3340">
        <w:t>2017.</w:t>
      </w:r>
    </w:p>
    <w:p w14:paraId="291AA99E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81" w:line="256" w:lineRule="auto"/>
        <w:ind w:hanging="473"/>
        <w:jc w:val="both"/>
      </w:pPr>
      <w:r w:rsidRPr="00BE3340">
        <w:t xml:space="preserve">Zaher </w:t>
      </w:r>
      <w:proofErr w:type="spellStart"/>
      <w:r w:rsidRPr="00BE3340">
        <w:t>Mundher</w:t>
      </w:r>
      <w:proofErr w:type="spellEnd"/>
      <w:r w:rsidRPr="00BE3340">
        <w:t xml:space="preserve"> </w:t>
      </w:r>
      <w:r w:rsidRPr="00BE3340">
        <w:rPr>
          <w:spacing w:val="-4"/>
        </w:rPr>
        <w:t xml:space="preserve">Yaseen, </w:t>
      </w:r>
      <w:proofErr w:type="spellStart"/>
      <w:r w:rsidRPr="00BE3340">
        <w:t>Ravinesh</w:t>
      </w:r>
      <w:proofErr w:type="spellEnd"/>
      <w:r w:rsidRPr="00BE3340">
        <w:t xml:space="preserve"> C Deo, Ameer </w:t>
      </w:r>
      <w:proofErr w:type="spellStart"/>
      <w:r w:rsidRPr="00BE3340">
        <w:t>Hilal</w:t>
      </w:r>
      <w:proofErr w:type="spellEnd"/>
      <w:r w:rsidRPr="00BE3340">
        <w:t xml:space="preserve">, Abbas M Abd, Laura Cornejo Bueno, </w:t>
      </w:r>
      <w:r w:rsidRPr="00BE3340">
        <w:rPr>
          <w:spacing w:val="-3"/>
        </w:rPr>
        <w:t xml:space="preserve">Sancho </w:t>
      </w:r>
      <w:r w:rsidRPr="00BE3340">
        <w:t xml:space="preserve">Salcedo-Sanz, and </w:t>
      </w:r>
      <w:proofErr w:type="spellStart"/>
      <w:r w:rsidRPr="00BE3340">
        <w:t>Moncef</w:t>
      </w:r>
      <w:proofErr w:type="spellEnd"/>
      <w:r w:rsidRPr="00BE3340">
        <w:t xml:space="preserve"> L </w:t>
      </w:r>
      <w:proofErr w:type="spellStart"/>
      <w:r w:rsidRPr="00BE3340">
        <w:t>Nehdi</w:t>
      </w:r>
      <w:proofErr w:type="spellEnd"/>
      <w:r w:rsidRPr="00BE3340">
        <w:t xml:space="preserve">. Predicting compressive strength of lightweight foamed concrete using extreme learning machine model. </w:t>
      </w:r>
      <w:r w:rsidRPr="00BE3340">
        <w:rPr>
          <w:i/>
        </w:rPr>
        <w:t>Advances in Engineering Software</w:t>
      </w:r>
      <w:r w:rsidRPr="00BE3340">
        <w:t>, 115:112–125,</w:t>
      </w:r>
      <w:r w:rsidRPr="00BE3340">
        <w:rPr>
          <w:spacing w:val="-26"/>
        </w:rPr>
        <w:t xml:space="preserve"> </w:t>
      </w:r>
      <w:r w:rsidRPr="00BE3340">
        <w:t>2018.</w:t>
      </w:r>
    </w:p>
    <w:p w14:paraId="7EE9DE13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proofErr w:type="spellStart"/>
      <w:r w:rsidRPr="00BE3340">
        <w:t>Kezhen</w:t>
      </w:r>
      <w:proofErr w:type="spellEnd"/>
      <w:r w:rsidRPr="00BE3340">
        <w:t xml:space="preserve"> </w:t>
      </w:r>
      <w:r w:rsidRPr="00BE3340">
        <w:rPr>
          <w:spacing w:val="-8"/>
        </w:rPr>
        <w:t xml:space="preserve">Yan </w:t>
      </w:r>
      <w:r w:rsidRPr="00BE3340">
        <w:t xml:space="preserve">and </w:t>
      </w:r>
      <w:proofErr w:type="spellStart"/>
      <w:r w:rsidRPr="00BE3340">
        <w:t>Caijun</w:t>
      </w:r>
      <w:proofErr w:type="spellEnd"/>
      <w:r w:rsidRPr="00BE3340">
        <w:t xml:space="preserve"> Shi. Prediction of elastic modulus of normal and high strength concrete by support vector machine. </w:t>
      </w:r>
      <w:r w:rsidRPr="00BE3340">
        <w:rPr>
          <w:i/>
        </w:rPr>
        <w:t>Construction and Building Materials</w:t>
      </w:r>
      <w:r w:rsidRPr="00BE3340">
        <w:t>, 24(8):1479–1485,</w:t>
      </w:r>
      <w:r w:rsidRPr="00BE3340">
        <w:rPr>
          <w:spacing w:val="-1"/>
        </w:rPr>
        <w:t xml:space="preserve"> </w:t>
      </w:r>
      <w:r w:rsidRPr="00BE3340">
        <w:t>2010.</w:t>
      </w:r>
    </w:p>
    <w:p w14:paraId="6CF96A46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proofErr w:type="spellStart"/>
      <w:r w:rsidRPr="00BE3340">
        <w:t>Jui</w:t>
      </w:r>
      <w:proofErr w:type="spellEnd"/>
      <w:r w:rsidRPr="00BE3340">
        <w:t xml:space="preserve">-Sheng Chou, </w:t>
      </w:r>
      <w:proofErr w:type="spellStart"/>
      <w:r w:rsidRPr="00BE3340">
        <w:t>Chih</w:t>
      </w:r>
      <w:proofErr w:type="spellEnd"/>
      <w:r w:rsidRPr="00BE3340">
        <w:t xml:space="preserve">-Fong Tsai, Anh-Duc Pham, and </w:t>
      </w:r>
      <w:r w:rsidRPr="00BE3340">
        <w:rPr>
          <w:spacing w:val="-4"/>
        </w:rPr>
        <w:t>Yu-</w:t>
      </w:r>
      <w:proofErr w:type="spellStart"/>
      <w:r w:rsidRPr="00BE3340">
        <w:rPr>
          <w:spacing w:val="-4"/>
        </w:rPr>
        <w:t>Hsin</w:t>
      </w:r>
      <w:proofErr w:type="spellEnd"/>
      <w:r w:rsidRPr="00BE3340">
        <w:rPr>
          <w:spacing w:val="-4"/>
        </w:rPr>
        <w:t xml:space="preserve"> </w:t>
      </w:r>
      <w:r w:rsidRPr="00BE3340">
        <w:t xml:space="preserve">Lu. Machine learning in concrete strength simulations: </w:t>
      </w:r>
      <w:proofErr w:type="gramStart"/>
      <w:r w:rsidRPr="00BE3340">
        <w:t>Multi-nation</w:t>
      </w:r>
      <w:proofErr w:type="gramEnd"/>
      <w:r w:rsidRPr="00BE3340">
        <w:t xml:space="preserve"> data analytics. </w:t>
      </w:r>
      <w:r w:rsidRPr="00BE3340">
        <w:rPr>
          <w:i/>
        </w:rPr>
        <w:t>Construction and Building Materials</w:t>
      </w:r>
      <w:r w:rsidRPr="00BE3340">
        <w:t>, 73:771–780, 2014.</w:t>
      </w:r>
    </w:p>
    <w:p w14:paraId="376EE482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>Uwe</w:t>
      </w:r>
      <w:r w:rsidRPr="00BE3340">
        <w:rPr>
          <w:spacing w:val="-8"/>
        </w:rPr>
        <w:t xml:space="preserve"> </w:t>
      </w:r>
      <w:r w:rsidRPr="00BE3340">
        <w:t>Reuter,</w:t>
      </w:r>
      <w:r w:rsidRPr="00BE3340">
        <w:rPr>
          <w:spacing w:val="-7"/>
        </w:rPr>
        <w:t xml:space="preserve"> </w:t>
      </w:r>
      <w:r w:rsidRPr="00BE3340">
        <w:t>Ahmad</w:t>
      </w:r>
      <w:r w:rsidRPr="00BE3340">
        <w:rPr>
          <w:spacing w:val="-8"/>
        </w:rPr>
        <w:t xml:space="preserve"> </w:t>
      </w:r>
      <w:r w:rsidRPr="00BE3340">
        <w:t>Sultan,</w:t>
      </w:r>
      <w:r w:rsidRPr="00BE3340">
        <w:rPr>
          <w:spacing w:val="-8"/>
        </w:rPr>
        <w:t xml:space="preserve"> </w:t>
      </w:r>
      <w:r w:rsidRPr="00BE3340">
        <w:t>and</w:t>
      </w:r>
      <w:r w:rsidRPr="00BE3340">
        <w:rPr>
          <w:spacing w:val="-8"/>
        </w:rPr>
        <w:t xml:space="preserve"> </w:t>
      </w:r>
      <w:r w:rsidRPr="00BE3340">
        <w:t>Dirk</w:t>
      </w:r>
      <w:r w:rsidRPr="00BE3340">
        <w:rPr>
          <w:spacing w:val="-8"/>
        </w:rPr>
        <w:t xml:space="preserve"> </w:t>
      </w:r>
      <w:r w:rsidRPr="00BE3340">
        <w:t>S</w:t>
      </w:r>
      <w:r w:rsidRPr="00BE3340">
        <w:rPr>
          <w:spacing w:val="-8"/>
        </w:rPr>
        <w:t xml:space="preserve"> </w:t>
      </w:r>
      <w:proofErr w:type="spellStart"/>
      <w:r w:rsidRPr="00BE3340">
        <w:t>Reischl</w:t>
      </w:r>
      <w:proofErr w:type="spellEnd"/>
      <w:r w:rsidRPr="00BE3340">
        <w:t>.</w:t>
      </w:r>
      <w:r w:rsidRPr="00BE3340">
        <w:rPr>
          <w:spacing w:val="14"/>
        </w:rPr>
        <w:t xml:space="preserve"> </w:t>
      </w:r>
      <w:r w:rsidRPr="00BE3340">
        <w:t>A</w:t>
      </w:r>
      <w:r w:rsidRPr="00BE3340">
        <w:rPr>
          <w:spacing w:val="-8"/>
        </w:rPr>
        <w:t xml:space="preserve"> </w:t>
      </w:r>
      <w:r w:rsidRPr="00BE3340">
        <w:t>comparative</w:t>
      </w:r>
      <w:r w:rsidRPr="00BE3340">
        <w:rPr>
          <w:spacing w:val="-8"/>
        </w:rPr>
        <w:t xml:space="preserve"> </w:t>
      </w:r>
      <w:r w:rsidRPr="00BE3340">
        <w:t>study</w:t>
      </w:r>
      <w:r w:rsidRPr="00BE3340">
        <w:rPr>
          <w:spacing w:val="-8"/>
        </w:rPr>
        <w:t xml:space="preserve"> </w:t>
      </w:r>
      <w:r w:rsidRPr="00BE3340">
        <w:t>of</w:t>
      </w:r>
      <w:r w:rsidRPr="00BE3340">
        <w:rPr>
          <w:spacing w:val="-7"/>
        </w:rPr>
        <w:t xml:space="preserve"> </w:t>
      </w:r>
      <w:r w:rsidRPr="00BE3340">
        <w:t>machine</w:t>
      </w:r>
      <w:r w:rsidRPr="00BE3340">
        <w:rPr>
          <w:spacing w:val="-8"/>
        </w:rPr>
        <w:t xml:space="preserve"> </w:t>
      </w:r>
      <w:r w:rsidRPr="00BE3340">
        <w:t>learning</w:t>
      </w:r>
      <w:r w:rsidRPr="00BE3340">
        <w:rPr>
          <w:spacing w:val="-8"/>
        </w:rPr>
        <w:t xml:space="preserve"> </w:t>
      </w:r>
      <w:r w:rsidRPr="00BE3340">
        <w:t xml:space="preserve">approaches for modeling concrete failure surfaces. </w:t>
      </w:r>
      <w:r w:rsidRPr="00BE3340">
        <w:rPr>
          <w:i/>
        </w:rPr>
        <w:t>Advances in Engineering Software</w:t>
      </w:r>
      <w:r w:rsidRPr="00BE3340">
        <w:t>, 116:67–79,</w:t>
      </w:r>
      <w:r w:rsidRPr="00BE3340">
        <w:rPr>
          <w:spacing w:val="-18"/>
        </w:rPr>
        <w:t xml:space="preserve"> </w:t>
      </w:r>
      <w:r w:rsidRPr="00BE3340">
        <w:t>2018.</w:t>
      </w:r>
    </w:p>
    <w:p w14:paraId="34412A6A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proofErr w:type="spellStart"/>
      <w:r w:rsidRPr="00BE3340">
        <w:t>Jafar</w:t>
      </w:r>
      <w:proofErr w:type="spellEnd"/>
      <w:r w:rsidRPr="00BE3340">
        <w:t xml:space="preserve"> </w:t>
      </w:r>
      <w:proofErr w:type="spellStart"/>
      <w:r w:rsidRPr="00BE3340">
        <w:t>Sobhani</w:t>
      </w:r>
      <w:proofErr w:type="spellEnd"/>
      <w:r w:rsidRPr="00BE3340">
        <w:t xml:space="preserve">, </w:t>
      </w:r>
      <w:proofErr w:type="spellStart"/>
      <w:r w:rsidRPr="00BE3340">
        <w:t>Meysam</w:t>
      </w:r>
      <w:proofErr w:type="spellEnd"/>
      <w:r w:rsidRPr="00BE3340">
        <w:t xml:space="preserve"> </w:t>
      </w:r>
      <w:proofErr w:type="spellStart"/>
      <w:r w:rsidRPr="00BE3340">
        <w:t>Najimi</w:t>
      </w:r>
      <w:proofErr w:type="spellEnd"/>
      <w:r w:rsidRPr="00BE3340">
        <w:t xml:space="preserve">, Ali Reza </w:t>
      </w:r>
      <w:proofErr w:type="spellStart"/>
      <w:r w:rsidRPr="00BE3340">
        <w:t>Pourkhorshidi</w:t>
      </w:r>
      <w:proofErr w:type="spellEnd"/>
      <w:r w:rsidRPr="00BE3340">
        <w:t xml:space="preserve">, and </w:t>
      </w:r>
      <w:proofErr w:type="spellStart"/>
      <w:r w:rsidRPr="00BE3340">
        <w:rPr>
          <w:spacing w:val="-3"/>
        </w:rPr>
        <w:t>Tayebeh</w:t>
      </w:r>
      <w:proofErr w:type="spellEnd"/>
      <w:r w:rsidRPr="00BE3340">
        <w:rPr>
          <w:spacing w:val="-3"/>
        </w:rPr>
        <w:t xml:space="preserve"> </w:t>
      </w:r>
      <w:proofErr w:type="spellStart"/>
      <w:r w:rsidRPr="00BE3340">
        <w:t>Parhizkar</w:t>
      </w:r>
      <w:proofErr w:type="spellEnd"/>
      <w:r w:rsidRPr="00BE3340">
        <w:t xml:space="preserve">. Prediction of the compressive strength of no-slump concrete: A comparative study of regression, neural network </w:t>
      </w:r>
      <w:r w:rsidRPr="00BE3340">
        <w:rPr>
          <w:spacing w:val="-4"/>
        </w:rPr>
        <w:t xml:space="preserve">and </w:t>
      </w:r>
      <w:proofErr w:type="spellStart"/>
      <w:r w:rsidRPr="00BE3340">
        <w:t>anfis</w:t>
      </w:r>
      <w:proofErr w:type="spellEnd"/>
      <w:r w:rsidRPr="00BE3340">
        <w:t xml:space="preserve"> models. </w:t>
      </w:r>
      <w:r w:rsidRPr="00BE3340">
        <w:rPr>
          <w:i/>
        </w:rPr>
        <w:t>Construction and Building Materials</w:t>
      </w:r>
      <w:r w:rsidRPr="00BE3340">
        <w:t>, 24(5):709–718,</w:t>
      </w:r>
      <w:r w:rsidRPr="00BE3340">
        <w:rPr>
          <w:spacing w:val="8"/>
        </w:rPr>
        <w:t xml:space="preserve"> </w:t>
      </w:r>
      <w:r w:rsidRPr="00BE3340">
        <w:t>2010.</w:t>
      </w:r>
    </w:p>
    <w:p w14:paraId="43050085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 xml:space="preserve">Behzad </w:t>
      </w:r>
      <w:proofErr w:type="spellStart"/>
      <w:r w:rsidRPr="00BE3340">
        <w:t>Abounia</w:t>
      </w:r>
      <w:proofErr w:type="spellEnd"/>
      <w:r w:rsidRPr="00BE3340">
        <w:t xml:space="preserve"> </w:t>
      </w:r>
      <w:proofErr w:type="spellStart"/>
      <w:r w:rsidRPr="00BE3340">
        <w:t>Omran</w:t>
      </w:r>
      <w:proofErr w:type="spellEnd"/>
      <w:r w:rsidRPr="00BE3340">
        <w:t xml:space="preserve">, Qian Chen, and </w:t>
      </w:r>
      <w:proofErr w:type="spellStart"/>
      <w:r w:rsidRPr="00BE3340">
        <w:t>Ruoyu</w:t>
      </w:r>
      <w:proofErr w:type="spellEnd"/>
      <w:r w:rsidRPr="00BE3340">
        <w:t xml:space="preserve"> </w:t>
      </w:r>
      <w:proofErr w:type="spellStart"/>
      <w:r w:rsidRPr="00BE3340">
        <w:t>Jin</w:t>
      </w:r>
      <w:proofErr w:type="spellEnd"/>
      <w:r w:rsidRPr="00BE3340">
        <w:t xml:space="preserve">. Comparison of data mining techniques for pre- </w:t>
      </w:r>
      <w:proofErr w:type="spellStart"/>
      <w:r w:rsidRPr="00BE3340">
        <w:t>dicting</w:t>
      </w:r>
      <w:proofErr w:type="spellEnd"/>
      <w:r w:rsidRPr="00BE3340">
        <w:t xml:space="preserve"> compressive strength of environmentally friendly concrete. </w:t>
      </w:r>
      <w:r w:rsidRPr="00BE3340">
        <w:rPr>
          <w:i/>
        </w:rPr>
        <w:t>Journal of Computing in Civil Engineering</w:t>
      </w:r>
      <w:r w:rsidRPr="00BE3340">
        <w:t>, 30(6):04016029,</w:t>
      </w:r>
      <w:r w:rsidRPr="00BE3340">
        <w:rPr>
          <w:spacing w:val="-3"/>
        </w:rPr>
        <w:t xml:space="preserve"> </w:t>
      </w:r>
      <w:r w:rsidRPr="00BE3340">
        <w:t>2016.</w:t>
      </w:r>
    </w:p>
    <w:p w14:paraId="31F1CA41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proofErr w:type="spellStart"/>
      <w:r w:rsidRPr="00BE3340">
        <w:t>Luthfi</w:t>
      </w:r>
      <w:proofErr w:type="spellEnd"/>
      <w:r w:rsidRPr="00BE3340">
        <w:t xml:space="preserve"> Muhammad </w:t>
      </w:r>
      <w:proofErr w:type="spellStart"/>
      <w:r w:rsidRPr="00BE3340">
        <w:t>Mauludin</w:t>
      </w:r>
      <w:proofErr w:type="spellEnd"/>
      <w:r w:rsidRPr="00BE3340">
        <w:t xml:space="preserve"> and </w:t>
      </w:r>
      <w:proofErr w:type="spellStart"/>
      <w:r w:rsidRPr="00BE3340">
        <w:t>Chahmi</w:t>
      </w:r>
      <w:proofErr w:type="spellEnd"/>
      <w:r w:rsidRPr="00BE3340">
        <w:t xml:space="preserve"> </w:t>
      </w:r>
      <w:proofErr w:type="spellStart"/>
      <w:r w:rsidRPr="00BE3340">
        <w:t>Oucif</w:t>
      </w:r>
      <w:proofErr w:type="spellEnd"/>
      <w:r w:rsidRPr="00BE3340">
        <w:t xml:space="preserve">. Modeling of self-healing concrete: A </w:t>
      </w:r>
      <w:r w:rsidRPr="00BE3340">
        <w:rPr>
          <w:spacing w:val="-4"/>
        </w:rPr>
        <w:t xml:space="preserve">review. </w:t>
      </w:r>
      <w:r w:rsidRPr="00BE3340">
        <w:rPr>
          <w:i/>
          <w:spacing w:val="-3"/>
        </w:rPr>
        <w:t xml:space="preserve">Jour- </w:t>
      </w:r>
      <w:proofErr w:type="spellStart"/>
      <w:r w:rsidRPr="00BE3340">
        <w:rPr>
          <w:i/>
        </w:rPr>
        <w:t>nal</w:t>
      </w:r>
      <w:proofErr w:type="spellEnd"/>
      <w:r w:rsidRPr="00BE3340">
        <w:rPr>
          <w:i/>
        </w:rPr>
        <w:t xml:space="preserve"> of Applied and Computational Mechanics</w:t>
      </w:r>
      <w:r w:rsidRPr="00BE3340">
        <w:t>, 5(Special Issue: Computational Methods for Material Failure):526–539,</w:t>
      </w:r>
      <w:r w:rsidRPr="00BE3340">
        <w:rPr>
          <w:spacing w:val="-2"/>
        </w:rPr>
        <w:t xml:space="preserve"> </w:t>
      </w:r>
      <w:r w:rsidRPr="00BE3340">
        <w:t>2019.</w:t>
      </w:r>
    </w:p>
    <w:p w14:paraId="23E8F496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81" w:line="256" w:lineRule="auto"/>
        <w:ind w:hanging="473"/>
        <w:jc w:val="both"/>
      </w:pPr>
      <w:proofErr w:type="spellStart"/>
      <w:r w:rsidRPr="00BE3340">
        <w:t>Xiaoying</w:t>
      </w:r>
      <w:proofErr w:type="spellEnd"/>
      <w:r w:rsidRPr="00BE3340">
        <w:t xml:space="preserve"> Zhuang and Shuai Zhou. The prediction of self-healing capacity of bacteria-based concrete using machine learning approaches. </w:t>
      </w:r>
      <w:r w:rsidRPr="00BE3340">
        <w:rPr>
          <w:i/>
        </w:rPr>
        <w:t xml:space="preserve">Computers, Materials &amp; Continua 59 (2019), </w:t>
      </w:r>
      <w:r w:rsidRPr="00BE3340">
        <w:rPr>
          <w:i/>
          <w:spacing w:val="-9"/>
        </w:rPr>
        <w:t xml:space="preserve">Nr. </w:t>
      </w:r>
      <w:r w:rsidRPr="00BE3340">
        <w:rPr>
          <w:i/>
        </w:rPr>
        <w:t>1</w:t>
      </w:r>
      <w:r w:rsidRPr="00BE3340">
        <w:t>,</w:t>
      </w:r>
      <w:r w:rsidRPr="00BE3340">
        <w:rPr>
          <w:spacing w:val="-11"/>
        </w:rPr>
        <w:t xml:space="preserve"> </w:t>
      </w:r>
      <w:r w:rsidRPr="00BE3340">
        <w:t>2019.</w:t>
      </w:r>
    </w:p>
    <w:p w14:paraId="3AFBD138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rPr>
          <w:spacing w:val="-3"/>
        </w:rPr>
        <w:t xml:space="preserve">Wenjun </w:t>
      </w:r>
      <w:r w:rsidRPr="00BE3340">
        <w:rPr>
          <w:spacing w:val="-4"/>
        </w:rPr>
        <w:t xml:space="preserve">Wang, </w:t>
      </w:r>
      <w:r w:rsidRPr="00BE3340">
        <w:t xml:space="preserve">Nicolette G Moreau, </w:t>
      </w:r>
      <w:proofErr w:type="spellStart"/>
      <w:r w:rsidRPr="00BE3340">
        <w:t>Yingfang</w:t>
      </w:r>
      <w:proofErr w:type="spellEnd"/>
      <w:r w:rsidRPr="00BE3340">
        <w:t xml:space="preserve"> </w:t>
      </w:r>
      <w:r w:rsidRPr="00BE3340">
        <w:rPr>
          <w:spacing w:val="-5"/>
        </w:rPr>
        <w:t xml:space="preserve">Yuan, </w:t>
      </w:r>
      <w:r w:rsidRPr="00BE3340">
        <w:t xml:space="preserve">Paul R Race, and </w:t>
      </w:r>
      <w:r w:rsidRPr="00BE3340">
        <w:rPr>
          <w:spacing w:val="-6"/>
        </w:rPr>
        <w:t xml:space="preserve">Wei </w:t>
      </w:r>
      <w:r w:rsidRPr="00BE3340">
        <w:t xml:space="preserve">Pang. </w:t>
      </w:r>
      <w:r w:rsidRPr="00BE3340">
        <w:rPr>
          <w:spacing w:val="-4"/>
        </w:rPr>
        <w:t xml:space="preserve">Towards </w:t>
      </w:r>
      <w:r w:rsidRPr="00BE3340">
        <w:t xml:space="preserve">machine learning approaches for predicting the self-healing efficiency of materials. </w:t>
      </w:r>
      <w:r w:rsidRPr="00BE3340">
        <w:rPr>
          <w:i/>
        </w:rPr>
        <w:t>Computational Materials Science</w:t>
      </w:r>
      <w:r w:rsidRPr="00BE3340">
        <w:t>, 168:180–187,</w:t>
      </w:r>
      <w:r w:rsidRPr="00BE3340">
        <w:rPr>
          <w:spacing w:val="-3"/>
        </w:rPr>
        <w:t xml:space="preserve"> </w:t>
      </w:r>
      <w:r w:rsidRPr="00BE3340">
        <w:t>2019.</w:t>
      </w:r>
    </w:p>
    <w:p w14:paraId="69962A0E" w14:textId="77777777" w:rsidR="00B40315" w:rsidRPr="00A97774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>M</w:t>
      </w:r>
      <w:r w:rsidRPr="00BE3340">
        <w:rPr>
          <w:spacing w:val="-16"/>
        </w:rPr>
        <w:t xml:space="preserve"> </w:t>
      </w:r>
      <w:r w:rsidRPr="00BE3340">
        <w:t>Chaitanya,</w:t>
      </w:r>
      <w:r w:rsidRPr="00BE3340">
        <w:rPr>
          <w:spacing w:val="-13"/>
        </w:rPr>
        <w:t xml:space="preserve"> </w:t>
      </w:r>
      <w:r w:rsidRPr="00BE3340">
        <w:t>P</w:t>
      </w:r>
      <w:r w:rsidRPr="00BE3340">
        <w:rPr>
          <w:spacing w:val="-15"/>
        </w:rPr>
        <w:t xml:space="preserve"> </w:t>
      </w:r>
      <w:r w:rsidRPr="00BE3340">
        <w:t>Manikandan,</w:t>
      </w:r>
      <w:r w:rsidRPr="00BE3340">
        <w:rPr>
          <w:spacing w:val="-13"/>
        </w:rPr>
        <w:t xml:space="preserve"> </w:t>
      </w:r>
      <w:r w:rsidRPr="00BE3340">
        <w:t>V</w:t>
      </w:r>
      <w:r w:rsidRPr="00BE3340">
        <w:rPr>
          <w:spacing w:val="-15"/>
        </w:rPr>
        <w:t xml:space="preserve"> </w:t>
      </w:r>
      <w:r w:rsidRPr="00BE3340">
        <w:t>Prem</w:t>
      </w:r>
      <w:r w:rsidRPr="00BE3340">
        <w:rPr>
          <w:spacing w:val="-15"/>
        </w:rPr>
        <w:t xml:space="preserve"> </w:t>
      </w:r>
      <w:r w:rsidRPr="00BE3340">
        <w:rPr>
          <w:spacing w:val="-3"/>
        </w:rPr>
        <w:t>Kumar,</w:t>
      </w:r>
      <w:r w:rsidRPr="00BE3340">
        <w:rPr>
          <w:spacing w:val="-13"/>
        </w:rPr>
        <w:t xml:space="preserve"> </w:t>
      </w:r>
      <w:r w:rsidRPr="00BE3340">
        <w:t>S</w:t>
      </w:r>
      <w:r w:rsidRPr="00BE3340">
        <w:rPr>
          <w:spacing w:val="-15"/>
        </w:rPr>
        <w:t xml:space="preserve"> </w:t>
      </w:r>
      <w:proofErr w:type="spellStart"/>
      <w:r w:rsidRPr="00BE3340">
        <w:t>Elavenil</w:t>
      </w:r>
      <w:proofErr w:type="spellEnd"/>
      <w:r w:rsidRPr="00BE3340">
        <w:t>,</w:t>
      </w:r>
      <w:r w:rsidRPr="00BE3340">
        <w:rPr>
          <w:spacing w:val="-14"/>
        </w:rPr>
        <w:t xml:space="preserve"> </w:t>
      </w:r>
      <w:r w:rsidRPr="00BE3340">
        <w:t>and</w:t>
      </w:r>
      <w:r w:rsidRPr="00BE3340">
        <w:rPr>
          <w:spacing w:val="-15"/>
        </w:rPr>
        <w:t xml:space="preserve"> </w:t>
      </w:r>
      <w:r w:rsidRPr="00BE3340">
        <w:t>V</w:t>
      </w:r>
      <w:r w:rsidRPr="00BE3340">
        <w:rPr>
          <w:spacing w:val="-15"/>
        </w:rPr>
        <w:t xml:space="preserve"> </w:t>
      </w:r>
      <w:proofErr w:type="spellStart"/>
      <w:r w:rsidRPr="00BE3340">
        <w:rPr>
          <w:spacing w:val="-4"/>
        </w:rPr>
        <w:t>Vasugi</w:t>
      </w:r>
      <w:proofErr w:type="spellEnd"/>
      <w:r w:rsidRPr="00BE3340">
        <w:rPr>
          <w:spacing w:val="-4"/>
        </w:rPr>
        <w:t>.</w:t>
      </w:r>
      <w:r w:rsidRPr="00BE3340">
        <w:rPr>
          <w:spacing w:val="-3"/>
        </w:rPr>
        <w:t xml:space="preserve"> </w:t>
      </w:r>
      <w:r w:rsidRPr="00BE3340">
        <w:t>Prediction</w:t>
      </w:r>
      <w:r w:rsidRPr="00BE3340">
        <w:rPr>
          <w:spacing w:val="-15"/>
        </w:rPr>
        <w:t xml:space="preserve"> </w:t>
      </w:r>
      <w:r w:rsidRPr="00BE3340">
        <w:t>of</w:t>
      </w:r>
      <w:r w:rsidRPr="00BE3340">
        <w:rPr>
          <w:spacing w:val="-15"/>
        </w:rPr>
        <w:t xml:space="preserve"> </w:t>
      </w:r>
      <w:r w:rsidRPr="00BE3340">
        <w:t>self-healing</w:t>
      </w:r>
      <w:r w:rsidRPr="00BE3340">
        <w:rPr>
          <w:spacing w:val="-15"/>
        </w:rPr>
        <w:t xml:space="preserve"> </w:t>
      </w:r>
      <w:r w:rsidRPr="00BE3340">
        <w:t xml:space="preserve">char- </w:t>
      </w:r>
      <w:proofErr w:type="spellStart"/>
      <w:r w:rsidRPr="00BE3340">
        <w:t>acteristics</w:t>
      </w:r>
      <w:proofErr w:type="spellEnd"/>
      <w:r w:rsidRPr="00BE3340">
        <w:rPr>
          <w:spacing w:val="-12"/>
        </w:rPr>
        <w:t xml:space="preserve"> </w:t>
      </w:r>
      <w:r w:rsidRPr="00BE3340">
        <w:t>of</w:t>
      </w:r>
      <w:r w:rsidRPr="00BE3340">
        <w:rPr>
          <w:spacing w:val="-11"/>
        </w:rPr>
        <w:t xml:space="preserve"> </w:t>
      </w:r>
      <w:proofErr w:type="spellStart"/>
      <w:r w:rsidRPr="00BE3340">
        <w:t>ggbs</w:t>
      </w:r>
      <w:proofErr w:type="spellEnd"/>
      <w:r w:rsidRPr="00BE3340">
        <w:rPr>
          <w:spacing w:val="-11"/>
        </w:rPr>
        <w:t xml:space="preserve"> </w:t>
      </w:r>
      <w:r w:rsidRPr="00BE3340">
        <w:t>admixed</w:t>
      </w:r>
      <w:r w:rsidRPr="00BE3340">
        <w:rPr>
          <w:spacing w:val="-12"/>
        </w:rPr>
        <w:t xml:space="preserve"> </w:t>
      </w:r>
      <w:r w:rsidRPr="00BE3340">
        <w:t>concrete</w:t>
      </w:r>
      <w:r w:rsidRPr="00BE3340">
        <w:rPr>
          <w:spacing w:val="-11"/>
        </w:rPr>
        <w:t xml:space="preserve"> </w:t>
      </w:r>
      <w:r w:rsidRPr="00BE3340">
        <w:t>using</w:t>
      </w:r>
      <w:r w:rsidRPr="00BE3340">
        <w:rPr>
          <w:spacing w:val="-11"/>
        </w:rPr>
        <w:t xml:space="preserve"> </w:t>
      </w:r>
      <w:r w:rsidRPr="00BE3340">
        <w:t>artificial</w:t>
      </w:r>
      <w:r w:rsidRPr="00BE3340">
        <w:rPr>
          <w:spacing w:val="-11"/>
        </w:rPr>
        <w:t xml:space="preserve"> </w:t>
      </w:r>
      <w:r w:rsidRPr="00BE3340">
        <w:t>neural</w:t>
      </w:r>
      <w:r w:rsidRPr="00BE3340">
        <w:rPr>
          <w:spacing w:val="-12"/>
        </w:rPr>
        <w:t xml:space="preserve"> </w:t>
      </w:r>
      <w:r w:rsidRPr="00BE3340">
        <w:t>network.</w:t>
      </w:r>
      <w:r w:rsidRPr="00BE3340">
        <w:rPr>
          <w:spacing w:val="7"/>
        </w:rPr>
        <w:t xml:space="preserve"> </w:t>
      </w:r>
      <w:r w:rsidRPr="00BE3340">
        <w:t>In</w:t>
      </w:r>
      <w:r w:rsidRPr="00BE3340">
        <w:rPr>
          <w:spacing w:val="-11"/>
        </w:rPr>
        <w:t xml:space="preserve"> </w:t>
      </w:r>
      <w:r w:rsidRPr="00BE3340">
        <w:rPr>
          <w:i/>
        </w:rPr>
        <w:t>Journal</w:t>
      </w:r>
      <w:r w:rsidRPr="00BE3340">
        <w:rPr>
          <w:i/>
          <w:spacing w:val="-12"/>
        </w:rPr>
        <w:t xml:space="preserve"> </w:t>
      </w:r>
      <w:r w:rsidRPr="00BE3340">
        <w:rPr>
          <w:i/>
        </w:rPr>
        <w:t>of</w:t>
      </w:r>
      <w:r w:rsidRPr="00BE3340">
        <w:rPr>
          <w:i/>
          <w:spacing w:val="-11"/>
        </w:rPr>
        <w:t xml:space="preserve"> </w:t>
      </w:r>
      <w:r w:rsidRPr="00BE3340">
        <w:rPr>
          <w:i/>
        </w:rPr>
        <w:t>Physics:</w:t>
      </w:r>
      <w:r w:rsidRPr="00BE3340">
        <w:rPr>
          <w:i/>
          <w:spacing w:val="2"/>
        </w:rPr>
        <w:t xml:space="preserve"> </w:t>
      </w:r>
      <w:r w:rsidRPr="00BE3340">
        <w:rPr>
          <w:i/>
        </w:rPr>
        <w:t>Conference Series</w:t>
      </w:r>
      <w:r w:rsidRPr="00BE3340">
        <w:t>, volume 1716, page 012019. IOP Publishing,</w:t>
      </w:r>
      <w:r w:rsidRPr="00BE3340">
        <w:rPr>
          <w:spacing w:val="-11"/>
        </w:rPr>
        <w:t xml:space="preserve"> </w:t>
      </w:r>
      <w:commentRangeStart w:id="2981"/>
      <w:r w:rsidRPr="00BE3340">
        <w:t>2020</w:t>
      </w:r>
      <w:commentRangeEnd w:id="2981"/>
      <w:r w:rsidR="00CC1ACA" w:rsidRPr="00BE3340">
        <w:rPr>
          <w:rStyle w:val="CommentReference"/>
        </w:rPr>
        <w:commentReference w:id="2981"/>
      </w:r>
      <w:r w:rsidRPr="00BE3340">
        <w:t>.</w:t>
      </w:r>
    </w:p>
    <w:p w14:paraId="40D85DB0" w14:textId="77777777" w:rsidR="00B40315" w:rsidRPr="00BE3340" w:rsidRDefault="00B40315">
      <w:pPr>
        <w:spacing w:line="256" w:lineRule="auto"/>
        <w:jc w:val="both"/>
        <w:sectPr w:rsidR="00B40315" w:rsidRPr="00BE3340">
          <w:pgSz w:w="12240" w:h="15840"/>
          <w:pgMar w:top="1360" w:right="820" w:bottom="720" w:left="1300" w:header="0" w:footer="538" w:gutter="0"/>
          <w:cols w:space="720"/>
        </w:sectPr>
      </w:pPr>
    </w:p>
    <w:p w14:paraId="478EF36B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71" w:line="256" w:lineRule="auto"/>
        <w:ind w:hanging="473"/>
        <w:jc w:val="both"/>
      </w:pPr>
      <w:r w:rsidRPr="00BE3340">
        <w:lastRenderedPageBreak/>
        <w:t xml:space="preserve">John </w:t>
      </w:r>
      <w:proofErr w:type="spellStart"/>
      <w:r w:rsidRPr="00BE3340">
        <w:t>Neter</w:t>
      </w:r>
      <w:proofErr w:type="spellEnd"/>
      <w:r w:rsidRPr="00BE3340">
        <w:t xml:space="preserve">, Michael H Kutner, Christopher J </w:t>
      </w:r>
      <w:proofErr w:type="spellStart"/>
      <w:r w:rsidRPr="00BE3340">
        <w:t>Nachtsheim</w:t>
      </w:r>
      <w:proofErr w:type="spellEnd"/>
      <w:r w:rsidRPr="00BE3340">
        <w:t xml:space="preserve">, and William Wasserman. </w:t>
      </w:r>
      <w:r w:rsidRPr="00BE3340">
        <w:rPr>
          <w:i/>
        </w:rPr>
        <w:t>Applied linear statistical models</w:t>
      </w:r>
      <w:r w:rsidRPr="00BE3340">
        <w:t>, volume 4. Irwin Chicago,</w:t>
      </w:r>
      <w:r w:rsidRPr="00BE3340">
        <w:rPr>
          <w:spacing w:val="15"/>
        </w:rPr>
        <w:t xml:space="preserve"> </w:t>
      </w:r>
      <w:r w:rsidRPr="00BE3340">
        <w:t>1996.</w:t>
      </w:r>
    </w:p>
    <w:p w14:paraId="521D187A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 xml:space="preserve">Corinna Cortes and Vladimir </w:t>
      </w:r>
      <w:proofErr w:type="spellStart"/>
      <w:r w:rsidRPr="00BE3340">
        <w:rPr>
          <w:spacing w:val="-4"/>
        </w:rPr>
        <w:t>Vapnik</w:t>
      </w:r>
      <w:proofErr w:type="spellEnd"/>
      <w:r w:rsidRPr="00BE3340">
        <w:rPr>
          <w:spacing w:val="-4"/>
        </w:rPr>
        <w:t xml:space="preserve">. </w:t>
      </w:r>
      <w:r w:rsidRPr="00BE3340">
        <w:t xml:space="preserve">Support-vector networks. </w:t>
      </w:r>
      <w:r w:rsidRPr="00BE3340">
        <w:rPr>
          <w:i/>
        </w:rPr>
        <w:t>Machine learning</w:t>
      </w:r>
      <w:r w:rsidRPr="00BE3340">
        <w:t>, 20(3):273–297, 1995.</w:t>
      </w:r>
    </w:p>
    <w:p w14:paraId="4140DA89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 xml:space="preserve">Vladimir </w:t>
      </w:r>
      <w:proofErr w:type="spellStart"/>
      <w:r w:rsidRPr="00BE3340">
        <w:t>Naumovich</w:t>
      </w:r>
      <w:proofErr w:type="spellEnd"/>
      <w:r w:rsidRPr="00BE3340">
        <w:t xml:space="preserve"> </w:t>
      </w:r>
      <w:proofErr w:type="spellStart"/>
      <w:r w:rsidRPr="00BE3340">
        <w:rPr>
          <w:spacing w:val="-4"/>
        </w:rPr>
        <w:t>Vapnik</w:t>
      </w:r>
      <w:proofErr w:type="spellEnd"/>
      <w:r w:rsidRPr="00BE3340">
        <w:rPr>
          <w:spacing w:val="-4"/>
        </w:rPr>
        <w:t xml:space="preserve">. </w:t>
      </w:r>
      <w:r w:rsidRPr="00BE3340">
        <w:t xml:space="preserve">An overview of statistical learning </w:t>
      </w:r>
      <w:r w:rsidRPr="00BE3340">
        <w:rPr>
          <w:spacing w:val="-3"/>
        </w:rPr>
        <w:t xml:space="preserve">theory. </w:t>
      </w:r>
      <w:r w:rsidRPr="00BE3340">
        <w:rPr>
          <w:i/>
        </w:rPr>
        <w:t>IEEE transactions on neural networks</w:t>
      </w:r>
      <w:r w:rsidRPr="00BE3340">
        <w:t>, 10(5):988–999,</w:t>
      </w:r>
      <w:r w:rsidRPr="00BE3340">
        <w:rPr>
          <w:spacing w:val="-3"/>
        </w:rPr>
        <w:t xml:space="preserve"> </w:t>
      </w:r>
      <w:r w:rsidRPr="00BE3340">
        <w:t>1999.</w:t>
      </w:r>
    </w:p>
    <w:p w14:paraId="700C87EB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>Xu</w:t>
      </w:r>
      <w:r w:rsidRPr="00BE3340">
        <w:rPr>
          <w:spacing w:val="-11"/>
        </w:rPr>
        <w:t xml:space="preserve"> </w:t>
      </w:r>
      <w:proofErr w:type="spellStart"/>
      <w:r w:rsidRPr="00BE3340">
        <w:t>Juncai</w:t>
      </w:r>
      <w:proofErr w:type="spellEnd"/>
      <w:r w:rsidRPr="00BE3340">
        <w:t>,</w:t>
      </w:r>
      <w:r w:rsidRPr="00BE3340">
        <w:rPr>
          <w:spacing w:val="-10"/>
        </w:rPr>
        <w:t xml:space="preserve"> </w:t>
      </w:r>
      <w:r w:rsidRPr="00BE3340">
        <w:t>Ren</w:t>
      </w:r>
      <w:r w:rsidRPr="00BE3340">
        <w:rPr>
          <w:spacing w:val="-10"/>
        </w:rPr>
        <w:t xml:space="preserve"> </w:t>
      </w:r>
      <w:proofErr w:type="spellStart"/>
      <w:r w:rsidRPr="00BE3340">
        <w:t>Qingwen</w:t>
      </w:r>
      <w:proofErr w:type="spellEnd"/>
      <w:r w:rsidRPr="00BE3340">
        <w:t>,</w:t>
      </w:r>
      <w:r w:rsidRPr="00BE3340">
        <w:rPr>
          <w:spacing w:val="-10"/>
        </w:rPr>
        <w:t xml:space="preserve"> </w:t>
      </w:r>
      <w:r w:rsidRPr="00BE3340">
        <w:t>and</w:t>
      </w:r>
      <w:r w:rsidRPr="00BE3340">
        <w:rPr>
          <w:spacing w:val="-10"/>
        </w:rPr>
        <w:t xml:space="preserve"> </w:t>
      </w:r>
      <w:r w:rsidRPr="00BE3340">
        <w:t>Shen</w:t>
      </w:r>
      <w:r w:rsidRPr="00BE3340">
        <w:rPr>
          <w:spacing w:val="-11"/>
        </w:rPr>
        <w:t xml:space="preserve"> </w:t>
      </w:r>
      <w:proofErr w:type="spellStart"/>
      <w:r w:rsidRPr="00BE3340">
        <w:t>Zhenzhong</w:t>
      </w:r>
      <w:proofErr w:type="spellEnd"/>
      <w:r w:rsidRPr="00BE3340">
        <w:t>.</w:t>
      </w:r>
      <w:r w:rsidRPr="00BE3340">
        <w:rPr>
          <w:spacing w:val="6"/>
        </w:rPr>
        <w:t xml:space="preserve"> </w:t>
      </w:r>
      <w:r w:rsidRPr="00BE3340">
        <w:t>Prediction</w:t>
      </w:r>
      <w:r w:rsidRPr="00BE3340">
        <w:rPr>
          <w:spacing w:val="-11"/>
        </w:rPr>
        <w:t xml:space="preserve"> </w:t>
      </w:r>
      <w:r w:rsidRPr="00BE3340">
        <w:t>of</w:t>
      </w:r>
      <w:r w:rsidRPr="00BE3340">
        <w:rPr>
          <w:spacing w:val="-10"/>
        </w:rPr>
        <w:t xml:space="preserve"> </w:t>
      </w:r>
      <w:r w:rsidRPr="00BE3340">
        <w:t>the</w:t>
      </w:r>
      <w:r w:rsidRPr="00BE3340">
        <w:rPr>
          <w:spacing w:val="-11"/>
        </w:rPr>
        <w:t xml:space="preserve"> </w:t>
      </w:r>
      <w:r w:rsidRPr="00BE3340">
        <w:t>strength</w:t>
      </w:r>
      <w:r w:rsidRPr="00BE3340">
        <w:rPr>
          <w:spacing w:val="-10"/>
        </w:rPr>
        <w:t xml:space="preserve"> </w:t>
      </w:r>
      <w:r w:rsidRPr="00BE3340">
        <w:t>of</w:t>
      </w:r>
      <w:r w:rsidRPr="00BE3340">
        <w:rPr>
          <w:spacing w:val="-11"/>
        </w:rPr>
        <w:t xml:space="preserve"> </w:t>
      </w:r>
      <w:r w:rsidRPr="00BE3340">
        <w:t>concrete</w:t>
      </w:r>
      <w:r w:rsidRPr="00BE3340">
        <w:rPr>
          <w:spacing w:val="-11"/>
        </w:rPr>
        <w:t xml:space="preserve"> </w:t>
      </w:r>
      <w:r w:rsidRPr="00BE3340">
        <w:t>radiation</w:t>
      </w:r>
      <w:r w:rsidRPr="00BE3340">
        <w:rPr>
          <w:spacing w:val="-10"/>
        </w:rPr>
        <w:t xml:space="preserve"> </w:t>
      </w:r>
      <w:r w:rsidRPr="00BE3340">
        <w:t xml:space="preserve">shield- </w:t>
      </w:r>
      <w:proofErr w:type="spellStart"/>
      <w:r w:rsidRPr="00BE3340">
        <w:t>ing</w:t>
      </w:r>
      <w:proofErr w:type="spellEnd"/>
      <w:r w:rsidRPr="00BE3340">
        <w:t xml:space="preserve"> based on ls-</w:t>
      </w:r>
      <w:proofErr w:type="spellStart"/>
      <w:r w:rsidRPr="00BE3340">
        <w:t>svm</w:t>
      </w:r>
      <w:proofErr w:type="spellEnd"/>
      <w:r w:rsidRPr="00BE3340">
        <w:t xml:space="preserve">. </w:t>
      </w:r>
      <w:r w:rsidRPr="00BE3340">
        <w:rPr>
          <w:i/>
        </w:rPr>
        <w:t>Annals of nuclear energy</w:t>
      </w:r>
      <w:r w:rsidRPr="00BE3340">
        <w:t>, 85:296–300,</w:t>
      </w:r>
      <w:r w:rsidRPr="00BE3340">
        <w:rPr>
          <w:spacing w:val="7"/>
        </w:rPr>
        <w:t xml:space="preserve"> </w:t>
      </w:r>
      <w:r w:rsidRPr="00BE3340">
        <w:t>2015.</w:t>
      </w:r>
    </w:p>
    <w:p w14:paraId="2BC72D85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79" w:line="256" w:lineRule="auto"/>
        <w:ind w:hanging="473"/>
        <w:jc w:val="both"/>
      </w:pPr>
      <w:r w:rsidRPr="00BE3340">
        <w:t xml:space="preserve">Johan AK </w:t>
      </w:r>
      <w:proofErr w:type="spellStart"/>
      <w:r w:rsidRPr="00BE3340">
        <w:t>Suykens</w:t>
      </w:r>
      <w:proofErr w:type="spellEnd"/>
      <w:r w:rsidRPr="00BE3340">
        <w:t xml:space="preserve"> and </w:t>
      </w:r>
      <w:proofErr w:type="spellStart"/>
      <w:r w:rsidRPr="00BE3340">
        <w:t>Joos</w:t>
      </w:r>
      <w:proofErr w:type="spellEnd"/>
      <w:r w:rsidRPr="00BE3340">
        <w:t xml:space="preserve"> </w:t>
      </w:r>
      <w:proofErr w:type="spellStart"/>
      <w:r w:rsidRPr="00BE3340">
        <w:rPr>
          <w:spacing w:val="-4"/>
        </w:rPr>
        <w:t>Vandewalle</w:t>
      </w:r>
      <w:proofErr w:type="spellEnd"/>
      <w:r w:rsidRPr="00BE3340">
        <w:rPr>
          <w:spacing w:val="-4"/>
        </w:rPr>
        <w:t xml:space="preserve">. </w:t>
      </w:r>
      <w:r w:rsidRPr="00BE3340">
        <w:t xml:space="preserve">Least squares support vector machine classifiers. </w:t>
      </w:r>
      <w:r w:rsidRPr="00BE3340">
        <w:rPr>
          <w:i/>
        </w:rPr>
        <w:t>Neural processing letters</w:t>
      </w:r>
      <w:r w:rsidRPr="00BE3340">
        <w:t>, 9(3):293–300,</w:t>
      </w:r>
      <w:r w:rsidRPr="00BE3340">
        <w:rPr>
          <w:spacing w:val="-5"/>
        </w:rPr>
        <w:t xml:space="preserve"> </w:t>
      </w:r>
      <w:r w:rsidRPr="00BE3340">
        <w:t>1999.</w:t>
      </w:r>
    </w:p>
    <w:p w14:paraId="132A1791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proofErr w:type="spellStart"/>
      <w:r w:rsidRPr="00BE3340">
        <w:rPr>
          <w:spacing w:val="-4"/>
        </w:rPr>
        <w:t>Yankun</w:t>
      </w:r>
      <w:proofErr w:type="spellEnd"/>
      <w:r w:rsidRPr="00BE3340">
        <w:rPr>
          <w:spacing w:val="-4"/>
        </w:rPr>
        <w:t xml:space="preserve"> </w:t>
      </w:r>
      <w:r w:rsidRPr="00BE3340">
        <w:t xml:space="preserve">Li, </w:t>
      </w:r>
      <w:proofErr w:type="spellStart"/>
      <w:r w:rsidRPr="00BE3340">
        <w:t>Xueguang</w:t>
      </w:r>
      <w:proofErr w:type="spellEnd"/>
      <w:r w:rsidRPr="00BE3340">
        <w:t xml:space="preserve"> Shao, and </w:t>
      </w:r>
      <w:proofErr w:type="spellStart"/>
      <w:r w:rsidRPr="00BE3340">
        <w:rPr>
          <w:spacing w:val="-3"/>
        </w:rPr>
        <w:t>Wensheng</w:t>
      </w:r>
      <w:proofErr w:type="spellEnd"/>
      <w:r w:rsidRPr="00BE3340">
        <w:rPr>
          <w:spacing w:val="-3"/>
        </w:rPr>
        <w:t xml:space="preserve"> </w:t>
      </w:r>
      <w:r w:rsidRPr="00BE3340">
        <w:t xml:space="preserve">Cai. A consensus least squares support vector </w:t>
      </w:r>
      <w:r w:rsidRPr="00BE3340">
        <w:rPr>
          <w:spacing w:val="-3"/>
        </w:rPr>
        <w:t xml:space="preserve">regression </w:t>
      </w:r>
      <w:r w:rsidRPr="00BE3340">
        <w:t>(ls-</w:t>
      </w:r>
      <w:proofErr w:type="spellStart"/>
      <w:r w:rsidRPr="00BE3340">
        <w:t>svr</w:t>
      </w:r>
      <w:proofErr w:type="spellEnd"/>
      <w:r w:rsidRPr="00BE3340">
        <w:t xml:space="preserve">) for analysis of near-infrared spectra of plant samples. </w:t>
      </w:r>
      <w:proofErr w:type="spellStart"/>
      <w:r w:rsidRPr="00BE3340">
        <w:rPr>
          <w:i/>
          <w:spacing w:val="-3"/>
        </w:rPr>
        <w:t>Talanta</w:t>
      </w:r>
      <w:proofErr w:type="spellEnd"/>
      <w:r w:rsidRPr="00BE3340">
        <w:rPr>
          <w:spacing w:val="-3"/>
        </w:rPr>
        <w:t xml:space="preserve">, </w:t>
      </w:r>
      <w:r w:rsidRPr="00BE3340">
        <w:t>72(1):217–222,</w:t>
      </w:r>
      <w:r w:rsidRPr="00BE3340">
        <w:rPr>
          <w:spacing w:val="-11"/>
        </w:rPr>
        <w:t xml:space="preserve"> </w:t>
      </w:r>
      <w:r w:rsidRPr="00BE3340">
        <w:t>2007.</w:t>
      </w:r>
    </w:p>
    <w:p w14:paraId="50D6DDC2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 xml:space="preserve">SF Fang, MP </w:t>
      </w:r>
      <w:r w:rsidRPr="00BE3340">
        <w:rPr>
          <w:spacing w:val="-4"/>
        </w:rPr>
        <w:t xml:space="preserve">Wang, </w:t>
      </w:r>
      <w:r w:rsidRPr="00BE3340">
        <w:t xml:space="preserve">WH Qi, and F Zheng. Hybrid genetic algorithms and support vector regression in forecasting atmospheric corrosion of metallic materials. </w:t>
      </w:r>
      <w:r w:rsidRPr="00BE3340">
        <w:rPr>
          <w:i/>
        </w:rPr>
        <w:t>Computational Materials Science</w:t>
      </w:r>
      <w:r w:rsidRPr="00BE3340">
        <w:t xml:space="preserve">, </w:t>
      </w:r>
      <w:r w:rsidRPr="00BE3340">
        <w:rPr>
          <w:spacing w:val="-3"/>
        </w:rPr>
        <w:t xml:space="preserve">44(2): </w:t>
      </w:r>
      <w:r w:rsidRPr="00BE3340">
        <w:t>647–655,</w:t>
      </w:r>
      <w:r w:rsidRPr="00BE3340">
        <w:rPr>
          <w:spacing w:val="-2"/>
        </w:rPr>
        <w:t xml:space="preserve"> </w:t>
      </w:r>
      <w:r w:rsidRPr="00BE3340">
        <w:t>2008.</w:t>
      </w:r>
    </w:p>
    <w:p w14:paraId="5E062B46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81" w:line="256" w:lineRule="auto"/>
        <w:ind w:hanging="473"/>
        <w:jc w:val="both"/>
      </w:pPr>
      <w:r w:rsidRPr="00BE3340">
        <w:t xml:space="preserve">P </w:t>
      </w:r>
      <w:proofErr w:type="spellStart"/>
      <w:r w:rsidRPr="00BE3340">
        <w:rPr>
          <w:spacing w:val="-4"/>
        </w:rPr>
        <w:t>Yuvaraj</w:t>
      </w:r>
      <w:proofErr w:type="spellEnd"/>
      <w:r w:rsidRPr="00BE3340">
        <w:rPr>
          <w:spacing w:val="-4"/>
        </w:rPr>
        <w:t xml:space="preserve">, </w:t>
      </w:r>
      <w:r w:rsidRPr="00BE3340">
        <w:t xml:space="preserve">A Ramachandra </w:t>
      </w:r>
      <w:r w:rsidRPr="00BE3340">
        <w:rPr>
          <w:spacing w:val="-3"/>
        </w:rPr>
        <w:t xml:space="preserve">Murthy, </w:t>
      </w:r>
      <w:r w:rsidRPr="00BE3340">
        <w:t xml:space="preserve">Nagesh R </w:t>
      </w:r>
      <w:proofErr w:type="spellStart"/>
      <w:r w:rsidRPr="00BE3340">
        <w:t>Iyer</w:t>
      </w:r>
      <w:proofErr w:type="spellEnd"/>
      <w:r w:rsidRPr="00BE3340">
        <w:t xml:space="preserve">, SK </w:t>
      </w:r>
      <w:proofErr w:type="spellStart"/>
      <w:r w:rsidRPr="00BE3340">
        <w:t>Sekar</w:t>
      </w:r>
      <w:proofErr w:type="spellEnd"/>
      <w:r w:rsidRPr="00BE3340">
        <w:t xml:space="preserve">, and </w:t>
      </w:r>
      <w:proofErr w:type="spellStart"/>
      <w:r w:rsidRPr="00BE3340">
        <w:t>Pijush</w:t>
      </w:r>
      <w:proofErr w:type="spellEnd"/>
      <w:r w:rsidRPr="00BE3340">
        <w:t xml:space="preserve"> Samui. Support vector </w:t>
      </w:r>
      <w:proofErr w:type="gramStart"/>
      <w:r w:rsidRPr="00BE3340">
        <w:t>regression based</w:t>
      </w:r>
      <w:proofErr w:type="gramEnd"/>
      <w:r w:rsidRPr="00BE3340">
        <w:t xml:space="preserve"> models to predict fracture characteristics of high strength and </w:t>
      </w:r>
      <w:proofErr w:type="spellStart"/>
      <w:r w:rsidRPr="00BE3340">
        <w:t>ultra high</w:t>
      </w:r>
      <w:proofErr w:type="spellEnd"/>
      <w:r w:rsidRPr="00BE3340">
        <w:t xml:space="preserve"> strength concrete beams. </w:t>
      </w:r>
      <w:r w:rsidRPr="00BE3340">
        <w:rPr>
          <w:i/>
        </w:rPr>
        <w:t>Engineering fracture mechanics</w:t>
      </w:r>
      <w:r w:rsidRPr="00BE3340">
        <w:t>, 98:29–43,</w:t>
      </w:r>
      <w:r w:rsidRPr="00BE3340">
        <w:rPr>
          <w:spacing w:val="11"/>
        </w:rPr>
        <w:t xml:space="preserve"> </w:t>
      </w:r>
      <w:r w:rsidRPr="00BE3340">
        <w:t>2013.</w:t>
      </w:r>
    </w:p>
    <w:p w14:paraId="2DB7076E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rPr>
          <w:w w:val="99"/>
        </w:rPr>
        <w:t>Al</w:t>
      </w:r>
      <w:r w:rsidRPr="00BE3340">
        <w:rPr>
          <w:spacing w:val="-4"/>
          <w:w w:val="99"/>
        </w:rPr>
        <w:t>e</w:t>
      </w:r>
      <w:r w:rsidRPr="00BE3340">
        <w:rPr>
          <w:w w:val="99"/>
        </w:rPr>
        <w:t>x</w:t>
      </w:r>
      <w:r w:rsidRPr="00BE3340">
        <w:rPr>
          <w:spacing w:val="-1"/>
        </w:rPr>
        <w:t xml:space="preserve"> </w:t>
      </w:r>
      <w:r w:rsidRPr="00BE3340">
        <w:rPr>
          <w:w w:val="99"/>
        </w:rPr>
        <w:t>J</w:t>
      </w:r>
      <w:r w:rsidRPr="00BE3340">
        <w:rPr>
          <w:spacing w:val="-1"/>
        </w:rPr>
        <w:t xml:space="preserve"> </w:t>
      </w:r>
      <w:proofErr w:type="spellStart"/>
      <w:r w:rsidRPr="00BE3340">
        <w:rPr>
          <w:w w:val="99"/>
        </w:rPr>
        <w:t>Smola</w:t>
      </w:r>
      <w:proofErr w:type="spellEnd"/>
      <w:r w:rsidRPr="00BE3340">
        <w:rPr>
          <w:spacing w:val="-1"/>
        </w:rPr>
        <w:t xml:space="preserve"> </w:t>
      </w:r>
      <w:r w:rsidRPr="00BE3340">
        <w:rPr>
          <w:w w:val="99"/>
        </w:rPr>
        <w:t>and</w:t>
      </w:r>
      <w:r w:rsidRPr="00BE3340">
        <w:rPr>
          <w:spacing w:val="-1"/>
        </w:rPr>
        <w:t xml:space="preserve"> </w:t>
      </w:r>
      <w:r w:rsidRPr="00BE3340">
        <w:rPr>
          <w:w w:val="99"/>
        </w:rPr>
        <w:t>Bernhard</w:t>
      </w:r>
      <w:r w:rsidRPr="00BE3340">
        <w:rPr>
          <w:spacing w:val="-1"/>
        </w:rPr>
        <w:t xml:space="preserve"> </w:t>
      </w:r>
      <w:proofErr w:type="spellStart"/>
      <w:r w:rsidRPr="00BE3340">
        <w:rPr>
          <w:w w:val="99"/>
        </w:rPr>
        <w:t>Sc</w:t>
      </w:r>
      <w:r w:rsidRPr="00BE3340">
        <w:rPr>
          <w:spacing w:val="-1"/>
          <w:w w:val="99"/>
        </w:rPr>
        <w:t>h</w:t>
      </w:r>
      <w:r w:rsidRPr="00BE3340">
        <w:rPr>
          <w:spacing w:val="-91"/>
          <w:w w:val="99"/>
        </w:rPr>
        <w:t>o</w:t>
      </w:r>
      <w:r w:rsidRPr="00BE3340">
        <w:rPr>
          <w:spacing w:val="18"/>
          <w:w w:val="99"/>
        </w:rPr>
        <w:t>¨</w:t>
      </w:r>
      <w:r w:rsidRPr="00BE3340">
        <w:rPr>
          <w:w w:val="99"/>
        </w:rPr>
        <w:t>l</w:t>
      </w:r>
      <w:r w:rsidRPr="00BE3340">
        <w:rPr>
          <w:spacing w:val="-3"/>
          <w:w w:val="99"/>
        </w:rPr>
        <w:t>k</w:t>
      </w:r>
      <w:r w:rsidRPr="00BE3340">
        <w:rPr>
          <w:w w:val="99"/>
        </w:rPr>
        <w:t>opf</w:t>
      </w:r>
      <w:proofErr w:type="spellEnd"/>
      <w:r w:rsidRPr="00BE3340">
        <w:rPr>
          <w:w w:val="99"/>
        </w:rPr>
        <w:t>.</w:t>
      </w:r>
      <w:r w:rsidRPr="00BE3340">
        <w:rPr>
          <w:spacing w:val="23"/>
        </w:rPr>
        <w:t xml:space="preserve"> </w:t>
      </w:r>
      <w:r w:rsidRPr="00BE3340">
        <w:rPr>
          <w:w w:val="99"/>
        </w:rPr>
        <w:t>A</w:t>
      </w:r>
      <w:r w:rsidRPr="00BE3340">
        <w:rPr>
          <w:spacing w:val="-1"/>
        </w:rPr>
        <w:t xml:space="preserve"> </w:t>
      </w:r>
      <w:r w:rsidRPr="00BE3340">
        <w:rPr>
          <w:w w:val="99"/>
        </w:rPr>
        <w:t>tutorial</w:t>
      </w:r>
      <w:r w:rsidRPr="00BE3340">
        <w:rPr>
          <w:spacing w:val="-1"/>
        </w:rPr>
        <w:t xml:space="preserve"> </w:t>
      </w:r>
      <w:r w:rsidRPr="00BE3340">
        <w:rPr>
          <w:w w:val="99"/>
        </w:rPr>
        <w:t>on</w:t>
      </w:r>
      <w:r w:rsidRPr="00BE3340">
        <w:rPr>
          <w:spacing w:val="-1"/>
        </w:rPr>
        <w:t xml:space="preserve"> </w:t>
      </w:r>
      <w:r w:rsidRPr="00BE3340">
        <w:rPr>
          <w:w w:val="99"/>
        </w:rPr>
        <w:t>support</w:t>
      </w:r>
      <w:r w:rsidRPr="00BE3340">
        <w:rPr>
          <w:spacing w:val="-1"/>
        </w:rPr>
        <w:t xml:space="preserve"> </w:t>
      </w:r>
      <w:r w:rsidRPr="00BE3340">
        <w:rPr>
          <w:spacing w:val="-4"/>
          <w:w w:val="99"/>
        </w:rPr>
        <w:t>v</w:t>
      </w:r>
      <w:r w:rsidRPr="00BE3340">
        <w:rPr>
          <w:w w:val="99"/>
        </w:rPr>
        <w:t>ector</w:t>
      </w:r>
      <w:r w:rsidRPr="00BE3340">
        <w:rPr>
          <w:spacing w:val="-1"/>
        </w:rPr>
        <w:t xml:space="preserve"> </w:t>
      </w:r>
      <w:r w:rsidRPr="00BE3340">
        <w:rPr>
          <w:w w:val="99"/>
        </w:rPr>
        <w:t>r</w:t>
      </w:r>
      <w:r w:rsidRPr="00BE3340">
        <w:rPr>
          <w:spacing w:val="-4"/>
          <w:w w:val="99"/>
        </w:rPr>
        <w:t>e</w:t>
      </w:r>
      <w:r w:rsidRPr="00BE3340">
        <w:rPr>
          <w:w w:val="99"/>
        </w:rPr>
        <w:t>gression.</w:t>
      </w:r>
      <w:r w:rsidRPr="00BE3340">
        <w:rPr>
          <w:spacing w:val="23"/>
        </w:rPr>
        <w:t xml:space="preserve"> </w:t>
      </w:r>
      <w:r w:rsidRPr="00BE3340">
        <w:rPr>
          <w:i/>
          <w:w w:val="99"/>
        </w:rPr>
        <w:t>Statistics</w:t>
      </w:r>
      <w:r w:rsidRPr="00BE3340">
        <w:rPr>
          <w:i/>
          <w:spacing w:val="-1"/>
        </w:rPr>
        <w:t xml:space="preserve"> </w:t>
      </w:r>
      <w:r w:rsidRPr="00BE3340">
        <w:rPr>
          <w:i/>
          <w:w w:val="99"/>
        </w:rPr>
        <w:t>and</w:t>
      </w:r>
      <w:r w:rsidRPr="00BE3340">
        <w:rPr>
          <w:i/>
          <w:spacing w:val="-1"/>
        </w:rPr>
        <w:t xml:space="preserve"> </w:t>
      </w:r>
      <w:proofErr w:type="spellStart"/>
      <w:r w:rsidRPr="00BE3340">
        <w:rPr>
          <w:i/>
          <w:w w:val="99"/>
        </w:rPr>
        <w:t>comput</w:t>
      </w:r>
      <w:proofErr w:type="spellEnd"/>
      <w:r w:rsidRPr="00BE3340">
        <w:rPr>
          <w:i/>
          <w:w w:val="99"/>
        </w:rPr>
        <w:t xml:space="preserve">- </w:t>
      </w:r>
      <w:proofErr w:type="spellStart"/>
      <w:r w:rsidRPr="00BE3340">
        <w:rPr>
          <w:i/>
        </w:rPr>
        <w:t>ing</w:t>
      </w:r>
      <w:proofErr w:type="spellEnd"/>
      <w:r w:rsidRPr="00BE3340">
        <w:t>, 14(3):199–222,</w:t>
      </w:r>
      <w:r w:rsidRPr="00BE3340">
        <w:rPr>
          <w:spacing w:val="-3"/>
        </w:rPr>
        <w:t xml:space="preserve"> </w:t>
      </w:r>
      <w:r w:rsidRPr="00BE3340">
        <w:t>2004.</w:t>
      </w:r>
    </w:p>
    <w:p w14:paraId="61A4C91F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 xml:space="preserve">Abhijit Mukherjee and Sudip Nag Biswas. Artificial neural networks in prediction of mechanical behavior of concrete at high temperature. </w:t>
      </w:r>
      <w:r w:rsidRPr="00BE3340">
        <w:rPr>
          <w:i/>
        </w:rPr>
        <w:t>Nuclear engineering and design</w:t>
      </w:r>
      <w:r w:rsidRPr="00BE3340">
        <w:t>, 178(1):1–11,</w:t>
      </w:r>
      <w:r w:rsidRPr="00BE3340">
        <w:rPr>
          <w:spacing w:val="-20"/>
        </w:rPr>
        <w:t xml:space="preserve"> </w:t>
      </w:r>
      <w:r w:rsidRPr="00BE3340">
        <w:t>1997.</w:t>
      </w:r>
    </w:p>
    <w:p w14:paraId="09C49304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proofErr w:type="spellStart"/>
      <w:r w:rsidRPr="00BE3340">
        <w:t>Hosein</w:t>
      </w:r>
      <w:proofErr w:type="spellEnd"/>
      <w:r w:rsidRPr="00BE3340">
        <w:rPr>
          <w:spacing w:val="-8"/>
        </w:rPr>
        <w:t xml:space="preserve"> </w:t>
      </w:r>
      <w:proofErr w:type="spellStart"/>
      <w:r w:rsidRPr="00BE3340">
        <w:t>Naderpour</w:t>
      </w:r>
      <w:proofErr w:type="spellEnd"/>
      <w:r w:rsidRPr="00BE3340">
        <w:t>,</w:t>
      </w:r>
      <w:r w:rsidRPr="00BE3340">
        <w:rPr>
          <w:spacing w:val="-7"/>
        </w:rPr>
        <w:t xml:space="preserve"> </w:t>
      </w:r>
      <w:r w:rsidRPr="00BE3340">
        <w:t>Amir</w:t>
      </w:r>
      <w:r w:rsidRPr="00BE3340">
        <w:rPr>
          <w:spacing w:val="-7"/>
        </w:rPr>
        <w:t xml:space="preserve"> </w:t>
      </w:r>
      <w:r w:rsidRPr="00BE3340">
        <w:t>Hossein</w:t>
      </w:r>
      <w:r w:rsidRPr="00BE3340">
        <w:rPr>
          <w:spacing w:val="-8"/>
        </w:rPr>
        <w:t xml:space="preserve"> </w:t>
      </w:r>
      <w:proofErr w:type="spellStart"/>
      <w:r w:rsidRPr="00BE3340">
        <w:t>Rafiean</w:t>
      </w:r>
      <w:proofErr w:type="spellEnd"/>
      <w:r w:rsidRPr="00BE3340">
        <w:t>,</w:t>
      </w:r>
      <w:r w:rsidRPr="00BE3340">
        <w:rPr>
          <w:spacing w:val="-7"/>
        </w:rPr>
        <w:t xml:space="preserve"> </w:t>
      </w:r>
      <w:r w:rsidRPr="00BE3340">
        <w:t>and</w:t>
      </w:r>
      <w:r w:rsidRPr="00BE3340">
        <w:rPr>
          <w:spacing w:val="-7"/>
        </w:rPr>
        <w:t xml:space="preserve"> </w:t>
      </w:r>
      <w:proofErr w:type="spellStart"/>
      <w:r w:rsidRPr="00BE3340">
        <w:t>Pouyan</w:t>
      </w:r>
      <w:proofErr w:type="spellEnd"/>
      <w:r w:rsidRPr="00BE3340">
        <w:rPr>
          <w:spacing w:val="-7"/>
        </w:rPr>
        <w:t xml:space="preserve"> </w:t>
      </w:r>
      <w:proofErr w:type="spellStart"/>
      <w:r w:rsidRPr="00BE3340">
        <w:t>Fakharian</w:t>
      </w:r>
      <w:proofErr w:type="spellEnd"/>
      <w:r w:rsidRPr="00BE3340">
        <w:t>.</w:t>
      </w:r>
      <w:r w:rsidRPr="00BE3340">
        <w:rPr>
          <w:spacing w:val="17"/>
        </w:rPr>
        <w:t xml:space="preserve"> </w:t>
      </w:r>
      <w:r w:rsidRPr="00BE3340">
        <w:t>Compressive</w:t>
      </w:r>
      <w:r w:rsidRPr="00BE3340">
        <w:rPr>
          <w:spacing w:val="-8"/>
        </w:rPr>
        <w:t xml:space="preserve"> </w:t>
      </w:r>
      <w:r w:rsidRPr="00BE3340">
        <w:t>strength</w:t>
      </w:r>
      <w:r w:rsidRPr="00BE3340">
        <w:rPr>
          <w:spacing w:val="-6"/>
        </w:rPr>
        <w:t xml:space="preserve"> </w:t>
      </w:r>
      <w:r w:rsidRPr="00BE3340">
        <w:t>prediction</w:t>
      </w:r>
      <w:r w:rsidRPr="00BE3340">
        <w:rPr>
          <w:spacing w:val="-8"/>
        </w:rPr>
        <w:t xml:space="preserve"> </w:t>
      </w:r>
      <w:r w:rsidRPr="00BE3340">
        <w:t xml:space="preserve">of environmentally friendly concrete using artificial neural networks. </w:t>
      </w:r>
      <w:r w:rsidRPr="00BE3340">
        <w:rPr>
          <w:i/>
        </w:rPr>
        <w:t>Journal of Building Engineering</w:t>
      </w:r>
      <w:r w:rsidRPr="00BE3340">
        <w:t>, 16:213–219,</w:t>
      </w:r>
      <w:r w:rsidRPr="00BE3340">
        <w:rPr>
          <w:spacing w:val="-2"/>
        </w:rPr>
        <w:t xml:space="preserve"> </w:t>
      </w:r>
      <w:r w:rsidRPr="00BE3340">
        <w:t>2018.</w:t>
      </w:r>
    </w:p>
    <w:p w14:paraId="5548B161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ind w:right="0" w:hanging="473"/>
        <w:jc w:val="left"/>
      </w:pPr>
      <w:r w:rsidRPr="00BE3340">
        <w:t xml:space="preserve">Leo </w:t>
      </w:r>
      <w:proofErr w:type="spellStart"/>
      <w:r w:rsidRPr="00BE3340">
        <w:t>Breiman</w:t>
      </w:r>
      <w:proofErr w:type="spellEnd"/>
      <w:r w:rsidRPr="00BE3340">
        <w:t xml:space="preserve">. </w:t>
      </w:r>
      <w:r w:rsidRPr="00BE3340">
        <w:rPr>
          <w:i/>
        </w:rPr>
        <w:t xml:space="preserve">Classification and </w:t>
      </w:r>
      <w:r w:rsidRPr="00BE3340">
        <w:rPr>
          <w:i/>
          <w:spacing w:val="-3"/>
        </w:rPr>
        <w:t xml:space="preserve">regression </w:t>
      </w:r>
      <w:r w:rsidRPr="00BE3340">
        <w:rPr>
          <w:i/>
        </w:rPr>
        <w:t>trees</w:t>
      </w:r>
      <w:r w:rsidRPr="00BE3340">
        <w:t>.</w:t>
      </w:r>
      <w:r w:rsidRPr="00BE3340">
        <w:rPr>
          <w:spacing w:val="-15"/>
        </w:rPr>
        <w:t xml:space="preserve"> </w:t>
      </w:r>
      <w:r w:rsidRPr="00BE3340">
        <w:t>2017.</w:t>
      </w:r>
    </w:p>
    <w:p w14:paraId="60C9C787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97" w:line="256" w:lineRule="auto"/>
        <w:ind w:hanging="473"/>
        <w:jc w:val="both"/>
      </w:pPr>
      <w:r w:rsidRPr="00BE3340">
        <w:t xml:space="preserve">S Dan and P </w:t>
      </w:r>
      <w:proofErr w:type="spellStart"/>
      <w:r w:rsidRPr="00BE3340">
        <w:t>Colla</w:t>
      </w:r>
      <w:proofErr w:type="spellEnd"/>
      <w:r w:rsidRPr="00BE3340">
        <w:t xml:space="preserve">. Cart: Tree-structured non-parametric data analysis. </w:t>
      </w:r>
      <w:r w:rsidRPr="00BE3340">
        <w:rPr>
          <w:i/>
        </w:rPr>
        <w:t xml:space="preserve">Salford Systems, San </w:t>
      </w:r>
      <w:r w:rsidRPr="00BE3340">
        <w:rPr>
          <w:i/>
          <w:spacing w:val="-4"/>
        </w:rPr>
        <w:t xml:space="preserve">Diego, </w:t>
      </w:r>
      <w:r w:rsidRPr="00BE3340">
        <w:rPr>
          <w:i/>
        </w:rPr>
        <w:t>CA</w:t>
      </w:r>
      <w:r w:rsidRPr="00BE3340">
        <w:t>,</w:t>
      </w:r>
      <w:r w:rsidRPr="00BE3340">
        <w:rPr>
          <w:spacing w:val="-2"/>
        </w:rPr>
        <w:t xml:space="preserve"> </w:t>
      </w:r>
      <w:r w:rsidRPr="00BE3340">
        <w:t>1995.</w:t>
      </w:r>
    </w:p>
    <w:p w14:paraId="37F87876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 xml:space="preserve">R Put, C Perrin, F </w:t>
      </w:r>
      <w:proofErr w:type="spellStart"/>
      <w:r w:rsidRPr="00BE3340">
        <w:t>Questier</w:t>
      </w:r>
      <w:proofErr w:type="spellEnd"/>
      <w:r w:rsidRPr="00BE3340">
        <w:t xml:space="preserve">, D </w:t>
      </w:r>
      <w:proofErr w:type="spellStart"/>
      <w:r w:rsidRPr="00BE3340">
        <w:t>Coomans</w:t>
      </w:r>
      <w:proofErr w:type="spellEnd"/>
      <w:r w:rsidRPr="00BE3340">
        <w:t xml:space="preserve">, DL </w:t>
      </w:r>
      <w:proofErr w:type="spellStart"/>
      <w:r w:rsidRPr="00BE3340">
        <w:t>Massart</w:t>
      </w:r>
      <w:proofErr w:type="spellEnd"/>
      <w:r w:rsidRPr="00BE3340">
        <w:t xml:space="preserve">, and Y </w:t>
      </w:r>
      <w:r w:rsidRPr="00BE3340">
        <w:rPr>
          <w:spacing w:val="-5"/>
        </w:rPr>
        <w:t xml:space="preserve">Vander </w:t>
      </w:r>
      <w:proofErr w:type="spellStart"/>
      <w:r w:rsidRPr="00BE3340">
        <w:t>Heyden</w:t>
      </w:r>
      <w:proofErr w:type="spellEnd"/>
      <w:r w:rsidRPr="00BE3340">
        <w:t>. Classification and regression</w:t>
      </w:r>
      <w:r w:rsidRPr="00BE3340">
        <w:rPr>
          <w:spacing w:val="-8"/>
        </w:rPr>
        <w:t xml:space="preserve"> </w:t>
      </w:r>
      <w:r w:rsidRPr="00BE3340">
        <w:t>tree</w:t>
      </w:r>
      <w:r w:rsidRPr="00BE3340">
        <w:rPr>
          <w:spacing w:val="-7"/>
        </w:rPr>
        <w:t xml:space="preserve"> </w:t>
      </w:r>
      <w:r w:rsidRPr="00BE3340">
        <w:t>analysis</w:t>
      </w:r>
      <w:r w:rsidRPr="00BE3340">
        <w:rPr>
          <w:spacing w:val="-7"/>
        </w:rPr>
        <w:t xml:space="preserve"> </w:t>
      </w:r>
      <w:r w:rsidRPr="00BE3340">
        <w:t>for</w:t>
      </w:r>
      <w:r w:rsidRPr="00BE3340">
        <w:rPr>
          <w:spacing w:val="-8"/>
        </w:rPr>
        <w:t xml:space="preserve"> </w:t>
      </w:r>
      <w:r w:rsidRPr="00BE3340">
        <w:t>molecular</w:t>
      </w:r>
      <w:r w:rsidRPr="00BE3340">
        <w:rPr>
          <w:spacing w:val="-7"/>
        </w:rPr>
        <w:t xml:space="preserve"> </w:t>
      </w:r>
      <w:r w:rsidRPr="00BE3340">
        <w:t>descriptor</w:t>
      </w:r>
      <w:r w:rsidRPr="00BE3340">
        <w:rPr>
          <w:spacing w:val="-7"/>
        </w:rPr>
        <w:t xml:space="preserve"> </w:t>
      </w:r>
      <w:r w:rsidRPr="00BE3340">
        <w:t>selection</w:t>
      </w:r>
      <w:r w:rsidRPr="00BE3340">
        <w:rPr>
          <w:spacing w:val="-7"/>
        </w:rPr>
        <w:t xml:space="preserve"> </w:t>
      </w:r>
      <w:r w:rsidRPr="00BE3340">
        <w:t>and</w:t>
      </w:r>
      <w:r w:rsidRPr="00BE3340">
        <w:rPr>
          <w:spacing w:val="-8"/>
        </w:rPr>
        <w:t xml:space="preserve"> </w:t>
      </w:r>
      <w:r w:rsidRPr="00BE3340">
        <w:t>retention</w:t>
      </w:r>
      <w:r w:rsidRPr="00BE3340">
        <w:rPr>
          <w:spacing w:val="-7"/>
        </w:rPr>
        <w:t xml:space="preserve"> </w:t>
      </w:r>
      <w:r w:rsidRPr="00BE3340">
        <w:t>prediction</w:t>
      </w:r>
      <w:r w:rsidRPr="00BE3340">
        <w:rPr>
          <w:spacing w:val="-7"/>
        </w:rPr>
        <w:t xml:space="preserve"> </w:t>
      </w:r>
      <w:r w:rsidRPr="00BE3340">
        <w:t>in</w:t>
      </w:r>
      <w:r w:rsidRPr="00BE3340">
        <w:rPr>
          <w:spacing w:val="-7"/>
        </w:rPr>
        <w:t xml:space="preserve"> </w:t>
      </w:r>
      <w:r w:rsidRPr="00BE3340">
        <w:t xml:space="preserve">chromatographic quantitative structure–retention relationship studies. </w:t>
      </w:r>
      <w:r w:rsidRPr="00BE3340">
        <w:rPr>
          <w:i/>
        </w:rPr>
        <w:t>Journal of Chromatography A</w:t>
      </w:r>
      <w:r w:rsidRPr="00BE3340">
        <w:t>, 988(2):261–276, 2003.</w:t>
      </w:r>
    </w:p>
    <w:p w14:paraId="5232085B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81" w:line="256" w:lineRule="auto"/>
        <w:ind w:hanging="473"/>
        <w:jc w:val="both"/>
      </w:pPr>
      <w:proofErr w:type="spellStart"/>
      <w:r w:rsidRPr="00BE3340">
        <w:t>Dimitrios</w:t>
      </w:r>
      <w:proofErr w:type="spellEnd"/>
      <w:r w:rsidRPr="00BE3340">
        <w:t xml:space="preserve"> </w:t>
      </w:r>
      <w:proofErr w:type="spellStart"/>
      <w:r w:rsidRPr="00BE3340">
        <w:t>Frosyniotis</w:t>
      </w:r>
      <w:proofErr w:type="spellEnd"/>
      <w:r w:rsidRPr="00BE3340">
        <w:t xml:space="preserve">, Andreas </w:t>
      </w:r>
      <w:proofErr w:type="spellStart"/>
      <w:r w:rsidRPr="00BE3340">
        <w:t>Stafylopatis</w:t>
      </w:r>
      <w:proofErr w:type="spellEnd"/>
      <w:r w:rsidRPr="00BE3340">
        <w:t xml:space="preserve">, and </w:t>
      </w:r>
      <w:proofErr w:type="spellStart"/>
      <w:r w:rsidRPr="00BE3340">
        <w:t>Aristidis</w:t>
      </w:r>
      <w:proofErr w:type="spellEnd"/>
      <w:r w:rsidRPr="00BE3340">
        <w:t xml:space="preserve"> </w:t>
      </w:r>
      <w:proofErr w:type="spellStart"/>
      <w:r w:rsidRPr="00BE3340">
        <w:t>Likas</w:t>
      </w:r>
      <w:proofErr w:type="spellEnd"/>
      <w:r w:rsidRPr="00BE3340">
        <w:t xml:space="preserve">. A divide-and-conquer method </w:t>
      </w:r>
      <w:r w:rsidRPr="00BE3340">
        <w:rPr>
          <w:spacing w:val="-4"/>
        </w:rPr>
        <w:t xml:space="preserve">for </w:t>
      </w:r>
      <w:r w:rsidRPr="00BE3340">
        <w:t xml:space="preserve">multi-net classifiers. </w:t>
      </w:r>
      <w:r w:rsidRPr="00BE3340">
        <w:rPr>
          <w:i/>
          <w:spacing w:val="-3"/>
        </w:rPr>
        <w:t xml:space="preserve">Pattern </w:t>
      </w:r>
      <w:r w:rsidRPr="00BE3340">
        <w:rPr>
          <w:i/>
        </w:rPr>
        <w:t>Analysis &amp; Applications</w:t>
      </w:r>
      <w:r w:rsidRPr="00BE3340">
        <w:t>, 6(1):32–40,</w:t>
      </w:r>
      <w:r w:rsidRPr="00BE3340">
        <w:rPr>
          <w:spacing w:val="12"/>
        </w:rPr>
        <w:t xml:space="preserve"> </w:t>
      </w:r>
      <w:r w:rsidRPr="00BE3340">
        <w:t>2003.</w:t>
      </w:r>
    </w:p>
    <w:p w14:paraId="64775B74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 xml:space="preserve">Thomas G </w:t>
      </w:r>
      <w:proofErr w:type="spellStart"/>
      <w:r w:rsidRPr="00BE3340">
        <w:t>Dietterich</w:t>
      </w:r>
      <w:proofErr w:type="spellEnd"/>
      <w:r w:rsidRPr="00BE3340">
        <w:t xml:space="preserve">. Ensemble methods in machine learning. In </w:t>
      </w:r>
      <w:r w:rsidRPr="00BE3340">
        <w:rPr>
          <w:i/>
        </w:rPr>
        <w:t>International workshop on multiple classifier systems</w:t>
      </w:r>
      <w:r w:rsidRPr="00BE3340">
        <w:t>, pages 1–15. Springer,</w:t>
      </w:r>
      <w:r w:rsidRPr="00BE3340">
        <w:rPr>
          <w:spacing w:val="-8"/>
        </w:rPr>
        <w:t xml:space="preserve"> </w:t>
      </w:r>
      <w:r w:rsidRPr="00BE3340">
        <w:t>2000.</w:t>
      </w:r>
    </w:p>
    <w:p w14:paraId="51FC6D85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79"/>
        <w:ind w:right="0" w:hanging="473"/>
        <w:jc w:val="left"/>
      </w:pPr>
      <w:r w:rsidRPr="00BE3340">
        <w:t xml:space="preserve">Leo </w:t>
      </w:r>
      <w:proofErr w:type="spellStart"/>
      <w:r w:rsidRPr="00BE3340">
        <w:t>Breiman</w:t>
      </w:r>
      <w:proofErr w:type="spellEnd"/>
      <w:r w:rsidRPr="00BE3340">
        <w:t xml:space="preserve">. Bagging predictors. </w:t>
      </w:r>
      <w:r w:rsidRPr="00BE3340">
        <w:rPr>
          <w:i/>
        </w:rPr>
        <w:t>Machine learning</w:t>
      </w:r>
      <w:r w:rsidRPr="00BE3340">
        <w:t>, 24(2):123–140,</w:t>
      </w:r>
      <w:r w:rsidRPr="00BE3340">
        <w:rPr>
          <w:spacing w:val="33"/>
        </w:rPr>
        <w:t xml:space="preserve"> </w:t>
      </w:r>
      <w:r w:rsidRPr="00BE3340">
        <w:t>1996.</w:t>
      </w:r>
    </w:p>
    <w:p w14:paraId="5C02753C" w14:textId="77777777" w:rsidR="00B40315" w:rsidRPr="00BE3340" w:rsidRDefault="00B40315">
      <w:pPr>
        <w:sectPr w:rsidR="00B40315" w:rsidRPr="00BE3340">
          <w:pgSz w:w="12240" w:h="15840"/>
          <w:pgMar w:top="1360" w:right="820" w:bottom="720" w:left="1300" w:header="0" w:footer="538" w:gutter="0"/>
          <w:cols w:space="720"/>
        </w:sectPr>
      </w:pPr>
    </w:p>
    <w:p w14:paraId="65586A8B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71" w:line="256" w:lineRule="auto"/>
        <w:ind w:hanging="473"/>
        <w:jc w:val="both"/>
      </w:pPr>
      <w:r w:rsidRPr="00BE3340">
        <w:rPr>
          <w:spacing w:val="-8"/>
        </w:rPr>
        <w:lastRenderedPageBreak/>
        <w:t>Yoav</w:t>
      </w:r>
      <w:r w:rsidRPr="00BE3340">
        <w:rPr>
          <w:spacing w:val="-15"/>
        </w:rPr>
        <w:t xml:space="preserve"> </w:t>
      </w:r>
      <w:r w:rsidRPr="00BE3340">
        <w:t>Freund,</w:t>
      </w:r>
      <w:r w:rsidRPr="00BE3340">
        <w:rPr>
          <w:spacing w:val="-14"/>
        </w:rPr>
        <w:t xml:space="preserve"> </w:t>
      </w:r>
      <w:r w:rsidRPr="00BE3340">
        <w:t>Robert</w:t>
      </w:r>
      <w:r w:rsidRPr="00BE3340">
        <w:rPr>
          <w:spacing w:val="-14"/>
        </w:rPr>
        <w:t xml:space="preserve"> </w:t>
      </w:r>
      <w:r w:rsidRPr="00BE3340">
        <w:t>E</w:t>
      </w:r>
      <w:r w:rsidRPr="00BE3340">
        <w:rPr>
          <w:spacing w:val="-15"/>
        </w:rPr>
        <w:t xml:space="preserve"> </w:t>
      </w:r>
      <w:proofErr w:type="spellStart"/>
      <w:r w:rsidRPr="00BE3340">
        <w:t>Schapire</w:t>
      </w:r>
      <w:proofErr w:type="spellEnd"/>
      <w:r w:rsidRPr="00BE3340">
        <w:t>,</w:t>
      </w:r>
      <w:r w:rsidRPr="00BE3340">
        <w:rPr>
          <w:spacing w:val="-12"/>
        </w:rPr>
        <w:t xml:space="preserve"> </w:t>
      </w:r>
      <w:r w:rsidRPr="00BE3340">
        <w:t>et</w:t>
      </w:r>
      <w:r w:rsidRPr="00BE3340">
        <w:rPr>
          <w:spacing w:val="-16"/>
        </w:rPr>
        <w:t xml:space="preserve"> </w:t>
      </w:r>
      <w:r w:rsidRPr="00BE3340">
        <w:t>al.</w:t>
      </w:r>
      <w:r w:rsidRPr="00BE3340">
        <w:rPr>
          <w:spacing w:val="-2"/>
        </w:rPr>
        <w:t xml:space="preserve"> </w:t>
      </w:r>
      <w:r w:rsidRPr="00BE3340">
        <w:t>Experiments</w:t>
      </w:r>
      <w:r w:rsidRPr="00BE3340">
        <w:rPr>
          <w:spacing w:val="-15"/>
        </w:rPr>
        <w:t xml:space="preserve"> </w:t>
      </w:r>
      <w:r w:rsidRPr="00BE3340">
        <w:t>with</w:t>
      </w:r>
      <w:r w:rsidRPr="00BE3340">
        <w:rPr>
          <w:spacing w:val="-14"/>
        </w:rPr>
        <w:t xml:space="preserve"> </w:t>
      </w:r>
      <w:r w:rsidRPr="00BE3340">
        <w:t>a</w:t>
      </w:r>
      <w:r w:rsidRPr="00BE3340">
        <w:rPr>
          <w:spacing w:val="-16"/>
        </w:rPr>
        <w:t xml:space="preserve"> </w:t>
      </w:r>
      <w:r w:rsidRPr="00BE3340">
        <w:t>new</w:t>
      </w:r>
      <w:r w:rsidRPr="00BE3340">
        <w:rPr>
          <w:spacing w:val="-14"/>
        </w:rPr>
        <w:t xml:space="preserve"> </w:t>
      </w:r>
      <w:r w:rsidRPr="00BE3340">
        <w:t>boosting</w:t>
      </w:r>
      <w:r w:rsidRPr="00BE3340">
        <w:rPr>
          <w:spacing w:val="-15"/>
        </w:rPr>
        <w:t xml:space="preserve"> </w:t>
      </w:r>
      <w:r w:rsidRPr="00BE3340">
        <w:t>algorithm.</w:t>
      </w:r>
      <w:r w:rsidRPr="00BE3340">
        <w:rPr>
          <w:spacing w:val="-2"/>
        </w:rPr>
        <w:t xml:space="preserve"> </w:t>
      </w:r>
      <w:r w:rsidRPr="00BE3340">
        <w:t>In</w:t>
      </w:r>
      <w:r w:rsidRPr="00BE3340">
        <w:rPr>
          <w:spacing w:val="-15"/>
        </w:rPr>
        <w:t xml:space="preserve"> </w:t>
      </w:r>
      <w:proofErr w:type="spellStart"/>
      <w:r w:rsidRPr="00BE3340">
        <w:rPr>
          <w:i/>
        </w:rPr>
        <w:t>Icml</w:t>
      </w:r>
      <w:proofErr w:type="spellEnd"/>
      <w:r w:rsidRPr="00BE3340">
        <w:t>,</w:t>
      </w:r>
      <w:r w:rsidRPr="00BE3340">
        <w:rPr>
          <w:spacing w:val="-13"/>
        </w:rPr>
        <w:t xml:space="preserve"> </w:t>
      </w:r>
      <w:r w:rsidRPr="00BE3340">
        <w:t>volume</w:t>
      </w:r>
      <w:r w:rsidRPr="00BE3340">
        <w:rPr>
          <w:spacing w:val="-15"/>
        </w:rPr>
        <w:t xml:space="preserve"> </w:t>
      </w:r>
      <w:r w:rsidRPr="00BE3340">
        <w:t xml:space="preserve">96, pages 148–156. </w:t>
      </w:r>
      <w:proofErr w:type="spellStart"/>
      <w:r w:rsidRPr="00BE3340">
        <w:t>Citeseer</w:t>
      </w:r>
      <w:proofErr w:type="spellEnd"/>
      <w:r w:rsidRPr="00BE3340">
        <w:t>,</w:t>
      </w:r>
      <w:r w:rsidRPr="00BE3340">
        <w:rPr>
          <w:spacing w:val="-4"/>
        </w:rPr>
        <w:t xml:space="preserve"> </w:t>
      </w:r>
      <w:r w:rsidRPr="00BE3340">
        <w:t>1996.</w:t>
      </w:r>
    </w:p>
    <w:p w14:paraId="0BFC37FB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 xml:space="preserve">Sebastian </w:t>
      </w:r>
      <w:proofErr w:type="spellStart"/>
      <w:r w:rsidRPr="00BE3340">
        <w:t>Raschka</w:t>
      </w:r>
      <w:proofErr w:type="spellEnd"/>
      <w:r w:rsidRPr="00BE3340">
        <w:t xml:space="preserve">. </w:t>
      </w:r>
      <w:proofErr w:type="spellStart"/>
      <w:r w:rsidRPr="00BE3340">
        <w:t>Mlxtend</w:t>
      </w:r>
      <w:proofErr w:type="spellEnd"/>
      <w:r w:rsidRPr="00BE3340">
        <w:t xml:space="preserve">:  Providing machine learning and data science utilities and </w:t>
      </w:r>
      <w:proofErr w:type="gramStart"/>
      <w:r w:rsidRPr="00BE3340">
        <w:t>extensions  to</w:t>
      </w:r>
      <w:proofErr w:type="gramEnd"/>
      <w:r w:rsidRPr="00BE3340">
        <w:t xml:space="preserve"> python’s scientific computing stack. </w:t>
      </w:r>
      <w:r w:rsidRPr="00BE3340">
        <w:rPr>
          <w:i/>
        </w:rPr>
        <w:t xml:space="preserve">The Journal of </w:t>
      </w:r>
      <w:proofErr w:type="gramStart"/>
      <w:r w:rsidRPr="00BE3340">
        <w:rPr>
          <w:i/>
        </w:rPr>
        <w:t>Open Source</w:t>
      </w:r>
      <w:proofErr w:type="gramEnd"/>
      <w:r w:rsidRPr="00BE3340">
        <w:rPr>
          <w:i/>
        </w:rPr>
        <w:t xml:space="preserve"> Software</w:t>
      </w:r>
      <w:r w:rsidRPr="00BE3340">
        <w:t xml:space="preserve">, 3(24), 2018. </w:t>
      </w:r>
      <w:proofErr w:type="spellStart"/>
      <w:r w:rsidRPr="00BE3340">
        <w:t>doi</w:t>
      </w:r>
      <w:proofErr w:type="spellEnd"/>
      <w:r w:rsidRPr="00BE3340">
        <w:t>: 10.21105/joss.00638. URL</w:t>
      </w:r>
      <w:r w:rsidRPr="00BE3340">
        <w:rPr>
          <w:spacing w:val="-12"/>
        </w:rPr>
        <w:t xml:space="preserve"> </w:t>
      </w:r>
      <w:r w:rsidR="002C3C69" w:rsidRPr="00A97774">
        <w:fldChar w:fldCharType="begin"/>
      </w:r>
      <w:r w:rsidR="002C3C69" w:rsidRPr="00BE3340">
        <w:instrText xml:space="preserve"> HYPERLINK "http://joss.theoj.org/papers/10.21105/joss.00638" \h </w:instrText>
      </w:r>
      <w:r w:rsidR="002C3C69" w:rsidRPr="00A97774">
        <w:rPr>
          <w:rPrChange w:id="2982" w:author="Patrick Tang" w:date="2021-06-25T17:28:00Z">
            <w:rPr/>
          </w:rPrChange>
        </w:rPr>
        <w:fldChar w:fldCharType="separate"/>
      </w:r>
      <w:r w:rsidRPr="00BE3340">
        <w:rPr>
          <w:rPrChange w:id="2983" w:author="Patrick Tang" w:date="2021-06-25T17:28:00Z">
            <w:rPr>
              <w:rFonts w:ascii="Courier New" w:hAnsi="Courier New"/>
            </w:rPr>
          </w:rPrChange>
        </w:rPr>
        <w:t>http://joss.theoj.org/papers/10.21105/joss.00638</w:t>
      </w:r>
      <w:r w:rsidRPr="00A97774">
        <w:t>.</w:t>
      </w:r>
      <w:r w:rsidR="002C3C69" w:rsidRPr="00A97774">
        <w:fldChar w:fldCharType="end"/>
      </w:r>
    </w:p>
    <w:p w14:paraId="65FC57B9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before="161" w:line="256" w:lineRule="auto"/>
        <w:ind w:hanging="473"/>
        <w:jc w:val="both"/>
      </w:pPr>
      <w:r w:rsidRPr="00A97774">
        <w:rPr>
          <w:w w:val="99"/>
        </w:rPr>
        <w:t>Joseph</w:t>
      </w:r>
      <w:r w:rsidRPr="00453F0F">
        <w:rPr>
          <w:spacing w:val="17"/>
        </w:rPr>
        <w:t xml:space="preserve"> </w:t>
      </w:r>
      <w:r w:rsidRPr="007F427F">
        <w:rPr>
          <w:w w:val="99"/>
        </w:rPr>
        <w:t>Sill,</w:t>
      </w:r>
      <w:r w:rsidRPr="002B568D">
        <w:rPr>
          <w:spacing w:val="21"/>
        </w:rPr>
        <w:t xml:space="preserve"> </w:t>
      </w:r>
      <w:proofErr w:type="spellStart"/>
      <w:r w:rsidRPr="00FA1A45">
        <w:rPr>
          <w:spacing w:val="-1"/>
          <w:w w:val="99"/>
        </w:rPr>
        <w:t>G</w:t>
      </w:r>
      <w:r w:rsidRPr="00AF7ECF">
        <w:rPr>
          <w:spacing w:val="-85"/>
          <w:w w:val="99"/>
        </w:rPr>
        <w:t>a</w:t>
      </w:r>
      <w:r w:rsidRPr="00BE3340">
        <w:rPr>
          <w:spacing w:val="12"/>
          <w:w w:val="99"/>
        </w:rPr>
        <w:t>´</w:t>
      </w:r>
      <w:r w:rsidRPr="00BE3340">
        <w:rPr>
          <w:w w:val="99"/>
        </w:rPr>
        <w:t>bor</w:t>
      </w:r>
      <w:proofErr w:type="spellEnd"/>
      <w:r w:rsidRPr="00BE3340">
        <w:rPr>
          <w:spacing w:val="17"/>
        </w:rPr>
        <w:t xml:space="preserve"> </w:t>
      </w:r>
      <w:proofErr w:type="spellStart"/>
      <w:r w:rsidRPr="00BE3340">
        <w:rPr>
          <w:spacing w:val="-18"/>
          <w:w w:val="99"/>
        </w:rPr>
        <w:t>T</w:t>
      </w:r>
      <w:r w:rsidRPr="00BE3340">
        <w:rPr>
          <w:w w:val="99"/>
        </w:rPr>
        <w:t>ak</w:t>
      </w:r>
      <w:r w:rsidRPr="00BE3340">
        <w:rPr>
          <w:spacing w:val="-85"/>
          <w:w w:val="99"/>
        </w:rPr>
        <w:t>a</w:t>
      </w:r>
      <w:r w:rsidRPr="00BE3340">
        <w:rPr>
          <w:spacing w:val="12"/>
          <w:w w:val="99"/>
        </w:rPr>
        <w:t>´</w:t>
      </w:r>
      <w:r w:rsidRPr="00BE3340">
        <w:rPr>
          <w:w w:val="99"/>
        </w:rPr>
        <w:t>cs</w:t>
      </w:r>
      <w:proofErr w:type="spellEnd"/>
      <w:r w:rsidRPr="00BE3340">
        <w:rPr>
          <w:w w:val="99"/>
        </w:rPr>
        <w:t>,</w:t>
      </w:r>
      <w:r w:rsidRPr="00BE3340">
        <w:rPr>
          <w:spacing w:val="21"/>
        </w:rPr>
        <w:t xml:space="preserve"> </w:t>
      </w:r>
      <w:r w:rsidRPr="00BE3340">
        <w:rPr>
          <w:w w:val="99"/>
        </w:rPr>
        <w:t>Lester</w:t>
      </w:r>
      <w:r w:rsidRPr="00BE3340">
        <w:rPr>
          <w:spacing w:val="17"/>
        </w:rPr>
        <w:t xml:space="preserve"> </w:t>
      </w:r>
      <w:r w:rsidRPr="00BE3340">
        <w:rPr>
          <w:w w:val="99"/>
        </w:rPr>
        <w:t>Mac</w:t>
      </w:r>
      <w:r w:rsidRPr="00BE3340">
        <w:rPr>
          <w:spacing w:val="-3"/>
          <w:w w:val="99"/>
        </w:rPr>
        <w:t>k</w:t>
      </w:r>
      <w:r w:rsidRPr="00BE3340">
        <w:rPr>
          <w:spacing w:val="-4"/>
          <w:w w:val="99"/>
        </w:rPr>
        <w:t>e</w:t>
      </w:r>
      <w:r w:rsidRPr="00BE3340">
        <w:rPr>
          <w:spacing w:val="-15"/>
          <w:w w:val="99"/>
        </w:rPr>
        <w:t>y</w:t>
      </w:r>
      <w:r w:rsidRPr="00BE3340">
        <w:rPr>
          <w:w w:val="99"/>
        </w:rPr>
        <w:t>,</w:t>
      </w:r>
      <w:r w:rsidRPr="00BE3340">
        <w:rPr>
          <w:spacing w:val="21"/>
        </w:rPr>
        <w:t xml:space="preserve"> </w:t>
      </w:r>
      <w:r w:rsidRPr="00BE3340">
        <w:rPr>
          <w:w w:val="99"/>
        </w:rPr>
        <w:t>and</w:t>
      </w:r>
      <w:r w:rsidRPr="00BE3340">
        <w:rPr>
          <w:spacing w:val="17"/>
        </w:rPr>
        <w:t xml:space="preserve"> </w:t>
      </w:r>
      <w:r w:rsidRPr="00BE3340">
        <w:rPr>
          <w:w w:val="99"/>
        </w:rPr>
        <w:t>D</w:t>
      </w:r>
      <w:r w:rsidRPr="00BE3340">
        <w:rPr>
          <w:spacing w:val="-5"/>
          <w:w w:val="99"/>
        </w:rPr>
        <w:t>a</w:t>
      </w:r>
      <w:r w:rsidRPr="00BE3340">
        <w:rPr>
          <w:w w:val="99"/>
        </w:rPr>
        <w:t>vid</w:t>
      </w:r>
      <w:r w:rsidRPr="00BE3340">
        <w:rPr>
          <w:spacing w:val="17"/>
        </w:rPr>
        <w:t xml:space="preserve"> </w:t>
      </w:r>
      <w:r w:rsidRPr="00BE3340">
        <w:rPr>
          <w:w w:val="99"/>
        </w:rPr>
        <w:t>Lin.</w:t>
      </w:r>
      <w:r w:rsidRPr="00BE3340">
        <w:t xml:space="preserve"> </w:t>
      </w:r>
      <w:r w:rsidRPr="00BE3340">
        <w:rPr>
          <w:spacing w:val="25"/>
        </w:rPr>
        <w:t xml:space="preserve"> </w:t>
      </w:r>
      <w:r w:rsidRPr="00BE3340">
        <w:rPr>
          <w:w w:val="99"/>
        </w:rPr>
        <w:t>Feature-weighted</w:t>
      </w:r>
      <w:r w:rsidRPr="00BE3340">
        <w:rPr>
          <w:spacing w:val="17"/>
        </w:rPr>
        <w:t xml:space="preserve"> </w:t>
      </w:r>
      <w:r w:rsidRPr="00BE3340">
        <w:rPr>
          <w:w w:val="99"/>
        </w:rPr>
        <w:t>linear</w:t>
      </w:r>
      <w:r w:rsidRPr="00BE3340">
        <w:rPr>
          <w:spacing w:val="17"/>
        </w:rPr>
        <w:t xml:space="preserve"> </w:t>
      </w:r>
      <w:r w:rsidRPr="00BE3340">
        <w:rPr>
          <w:w w:val="99"/>
        </w:rPr>
        <w:t>stacking.</w:t>
      </w:r>
      <w:r w:rsidRPr="00BE3340">
        <w:t xml:space="preserve"> </w:t>
      </w:r>
      <w:r w:rsidRPr="00BE3340">
        <w:rPr>
          <w:spacing w:val="25"/>
        </w:rPr>
        <w:t xml:space="preserve"> </w:t>
      </w:r>
      <w:proofErr w:type="spellStart"/>
      <w:r w:rsidRPr="00BE3340">
        <w:rPr>
          <w:i/>
          <w:w w:val="99"/>
        </w:rPr>
        <w:t>arXiv</w:t>
      </w:r>
      <w:proofErr w:type="spellEnd"/>
      <w:r w:rsidRPr="00BE3340">
        <w:rPr>
          <w:i/>
          <w:w w:val="99"/>
        </w:rPr>
        <w:t xml:space="preserve"> </w:t>
      </w:r>
      <w:r w:rsidRPr="00BE3340">
        <w:rPr>
          <w:i/>
        </w:rPr>
        <w:t>preprint arXiv:0911.0460</w:t>
      </w:r>
      <w:r w:rsidRPr="00BE3340">
        <w:t>,</w:t>
      </w:r>
      <w:r w:rsidRPr="00BE3340">
        <w:rPr>
          <w:spacing w:val="-3"/>
        </w:rPr>
        <w:t xml:space="preserve"> </w:t>
      </w:r>
      <w:r w:rsidRPr="00BE3340">
        <w:t>2009.</w:t>
      </w:r>
    </w:p>
    <w:p w14:paraId="1CBE2F3F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r w:rsidRPr="00BE3340">
        <w:t xml:space="preserve">Ron </w:t>
      </w:r>
      <w:proofErr w:type="spellStart"/>
      <w:r w:rsidRPr="00BE3340">
        <w:rPr>
          <w:spacing w:val="-3"/>
        </w:rPr>
        <w:t>Kohavi</w:t>
      </w:r>
      <w:proofErr w:type="spellEnd"/>
      <w:r w:rsidRPr="00BE3340">
        <w:rPr>
          <w:spacing w:val="-3"/>
        </w:rPr>
        <w:t xml:space="preserve"> </w:t>
      </w:r>
      <w:r w:rsidRPr="00BE3340">
        <w:t xml:space="preserve">et al. A study of cross-validation and bootstrap for accuracy estimation and model </w:t>
      </w:r>
      <w:proofErr w:type="spellStart"/>
      <w:r w:rsidRPr="00BE3340">
        <w:rPr>
          <w:spacing w:val="-3"/>
        </w:rPr>
        <w:t>selec</w:t>
      </w:r>
      <w:proofErr w:type="spellEnd"/>
      <w:r w:rsidRPr="00BE3340">
        <w:rPr>
          <w:spacing w:val="-3"/>
        </w:rPr>
        <w:t xml:space="preserve">- </w:t>
      </w:r>
      <w:proofErr w:type="spellStart"/>
      <w:r w:rsidRPr="00BE3340">
        <w:t>tion</w:t>
      </w:r>
      <w:proofErr w:type="spellEnd"/>
      <w:r w:rsidRPr="00BE3340">
        <w:t xml:space="preserve">. In </w:t>
      </w:r>
      <w:proofErr w:type="spellStart"/>
      <w:r w:rsidRPr="00BE3340">
        <w:rPr>
          <w:i/>
        </w:rPr>
        <w:t>Ijcai</w:t>
      </w:r>
      <w:proofErr w:type="spellEnd"/>
      <w:r w:rsidRPr="00BE3340">
        <w:t>, volume 14, pages 1137–1145. Montreal, Canada,</w:t>
      </w:r>
      <w:r w:rsidRPr="00BE3340">
        <w:rPr>
          <w:spacing w:val="7"/>
        </w:rPr>
        <w:t xml:space="preserve"> </w:t>
      </w:r>
      <w:r w:rsidRPr="00BE3340">
        <w:t>1995.</w:t>
      </w:r>
    </w:p>
    <w:p w14:paraId="472751F6" w14:textId="77777777" w:rsidR="00B40315" w:rsidRPr="00BE3340" w:rsidRDefault="002B1B5E">
      <w:pPr>
        <w:pStyle w:val="ListParagraph"/>
        <w:numPr>
          <w:ilvl w:val="0"/>
          <w:numId w:val="2"/>
        </w:numPr>
        <w:tabs>
          <w:tab w:val="left" w:pos="590"/>
        </w:tabs>
        <w:spacing w:line="256" w:lineRule="auto"/>
        <w:ind w:hanging="473"/>
        <w:jc w:val="both"/>
      </w:pPr>
      <w:proofErr w:type="spellStart"/>
      <w:r w:rsidRPr="00BE3340">
        <w:t>Ofer</w:t>
      </w:r>
      <w:proofErr w:type="spellEnd"/>
      <w:r w:rsidRPr="00BE3340">
        <w:t xml:space="preserve"> </w:t>
      </w:r>
      <w:proofErr w:type="spellStart"/>
      <w:r w:rsidRPr="00BE3340">
        <w:t>Dor</w:t>
      </w:r>
      <w:proofErr w:type="spellEnd"/>
      <w:r w:rsidRPr="00BE3340">
        <w:t xml:space="preserve"> and </w:t>
      </w:r>
      <w:proofErr w:type="spellStart"/>
      <w:r w:rsidRPr="00BE3340">
        <w:rPr>
          <w:spacing w:val="-5"/>
        </w:rPr>
        <w:t>Yaoqi</w:t>
      </w:r>
      <w:proofErr w:type="spellEnd"/>
      <w:r w:rsidRPr="00BE3340">
        <w:rPr>
          <w:spacing w:val="-5"/>
        </w:rPr>
        <w:t xml:space="preserve"> </w:t>
      </w:r>
      <w:r w:rsidRPr="00BE3340">
        <w:t xml:space="preserve">Zhou. Achieving 80% ten-fold cross-validated accuracy for secondary structure prediction by large-scale training. </w:t>
      </w:r>
      <w:r w:rsidRPr="00BE3340">
        <w:rPr>
          <w:i/>
        </w:rPr>
        <w:t>Proteins: Structure, Function, and Bioinformatics</w:t>
      </w:r>
      <w:r w:rsidRPr="00BE3340">
        <w:t>, 66(4):838–845, 2007.</w:t>
      </w:r>
    </w:p>
    <w:sectPr w:rsidR="00B40315" w:rsidRPr="00BE3340">
      <w:pgSz w:w="12240" w:h="15840"/>
      <w:pgMar w:top="1360" w:right="820" w:bottom="720" w:left="1300" w:header="0" w:footer="538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91" w:author="Patrick Tang" w:date="2021-06-24T15:46:00Z" w:initials="PT">
    <w:p w14:paraId="0866CB51" w14:textId="77777777" w:rsidR="002E35F5" w:rsidRDefault="002E35F5">
      <w:pPr>
        <w:pStyle w:val="CommentText"/>
      </w:pPr>
      <w:r>
        <w:rPr>
          <w:rStyle w:val="CommentReference"/>
        </w:rPr>
        <w:annotationRef/>
      </w:r>
      <w:r>
        <w:t>Major findings?</w:t>
      </w:r>
    </w:p>
  </w:comment>
  <w:comment w:id="402" w:author="Patrick Tang" w:date="2021-06-24T15:46:00Z" w:initials="PT">
    <w:p w14:paraId="6A9298AC" w14:textId="77777777" w:rsidR="002E35F5" w:rsidRDefault="002E35F5">
      <w:pPr>
        <w:pStyle w:val="CommentText"/>
      </w:pPr>
      <w:r>
        <w:rPr>
          <w:rStyle w:val="CommentReference"/>
        </w:rPr>
        <w:annotationRef/>
      </w:r>
      <w:r>
        <w:t>Major findings?</w:t>
      </w:r>
    </w:p>
  </w:comment>
  <w:comment w:id="427" w:author="Patrick Tang" w:date="2021-06-24T16:01:00Z" w:initials="PT">
    <w:p w14:paraId="14F7EBCF" w14:textId="77777777" w:rsidR="002E35F5" w:rsidRDefault="002E35F5">
      <w:pPr>
        <w:pStyle w:val="CommentText"/>
      </w:pPr>
      <w:r>
        <w:rPr>
          <w:rStyle w:val="CommentReference"/>
        </w:rPr>
        <w:annotationRef/>
      </w:r>
      <w:r>
        <w:t>Should we specifically mention that?</w:t>
      </w:r>
    </w:p>
  </w:comment>
  <w:comment w:id="461" w:author="Patrick Tang" w:date="2021-06-24T16:18:00Z" w:initials="PT">
    <w:p w14:paraId="061E1834" w14:textId="77777777" w:rsidR="002E35F5" w:rsidRDefault="002E35F5">
      <w:pPr>
        <w:pStyle w:val="CommentText"/>
      </w:pPr>
      <w:r>
        <w:t xml:space="preserve">I have checked the </w:t>
      </w:r>
      <w:proofErr w:type="gramStart"/>
      <w:r>
        <w:t>reference</w:t>
      </w:r>
      <w:proofErr w:type="gramEnd"/>
      <w:r>
        <w:t xml:space="preserve"> but I can’t follow the statement here </w:t>
      </w:r>
      <w:r>
        <w:rPr>
          <w:rStyle w:val="CommentReference"/>
        </w:rPr>
        <w:annotationRef/>
      </w:r>
      <w:bookmarkStart w:id="462" w:name="OLE_LINK2"/>
      <w:r w:rsidR="008E6C9D">
        <w:fldChar w:fldCharType="begin"/>
      </w:r>
      <w:r w:rsidR="008E6C9D">
        <w:instrText xml:space="preserve"> HYPERLINK "https://jacm.scu.ac.ir/article_13355.html" </w:instrText>
      </w:r>
      <w:r w:rsidR="008E6C9D">
        <w:fldChar w:fldCharType="separate"/>
      </w:r>
      <w:r w:rsidRPr="00CE0A29">
        <w:rPr>
          <w:rStyle w:val="Hyperlink"/>
        </w:rPr>
        <w:t>https://jacm.scu.ac.ir/article_13355.html</w:t>
      </w:r>
      <w:r w:rsidR="008E6C9D">
        <w:rPr>
          <w:rStyle w:val="Hyperlink"/>
        </w:rPr>
        <w:fldChar w:fldCharType="end"/>
      </w:r>
      <w:r>
        <w:t xml:space="preserve"> </w:t>
      </w:r>
      <w:bookmarkEnd w:id="462"/>
    </w:p>
  </w:comment>
  <w:comment w:id="472" w:author="Patrick Tang" w:date="2021-06-24T16:37:00Z" w:initials="PT">
    <w:p w14:paraId="7C66E563" w14:textId="7EEB9D44" w:rsidR="002E35F5" w:rsidRDefault="002E35F5">
      <w:pPr>
        <w:pStyle w:val="CommentText"/>
      </w:pPr>
      <w:r>
        <w:rPr>
          <w:rStyle w:val="CommentReference"/>
        </w:rPr>
        <w:annotationRef/>
      </w:r>
      <w:r>
        <w:t>Is it correct?</w:t>
      </w:r>
    </w:p>
  </w:comment>
  <w:comment w:id="477" w:author="Patrick Tang" w:date="2021-06-24T16:25:00Z" w:initials="PT">
    <w:p w14:paraId="672DE811" w14:textId="6E3ED685" w:rsidR="002E35F5" w:rsidRDefault="002E35F5">
      <w:pPr>
        <w:pStyle w:val="CommentText"/>
      </w:pPr>
      <w:r>
        <w:rPr>
          <w:rStyle w:val="CommentReference"/>
        </w:rPr>
        <w:annotationRef/>
      </w:r>
      <w:r>
        <w:t>“</w:t>
      </w:r>
      <w:proofErr w:type="gramStart"/>
      <w:r>
        <w:t>based</w:t>
      </w:r>
      <w:proofErr w:type="gramEnd"/>
      <w:r>
        <w:t xml:space="preserve"> on”? or “their regression models were based on the assumption that”</w:t>
      </w:r>
    </w:p>
  </w:comment>
  <w:comment w:id="496" w:author="Patrick Tang" w:date="2021-06-24T16:42:00Z" w:initials="PT">
    <w:p w14:paraId="60A89F12" w14:textId="372FCFF0" w:rsidR="002E35F5" w:rsidRDefault="002E35F5">
      <w:pPr>
        <w:pStyle w:val="CommentText"/>
      </w:pPr>
      <w:r>
        <w:rPr>
          <w:rStyle w:val="CommentReference"/>
        </w:rPr>
        <w:annotationRef/>
      </w:r>
      <w:r>
        <w:t>Correct?</w:t>
      </w:r>
    </w:p>
  </w:comment>
  <w:comment w:id="500" w:author="Patrick Tang" w:date="2021-06-24T16:42:00Z" w:initials="PT">
    <w:p w14:paraId="16ECBF93" w14:textId="1E550B8B" w:rsidR="002E35F5" w:rsidRDefault="002E35F5">
      <w:pPr>
        <w:pStyle w:val="CommentText"/>
      </w:pPr>
      <w:r>
        <w:rPr>
          <w:rStyle w:val="CommentReference"/>
        </w:rPr>
        <w:annotationRef/>
      </w:r>
      <w:r>
        <w:t>Correct?</w:t>
      </w:r>
    </w:p>
  </w:comment>
  <w:comment w:id="561" w:author="Patrick Tang" w:date="2021-06-25T16:36:00Z" w:initials="PT">
    <w:p w14:paraId="07A9B4D5" w14:textId="0078F689" w:rsidR="002E35F5" w:rsidRDefault="002E35F5">
      <w:pPr>
        <w:pStyle w:val="CommentText"/>
      </w:pPr>
      <w:r>
        <w:rPr>
          <w:rStyle w:val="CommentReference"/>
        </w:rPr>
        <w:annotationRef/>
      </w:r>
      <w:r>
        <w:t xml:space="preserve">How many variables in your study? </w:t>
      </w:r>
    </w:p>
  </w:comment>
  <w:comment w:id="604" w:author="Patrick Tang" w:date="2021-06-25T17:14:00Z" w:initials="PT">
    <w:p w14:paraId="15216ACE" w14:textId="1B29F8A9" w:rsidR="002E35F5" w:rsidRDefault="002E35F5">
      <w:pPr>
        <w:pStyle w:val="CommentText"/>
      </w:pPr>
      <w:r>
        <w:rPr>
          <w:rStyle w:val="CommentReference"/>
        </w:rPr>
        <w:annotationRef/>
      </w:r>
      <w:r>
        <w:t>Correct?</w:t>
      </w:r>
    </w:p>
  </w:comment>
  <w:comment w:id="610" w:author="Patrick Tang" w:date="2021-06-25T17:22:00Z" w:initials="PT">
    <w:p w14:paraId="26ACC116" w14:textId="07D14E19" w:rsidR="002E35F5" w:rsidRDefault="002E35F5">
      <w:pPr>
        <w:pStyle w:val="CommentText"/>
      </w:pPr>
      <w:r>
        <w:rPr>
          <w:rStyle w:val="CommentReference"/>
        </w:rPr>
        <w:annotationRef/>
      </w:r>
      <w:r>
        <w:t>check</w:t>
      </w:r>
    </w:p>
  </w:comment>
  <w:comment w:id="635" w:author="Patrick Tang" w:date="2021-06-28T15:27:00Z" w:initials="PT">
    <w:p w14:paraId="0097FD9D" w14:textId="1018D553" w:rsidR="002E35F5" w:rsidRDefault="002E35F5">
      <w:pPr>
        <w:pStyle w:val="CommentText"/>
      </w:pPr>
      <w:r>
        <w:rPr>
          <w:rStyle w:val="CommentReference"/>
        </w:rPr>
        <w:annotationRef/>
      </w:r>
      <w:r>
        <w:t>what does “preprocess” mean?</w:t>
      </w:r>
    </w:p>
  </w:comment>
  <w:comment w:id="639" w:author="Patrick Tang" w:date="2021-06-28T15:28:00Z" w:initials="PT">
    <w:p w14:paraId="4EB50A96" w14:textId="70FF681F" w:rsidR="002E35F5" w:rsidRDefault="002E35F5">
      <w:pPr>
        <w:pStyle w:val="CommentText"/>
      </w:pPr>
      <w:r>
        <w:rPr>
          <w:rStyle w:val="CommentReference"/>
        </w:rPr>
        <w:annotationRef/>
      </w:r>
      <w:r>
        <w:t>“</w:t>
      </w:r>
      <w:proofErr w:type="gramStart"/>
      <w:r w:rsidRPr="004449D9">
        <w:t>overfitting</w:t>
      </w:r>
      <w:proofErr w:type="gramEnd"/>
      <w:r w:rsidRPr="004449D9">
        <w:t xml:space="preserve"> and imbalanced data </w:t>
      </w:r>
      <w:bookmarkStart w:id="644" w:name="OLE_LINK3"/>
      <w:r w:rsidRPr="004449D9">
        <w:t>with automated machine learning</w:t>
      </w:r>
      <w:r>
        <w:t>”</w:t>
      </w:r>
    </w:p>
    <w:bookmarkEnd w:id="644"/>
  </w:comment>
  <w:comment w:id="626" w:author="Patrick Tang" w:date="2021-06-25T17:33:00Z" w:initials="PT">
    <w:p w14:paraId="0639E0C2" w14:textId="46381DA7" w:rsidR="002E35F5" w:rsidRDefault="002E35F5">
      <w:pPr>
        <w:pStyle w:val="CommentText"/>
      </w:pPr>
      <w:r>
        <w:rPr>
          <w:rStyle w:val="CommentReference"/>
        </w:rPr>
        <w:annotationRef/>
      </w:r>
      <w:r>
        <w:t>double check again</w:t>
      </w:r>
    </w:p>
  </w:comment>
  <w:comment w:id="707" w:author="Patrick Tang" w:date="2021-06-25T17:34:00Z" w:initials="PT">
    <w:p w14:paraId="5D199889" w14:textId="54061547" w:rsidR="002E35F5" w:rsidRDefault="002E35F5">
      <w:pPr>
        <w:pStyle w:val="CommentText"/>
      </w:pPr>
      <w:r>
        <w:rPr>
          <w:rStyle w:val="CommentReference"/>
        </w:rPr>
        <w:annotationRef/>
      </w:r>
      <w:r>
        <w:t>experimental data?</w:t>
      </w:r>
    </w:p>
  </w:comment>
  <w:comment w:id="906" w:author="Patrick Tang" w:date="2021-06-28T17:14:00Z" w:initials="PT">
    <w:p w14:paraId="3BCC8ACD" w14:textId="51684985" w:rsidR="002E35F5" w:rsidRDefault="002E35F5">
      <w:pPr>
        <w:pStyle w:val="CommentText"/>
      </w:pPr>
      <w:r>
        <w:rPr>
          <w:rStyle w:val="CommentReference"/>
        </w:rPr>
        <w:annotationRef/>
      </w:r>
      <w:r>
        <w:t xml:space="preserve">Revise or </w:t>
      </w:r>
      <w:proofErr w:type="gramStart"/>
      <w:r>
        <w:t>remove</w:t>
      </w:r>
      <w:proofErr w:type="gramEnd"/>
    </w:p>
  </w:comment>
  <w:comment w:id="909" w:author="Patrick Tang" w:date="2021-06-28T17:17:00Z" w:initials="PT">
    <w:p w14:paraId="3BD00BD9" w14:textId="56A212DA" w:rsidR="002E35F5" w:rsidRDefault="002E35F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They should be clearly indicated</w:t>
      </w:r>
      <w:r>
        <w:t xml:space="preserve"> on Figure 2b.</w:t>
      </w:r>
    </w:p>
  </w:comment>
  <w:comment w:id="952" w:author="Patrick Tang" w:date="2021-06-28T17:23:00Z" w:initials="PT">
    <w:p w14:paraId="2CB0032D" w14:textId="733644DA" w:rsidR="002E35F5" w:rsidRDefault="002E35F5">
      <w:pPr>
        <w:pStyle w:val="CommentText"/>
      </w:pPr>
      <w:r>
        <w:rPr>
          <w:rStyle w:val="CommentReference"/>
        </w:rPr>
        <w:annotationRef/>
      </w:r>
      <w:r>
        <w:t>check</w:t>
      </w:r>
    </w:p>
  </w:comment>
  <w:comment w:id="979" w:author="Patrick Tang" w:date="2021-06-28T17:27:00Z" w:initials="PT">
    <w:p w14:paraId="04E5DF7E" w14:textId="4EA45C87" w:rsidR="002E35F5" w:rsidRDefault="002E35F5">
      <w:pPr>
        <w:pStyle w:val="CommentText"/>
      </w:pPr>
      <w:r>
        <w:rPr>
          <w:rStyle w:val="CommentReference"/>
        </w:rPr>
        <w:annotationRef/>
      </w:r>
      <w:r>
        <w:t>check</w:t>
      </w:r>
    </w:p>
  </w:comment>
  <w:comment w:id="1004" w:author="Patrick Tang" w:date="2021-06-28T17:49:00Z" w:initials="PT">
    <w:p w14:paraId="3A75DD0D" w14:textId="1F2815EF" w:rsidR="002E35F5" w:rsidRDefault="002E35F5">
      <w:pPr>
        <w:pStyle w:val="CommentText"/>
      </w:pPr>
      <w:r>
        <w:rPr>
          <w:rStyle w:val="CommentReference"/>
        </w:rPr>
        <w:annotationRef/>
      </w:r>
      <w:r>
        <w:t xml:space="preserve">remove figures c and d as they are not </w:t>
      </w:r>
      <w:proofErr w:type="gramStart"/>
      <w:r>
        <w:t>helpful</w:t>
      </w:r>
      <w:proofErr w:type="gramEnd"/>
    </w:p>
  </w:comment>
  <w:comment w:id="1016" w:author="Patrick Tang" w:date="2021-06-28T17:52:00Z" w:initials="PT">
    <w:p w14:paraId="5BE4AA50" w14:textId="7F3D5B22" w:rsidR="002E35F5" w:rsidRDefault="002E35F5">
      <w:pPr>
        <w:pStyle w:val="CommentText"/>
      </w:pPr>
      <w:r>
        <w:rPr>
          <w:rStyle w:val="CommentReference"/>
        </w:rPr>
        <w:annotationRef/>
      </w:r>
      <w:r>
        <w:t>what does it mean?</w:t>
      </w:r>
    </w:p>
  </w:comment>
  <w:comment w:id="1018" w:author="Patrick Tang" w:date="2021-06-28T17:52:00Z" w:initials="PT">
    <w:p w14:paraId="646B66A3" w14:textId="726C9377" w:rsidR="002E35F5" w:rsidRDefault="002E35F5">
      <w:pPr>
        <w:pStyle w:val="CommentText"/>
      </w:pPr>
      <w:r>
        <w:rPr>
          <w:rStyle w:val="CommentReference"/>
        </w:rPr>
        <w:annotationRef/>
      </w:r>
      <w:r>
        <w:t>??</w:t>
      </w:r>
    </w:p>
  </w:comment>
  <w:comment w:id="1017" w:author="Patrick Tang" w:date="2021-06-28T17:52:00Z" w:initials="PT">
    <w:p w14:paraId="1A0C1CB9" w14:textId="529C0AEA" w:rsidR="002E35F5" w:rsidRDefault="002E35F5">
      <w:pPr>
        <w:pStyle w:val="CommentText"/>
      </w:pPr>
      <w:r>
        <w:rPr>
          <w:rStyle w:val="CommentReference"/>
        </w:rPr>
        <w:annotationRef/>
      </w:r>
      <w:r>
        <w:t xml:space="preserve">Need </w:t>
      </w:r>
      <w:proofErr w:type="gramStart"/>
      <w:r>
        <w:t>revision</w:t>
      </w:r>
      <w:proofErr w:type="gramEnd"/>
    </w:p>
  </w:comment>
  <w:comment w:id="1084" w:author="Patrick Tang" w:date="2021-06-28T18:04:00Z" w:initials="PT">
    <w:p w14:paraId="12B5D437" w14:textId="0C09BE2E" w:rsidR="002E35F5" w:rsidRDefault="002E35F5">
      <w:pPr>
        <w:pStyle w:val="CommentText"/>
      </w:pPr>
      <w:r>
        <w:rPr>
          <w:rStyle w:val="CommentReference"/>
        </w:rPr>
        <w:annotationRef/>
      </w:r>
      <w:r>
        <w:t>3?</w:t>
      </w:r>
    </w:p>
  </w:comment>
  <w:comment w:id="1094" w:author="Patrick Tang" w:date="2021-07-01T09:24:00Z" w:initials="PT">
    <w:p w14:paraId="58473C5B" w14:textId="04A3E048" w:rsidR="002E35F5" w:rsidRDefault="002E35F5">
      <w:pPr>
        <w:pStyle w:val="CommentText"/>
      </w:pPr>
      <w:r>
        <w:rPr>
          <w:rStyle w:val="CommentReference"/>
        </w:rPr>
        <w:annotationRef/>
      </w:r>
      <w:r>
        <w:t xml:space="preserve">cite your </w:t>
      </w:r>
      <w:proofErr w:type="spellStart"/>
      <w:r>
        <w:t>phd</w:t>
      </w:r>
      <w:proofErr w:type="spellEnd"/>
      <w:r>
        <w:t xml:space="preserve"> thesis as </w:t>
      </w:r>
      <w:proofErr w:type="gramStart"/>
      <w:r>
        <w:t>reference</w:t>
      </w:r>
      <w:proofErr w:type="gramEnd"/>
    </w:p>
  </w:comment>
  <w:comment w:id="1105" w:author="Patrick Tang" w:date="2021-06-28T18:07:00Z" w:initials="PT">
    <w:p w14:paraId="2942C9D3" w14:textId="77BC844A" w:rsidR="002E35F5" w:rsidRDefault="002E35F5">
      <w:pPr>
        <w:pStyle w:val="CommentText"/>
      </w:pPr>
      <w:r>
        <w:rPr>
          <w:rStyle w:val="CommentReference"/>
        </w:rPr>
        <w:annotationRef/>
      </w:r>
      <w:r>
        <w:t>??</w:t>
      </w:r>
    </w:p>
  </w:comment>
  <w:comment w:id="1107" w:author="Patrick Tang" w:date="2021-06-28T18:07:00Z" w:initials="PT">
    <w:p w14:paraId="0541ACEE" w14:textId="17E2A7CE" w:rsidR="002E35F5" w:rsidRDefault="002E35F5">
      <w:pPr>
        <w:pStyle w:val="CommentText"/>
      </w:pPr>
      <w:r>
        <w:rPr>
          <w:rStyle w:val="CommentReference"/>
        </w:rPr>
        <w:annotationRef/>
      </w:r>
      <w:r>
        <w:t xml:space="preserve">Need </w:t>
      </w:r>
      <w:proofErr w:type="gramStart"/>
      <w:r>
        <w:t>revision</w:t>
      </w:r>
      <w:proofErr w:type="gramEnd"/>
    </w:p>
  </w:comment>
  <w:comment w:id="1108" w:author="Patrick Tang" w:date="2021-06-28T18:08:00Z" w:initials="PT">
    <w:p w14:paraId="2D222701" w14:textId="5E205131" w:rsidR="002E35F5" w:rsidRDefault="002E35F5">
      <w:pPr>
        <w:pStyle w:val="CommentText"/>
      </w:pPr>
      <w:r>
        <w:rPr>
          <w:rStyle w:val="CommentReference"/>
        </w:rPr>
        <w:annotationRef/>
      </w:r>
      <w:r>
        <w:t xml:space="preserve">Need </w:t>
      </w:r>
      <w:proofErr w:type="gramStart"/>
      <w:r>
        <w:t>revision</w:t>
      </w:r>
      <w:proofErr w:type="gramEnd"/>
    </w:p>
  </w:comment>
  <w:comment w:id="1143" w:author="Patrick Tang" w:date="2021-06-28T18:09:00Z" w:initials="PT">
    <w:p w14:paraId="4AB2FBE1" w14:textId="28CE2635" w:rsidR="002E35F5" w:rsidRDefault="002E35F5">
      <w:pPr>
        <w:pStyle w:val="CommentText"/>
      </w:pPr>
      <w:r>
        <w:rPr>
          <w:rStyle w:val="CommentReference"/>
        </w:rPr>
        <w:annotationRef/>
      </w:r>
      <w:r>
        <w:t>Models?</w:t>
      </w:r>
    </w:p>
  </w:comment>
  <w:comment w:id="1144" w:author="Patrick Tang" w:date="2021-06-28T18:10:00Z" w:initials="PT">
    <w:p w14:paraId="37CAE8BC" w14:textId="74D8F5DF" w:rsidR="002E35F5" w:rsidRDefault="002E35F5">
      <w:pPr>
        <w:pStyle w:val="CommentText"/>
      </w:pPr>
      <w:r>
        <w:rPr>
          <w:rStyle w:val="CommentReference"/>
        </w:rPr>
        <w:annotationRef/>
      </w:r>
      <w:r>
        <w:t>models</w:t>
      </w:r>
    </w:p>
  </w:comment>
  <w:comment w:id="1229" w:author="Patrick Tang" w:date="2021-07-01T12:09:00Z" w:initials="PT">
    <w:p w14:paraId="2FD94ABD" w14:textId="35F562D3" w:rsidR="006E47AB" w:rsidRDefault="006E47AB">
      <w:pPr>
        <w:pStyle w:val="CommentText"/>
      </w:pPr>
      <w:r>
        <w:rPr>
          <w:rStyle w:val="CommentReference"/>
        </w:rPr>
        <w:annotationRef/>
      </w:r>
      <w:r>
        <w:t xml:space="preserve">we need to put some words here </w:t>
      </w:r>
      <w:proofErr w:type="gramStart"/>
      <w:r>
        <w:t>e.g.</w:t>
      </w:r>
      <w:proofErr w:type="gramEnd"/>
      <w:r>
        <w:t xml:space="preserve"> “LR model was used as a control to compare the performance of other individual and ensemble models” </w:t>
      </w:r>
    </w:p>
    <w:p w14:paraId="21DD18DD" w14:textId="6AB6385A" w:rsidR="00784278" w:rsidRDefault="00784278">
      <w:pPr>
        <w:pStyle w:val="CommentText"/>
      </w:pPr>
    </w:p>
    <w:p w14:paraId="6B9CCFA6" w14:textId="594F4421" w:rsidR="00784278" w:rsidRDefault="00784278">
      <w:pPr>
        <w:pStyle w:val="CommentText"/>
      </w:pPr>
      <w:r w:rsidRPr="00FF7B01">
        <w:rPr>
          <w:spacing w:val="-5"/>
        </w:rPr>
        <w:t xml:space="preserve">the </w:t>
      </w:r>
      <w:r w:rsidRPr="00FF7B01">
        <w:t xml:space="preserve">performance of LR </w:t>
      </w:r>
      <w:r>
        <w:t>wa</w:t>
      </w:r>
      <w:r w:rsidRPr="00FF7B01">
        <w:t xml:space="preserve">s used as a benchmark </w:t>
      </w:r>
      <w:r>
        <w:t xml:space="preserve">or control </w:t>
      </w:r>
      <w:r w:rsidRPr="00FF7B01">
        <w:t xml:space="preserve">to compare the performance of other individual </w:t>
      </w:r>
      <w:r w:rsidRPr="00FF7B01">
        <w:rPr>
          <w:spacing w:val="-5"/>
        </w:rPr>
        <w:t xml:space="preserve">and </w:t>
      </w:r>
      <w:r w:rsidRPr="00FF7B01">
        <w:t xml:space="preserve">ensemble </w:t>
      </w:r>
      <w:proofErr w:type="gramStart"/>
      <w:r w:rsidRPr="00FF7B01">
        <w:t>models</w:t>
      </w:r>
      <w:proofErr w:type="gramEnd"/>
    </w:p>
  </w:comment>
  <w:comment w:id="1261" w:author="Patrick Tang" w:date="2021-06-29T15:28:00Z" w:initials="PT">
    <w:p w14:paraId="0504A0C5" w14:textId="2D0FD95B" w:rsidR="002E35F5" w:rsidRDefault="002E35F5">
      <w:pPr>
        <w:pStyle w:val="CommentText"/>
      </w:pPr>
      <w:r>
        <w:rPr>
          <w:rStyle w:val="CommentReference"/>
        </w:rPr>
        <w:annotationRef/>
      </w:r>
      <w:r>
        <w:t>???</w:t>
      </w:r>
    </w:p>
  </w:comment>
  <w:comment w:id="1285" w:author="Patrick Tang" w:date="2021-06-29T15:30:00Z" w:initials="PT">
    <w:p w14:paraId="1C048843" w14:textId="2547FD0E" w:rsidR="002E35F5" w:rsidRDefault="002E35F5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1291" w:author="Patrick Tang" w:date="2021-06-29T15:31:00Z" w:initials="PT">
    <w:p w14:paraId="43440969" w14:textId="5654622C" w:rsidR="002E35F5" w:rsidRDefault="002E35F5">
      <w:pPr>
        <w:pStyle w:val="CommentText"/>
      </w:pPr>
      <w:r>
        <w:rPr>
          <w:rStyle w:val="CommentReference"/>
        </w:rPr>
        <w:annotationRef/>
      </w:r>
      <w:r>
        <w:t>check</w:t>
      </w:r>
    </w:p>
  </w:comment>
  <w:comment w:id="1329" w:author="Patrick Tang" w:date="2021-06-29T15:35:00Z" w:initials="PT">
    <w:p w14:paraId="432E8120" w14:textId="30507675" w:rsidR="002E35F5" w:rsidRDefault="002E35F5">
      <w:pPr>
        <w:pStyle w:val="CommentText"/>
      </w:pPr>
      <w:r>
        <w:rPr>
          <w:rStyle w:val="CommentReference"/>
        </w:rPr>
        <w:annotationRef/>
      </w:r>
      <w:r>
        <w:t>check</w:t>
      </w:r>
    </w:p>
  </w:comment>
  <w:comment w:id="1435" w:author="Patrick Tang" w:date="2021-06-29T15:43:00Z" w:initials="PT">
    <w:p w14:paraId="4634C248" w14:textId="2DC3E40B" w:rsidR="002E35F5" w:rsidRDefault="002E35F5">
      <w:pPr>
        <w:pStyle w:val="CommentText"/>
      </w:pPr>
      <w:r>
        <w:rPr>
          <w:rStyle w:val="CommentReference"/>
        </w:rPr>
        <w:annotationRef/>
      </w:r>
      <w:r>
        <w:t>the?</w:t>
      </w:r>
    </w:p>
  </w:comment>
  <w:comment w:id="1438" w:author="Patrick Tang" w:date="2021-06-29T15:44:00Z" w:initials="PT">
    <w:p w14:paraId="78A7066E" w14:textId="2CE82C40" w:rsidR="002E35F5" w:rsidRDefault="002E35F5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1433" w:author="Patrick Tang" w:date="2021-06-29T15:44:00Z" w:initials="PT">
    <w:p w14:paraId="6226D131" w14:textId="61249050" w:rsidR="002E35F5" w:rsidRDefault="002E35F5">
      <w:pPr>
        <w:pStyle w:val="CommentText"/>
      </w:pPr>
      <w:r>
        <w:rPr>
          <w:rStyle w:val="CommentReference"/>
        </w:rPr>
        <w:annotationRef/>
      </w:r>
      <w:r>
        <w:t xml:space="preserve">Please check if it is </w:t>
      </w:r>
      <w:proofErr w:type="gramStart"/>
      <w:r>
        <w:t>correct</w:t>
      </w:r>
      <w:proofErr w:type="gramEnd"/>
    </w:p>
  </w:comment>
  <w:comment w:id="1650" w:author="Patrick Tang" w:date="2021-06-29T16:26:00Z" w:initials="PT">
    <w:p w14:paraId="5E0D2ED7" w14:textId="02A308C2" w:rsidR="002E35F5" w:rsidRDefault="002E35F5">
      <w:pPr>
        <w:pStyle w:val="CommentText"/>
      </w:pPr>
      <w:r>
        <w:rPr>
          <w:rStyle w:val="CommentReference"/>
        </w:rPr>
        <w:annotationRef/>
      </w:r>
      <w:r>
        <w:t xml:space="preserve">Give </w:t>
      </w:r>
      <w:proofErr w:type="gramStart"/>
      <w:r>
        <w:t>reason</w:t>
      </w:r>
      <w:proofErr w:type="gramEnd"/>
    </w:p>
  </w:comment>
  <w:comment w:id="1676" w:author="Patrick Tang" w:date="2021-06-29T16:12:00Z" w:initials="PT">
    <w:p w14:paraId="0CA07568" w14:textId="2DD57434" w:rsidR="002E35F5" w:rsidRDefault="002E35F5">
      <w:pPr>
        <w:pStyle w:val="CommentText"/>
      </w:pPr>
      <w:r>
        <w:rPr>
          <w:rStyle w:val="CommentReference"/>
        </w:rPr>
        <w:annotationRef/>
      </w:r>
      <w:r>
        <w:t>???</w:t>
      </w:r>
    </w:p>
  </w:comment>
  <w:comment w:id="1733" w:author="Patrick Tang" w:date="2021-06-29T16:16:00Z" w:initials="PT">
    <w:p w14:paraId="5312A24D" w14:textId="2DFCF4C0" w:rsidR="002E35F5" w:rsidRDefault="002E35F5">
      <w:pPr>
        <w:pStyle w:val="CommentText"/>
      </w:pPr>
      <w:r>
        <w:rPr>
          <w:rStyle w:val="CommentReference"/>
        </w:rPr>
        <w:annotationRef/>
      </w:r>
      <w:r>
        <w:t>Check</w:t>
      </w:r>
    </w:p>
  </w:comment>
  <w:comment w:id="1794" w:author="Patrick Tang" w:date="2021-06-29T16:29:00Z" w:initials="PT">
    <w:p w14:paraId="325822D9" w14:textId="09979E75" w:rsidR="002E35F5" w:rsidRDefault="002E35F5">
      <w:pPr>
        <w:pStyle w:val="CommentText"/>
      </w:pPr>
      <w:r>
        <w:rPr>
          <w:rStyle w:val="CommentReference"/>
        </w:rPr>
        <w:annotationRef/>
      </w:r>
      <w:r>
        <w:t>clarify</w:t>
      </w:r>
    </w:p>
  </w:comment>
  <w:comment w:id="1881" w:author="Patrick Tang" w:date="2021-06-29T16:36:00Z" w:initials="PT">
    <w:p w14:paraId="3B9CF3E0" w14:textId="7C34C381" w:rsidR="002E35F5" w:rsidRDefault="002E35F5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1887" w:author="Patrick Tang" w:date="2021-06-29T16:36:00Z" w:initials="PT">
    <w:p w14:paraId="03CE5F32" w14:textId="213419DB" w:rsidR="002E35F5" w:rsidRDefault="002E35F5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1985" w:author="Patrick Tang" w:date="2021-07-01T09:47:00Z" w:initials="PT">
    <w:p w14:paraId="3911C24F" w14:textId="406C29E9" w:rsidR="002E35F5" w:rsidRDefault="002E35F5">
      <w:pPr>
        <w:pStyle w:val="CommentText"/>
      </w:pPr>
      <w:r>
        <w:rPr>
          <w:rStyle w:val="CommentReference"/>
        </w:rPr>
        <w:annotationRef/>
      </w:r>
      <w:r>
        <w:t>Some use meta-model, check</w:t>
      </w:r>
    </w:p>
  </w:comment>
  <w:comment w:id="2000" w:author="Patrick Tang" w:date="2021-06-29T17:23:00Z" w:initials="PT">
    <w:p w14:paraId="594A03B7" w14:textId="5DBA40D4" w:rsidR="002E35F5" w:rsidRDefault="002E35F5">
      <w:pPr>
        <w:pStyle w:val="CommentText"/>
      </w:pPr>
      <w:r>
        <w:rPr>
          <w:rStyle w:val="CommentReference"/>
        </w:rPr>
        <w:annotationRef/>
      </w:r>
      <w:r>
        <w:t>k or K?</w:t>
      </w:r>
    </w:p>
  </w:comment>
  <w:comment w:id="2048" w:author="Patrick Tang" w:date="2021-06-29T17:22:00Z" w:initials="PT">
    <w:p w14:paraId="37D19269" w14:textId="758CB1CD" w:rsidR="002E35F5" w:rsidRDefault="002E35F5">
      <w:pPr>
        <w:pStyle w:val="CommentText"/>
      </w:pPr>
      <w:r>
        <w:rPr>
          <w:rStyle w:val="CommentReference"/>
        </w:rPr>
        <w:annotationRef/>
      </w:r>
      <w:r>
        <w:t>55 or 56?</w:t>
      </w:r>
    </w:p>
  </w:comment>
  <w:comment w:id="2050" w:author="Patrick Tang" w:date="2021-07-01T12:39:00Z" w:initials="PT">
    <w:p w14:paraId="1D61C885" w14:textId="3FBA2131" w:rsidR="00D50D6E" w:rsidRDefault="00D50D6E">
      <w:pPr>
        <w:pStyle w:val="CommentText"/>
      </w:pPr>
      <w:r>
        <w:rPr>
          <w:rStyle w:val="CommentReference"/>
        </w:rPr>
        <w:annotationRef/>
      </w:r>
      <w:r>
        <w:t>Add a new table?</w:t>
      </w:r>
    </w:p>
  </w:comment>
  <w:comment w:id="2076" w:author="Patrick Tang" w:date="2021-07-01T09:40:00Z" w:initials="PT">
    <w:p w14:paraId="5BCBFBF7" w14:textId="27FF06AD" w:rsidR="002E35F5" w:rsidRDefault="002E35F5">
      <w:pPr>
        <w:pStyle w:val="CommentText"/>
      </w:pPr>
      <w:r>
        <w:rPr>
          <w:rStyle w:val="CommentReference"/>
        </w:rPr>
        <w:annotationRef/>
      </w:r>
      <w:r>
        <w:t>Individual model?</w:t>
      </w:r>
    </w:p>
  </w:comment>
  <w:comment w:id="2086" w:author="Patrick Tang" w:date="2021-07-01T09:46:00Z" w:initials="PT">
    <w:p w14:paraId="092CF745" w14:textId="5052AE98" w:rsidR="002E35F5" w:rsidRDefault="002E35F5">
      <w:pPr>
        <w:pStyle w:val="CommentText"/>
      </w:pPr>
      <w:r>
        <w:rPr>
          <w:rStyle w:val="CommentReference"/>
        </w:rPr>
        <w:annotationRef/>
      </w:r>
      <w:r>
        <w:t>Meta-model?</w:t>
      </w:r>
    </w:p>
  </w:comment>
  <w:comment w:id="2095" w:author="Patrick Tang" w:date="2021-06-30T18:07:00Z" w:initials="PT">
    <w:p w14:paraId="3A5B50F8" w14:textId="21ACCD22" w:rsidR="002E35F5" w:rsidRDefault="002E35F5">
      <w:pPr>
        <w:pStyle w:val="CommentText"/>
      </w:pPr>
      <w:r>
        <w:rPr>
          <w:rStyle w:val="CommentReference"/>
        </w:rPr>
        <w:annotationRef/>
      </w:r>
      <w:r>
        <w:t>Can remove sub?</w:t>
      </w:r>
    </w:p>
  </w:comment>
  <w:comment w:id="2295" w:author="Patrick Tang" w:date="2021-06-30T18:35:00Z" w:initials="PT">
    <w:p w14:paraId="4CDFFBB9" w14:textId="341AC1EC" w:rsidR="002E35F5" w:rsidRDefault="002E35F5">
      <w:pPr>
        <w:pStyle w:val="CommentText"/>
      </w:pPr>
      <w:r>
        <w:rPr>
          <w:rStyle w:val="CommentReference"/>
        </w:rPr>
        <w:annotationRef/>
      </w:r>
      <w:r>
        <w:t>measured?</w:t>
      </w:r>
    </w:p>
  </w:comment>
  <w:comment w:id="2296" w:author="Patrick Tang" w:date="2021-06-30T18:36:00Z" w:initials="PT">
    <w:p w14:paraId="06588FDB" w14:textId="708F1392" w:rsidR="002E35F5" w:rsidRDefault="002E35F5">
      <w:pPr>
        <w:pStyle w:val="CommentText"/>
      </w:pPr>
      <w:r>
        <w:rPr>
          <w:rStyle w:val="CommentReference"/>
        </w:rPr>
        <w:annotationRef/>
      </w:r>
      <w:r>
        <w:t>??</w:t>
      </w:r>
    </w:p>
  </w:comment>
  <w:comment w:id="2298" w:author="Patrick Tang" w:date="2021-06-30T18:36:00Z" w:initials="PT">
    <w:p w14:paraId="37C7AC00" w14:textId="3D13F9CD" w:rsidR="002E35F5" w:rsidRDefault="002E35F5">
      <w:pPr>
        <w:pStyle w:val="CommentText"/>
      </w:pPr>
      <w:r>
        <w:rPr>
          <w:rStyle w:val="CommentReference"/>
        </w:rPr>
        <w:annotationRef/>
      </w:r>
      <w:r>
        <w:t>??</w:t>
      </w:r>
    </w:p>
  </w:comment>
  <w:comment w:id="2300" w:author="Patrick Tang" w:date="2021-06-30T18:37:00Z" w:initials="PT">
    <w:p w14:paraId="5594CC3F" w14:textId="6904977F" w:rsidR="002E35F5" w:rsidRDefault="002E35F5">
      <w:pPr>
        <w:pStyle w:val="CommentText"/>
      </w:pPr>
      <w:r>
        <w:rPr>
          <w:rStyle w:val="CommentReference"/>
        </w:rPr>
        <w:annotationRef/>
      </w:r>
      <w:r>
        <w:t>??</w:t>
      </w:r>
    </w:p>
  </w:comment>
  <w:comment w:id="2320" w:author="Patrick Tang" w:date="2021-07-01T09:25:00Z" w:initials="PT">
    <w:p w14:paraId="35F1A9EE" w14:textId="746E8A73" w:rsidR="002E35F5" w:rsidRDefault="002E35F5">
      <w:pPr>
        <w:pStyle w:val="CommentText"/>
      </w:pPr>
      <w:r>
        <w:rPr>
          <w:rStyle w:val="CommentReference"/>
        </w:rPr>
        <w:annotationRef/>
      </w:r>
      <w:r>
        <w:t>Do we need to mention it here?</w:t>
      </w:r>
    </w:p>
  </w:comment>
  <w:comment w:id="2321" w:author="Patrick Tang" w:date="2021-07-01T09:27:00Z" w:initials="PT">
    <w:p w14:paraId="505031DA" w14:textId="3417C5D2" w:rsidR="002E35F5" w:rsidRDefault="002E35F5">
      <w:pPr>
        <w:pStyle w:val="CommentText"/>
      </w:pPr>
      <w:r>
        <w:rPr>
          <w:rStyle w:val="CommentReference"/>
        </w:rPr>
        <w:annotationRef/>
      </w:r>
      <w:r>
        <w:t xml:space="preserve">This should be moved before section 4, may include a table as </w:t>
      </w:r>
      <w:proofErr w:type="gramStart"/>
      <w:r>
        <w:t>well</w:t>
      </w:r>
      <w:proofErr w:type="gramEnd"/>
    </w:p>
  </w:comment>
  <w:comment w:id="2349" w:author="Patrick Tang" w:date="2021-07-01T12:08:00Z" w:initials="PT">
    <w:p w14:paraId="67B5688F" w14:textId="59F0962A" w:rsidR="006E47AB" w:rsidRDefault="006E47AB">
      <w:pPr>
        <w:pStyle w:val="CommentText"/>
      </w:pPr>
      <w:r>
        <w:rPr>
          <w:rStyle w:val="CommentReference"/>
        </w:rPr>
        <w:annotationRef/>
      </w:r>
      <w:r>
        <w:t>Any reason why we need to compare LR?</w:t>
      </w:r>
    </w:p>
  </w:comment>
  <w:comment w:id="2454" w:author="Patrick Tang" w:date="2021-07-01T10:28:00Z" w:initials="PT">
    <w:p w14:paraId="5FA49D2A" w14:textId="0B823052" w:rsidR="002E35F5" w:rsidRDefault="002E35F5">
      <w:pPr>
        <w:pStyle w:val="CommentText"/>
      </w:pPr>
      <w:r>
        <w:rPr>
          <w:rStyle w:val="CommentReference"/>
        </w:rPr>
        <w:annotationRef/>
      </w:r>
      <w:r>
        <w:t>MAE and RMSE?</w:t>
      </w:r>
    </w:p>
  </w:comment>
  <w:comment w:id="2530" w:author="Patrick Tang" w:date="2021-07-01T12:38:00Z" w:initials="PT">
    <w:p w14:paraId="2883F685" w14:textId="5A594CF5" w:rsidR="00862D21" w:rsidRDefault="00862D21">
      <w:pPr>
        <w:pStyle w:val="CommentText"/>
      </w:pPr>
      <w:r>
        <w:rPr>
          <w:rStyle w:val="CommentReference"/>
        </w:rPr>
        <w:annotationRef/>
      </w:r>
      <w:r>
        <w:t xml:space="preserve">It </w:t>
      </w:r>
      <w:proofErr w:type="gramStart"/>
      <w:r>
        <w:t>doesn’t</w:t>
      </w:r>
      <w:proofErr w:type="gramEnd"/>
      <w:r>
        <w:t xml:space="preserve"> make sense, need revision. Any reference?</w:t>
      </w:r>
    </w:p>
  </w:comment>
  <w:comment w:id="2602" w:author="Patrick Tang" w:date="2021-07-01T12:59:00Z" w:initials="PT">
    <w:p w14:paraId="1B668B72" w14:textId="363EEA04" w:rsidR="00995F98" w:rsidRDefault="00995F98">
      <w:pPr>
        <w:pStyle w:val="CommentText"/>
      </w:pPr>
      <w:r>
        <w:rPr>
          <w:rStyle w:val="CommentReference"/>
        </w:rPr>
        <w:annotationRef/>
      </w:r>
      <w:r>
        <w:t>Why use this as the benchmark?</w:t>
      </w:r>
    </w:p>
  </w:comment>
  <w:comment w:id="2981" w:author="Patrick Tang" w:date="2021-06-24T16:38:00Z" w:initials="PT">
    <w:p w14:paraId="20EFEE82" w14:textId="442B7910" w:rsidR="002E35F5" w:rsidRDefault="002E35F5">
      <w:pPr>
        <w:pStyle w:val="CommentText"/>
      </w:pPr>
      <w:r>
        <w:rPr>
          <w:rStyle w:val="CommentReference"/>
        </w:rPr>
        <w:annotationRef/>
      </w:r>
      <w:r>
        <w:t>No more recent studies? 2021?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866CB51" w15:done="0"/>
  <w15:commentEx w15:paraId="6A9298AC" w15:done="0"/>
  <w15:commentEx w15:paraId="14F7EBCF" w15:done="0"/>
  <w15:commentEx w15:paraId="061E1834" w15:done="0"/>
  <w15:commentEx w15:paraId="7C66E563" w15:done="0"/>
  <w15:commentEx w15:paraId="672DE811" w15:done="0"/>
  <w15:commentEx w15:paraId="60A89F12" w15:done="0"/>
  <w15:commentEx w15:paraId="16ECBF93" w15:done="0"/>
  <w15:commentEx w15:paraId="07A9B4D5" w15:done="0"/>
  <w15:commentEx w15:paraId="15216ACE" w15:done="0"/>
  <w15:commentEx w15:paraId="26ACC116" w15:done="0"/>
  <w15:commentEx w15:paraId="0097FD9D" w15:done="0"/>
  <w15:commentEx w15:paraId="4EB50A96" w15:done="0"/>
  <w15:commentEx w15:paraId="0639E0C2" w15:done="0"/>
  <w15:commentEx w15:paraId="5D199889" w15:done="0"/>
  <w15:commentEx w15:paraId="3BCC8ACD" w15:done="0"/>
  <w15:commentEx w15:paraId="3BD00BD9" w15:done="0"/>
  <w15:commentEx w15:paraId="2CB0032D" w15:done="0"/>
  <w15:commentEx w15:paraId="04E5DF7E" w15:done="0"/>
  <w15:commentEx w15:paraId="3A75DD0D" w15:done="0"/>
  <w15:commentEx w15:paraId="5BE4AA50" w15:done="0"/>
  <w15:commentEx w15:paraId="646B66A3" w15:done="0"/>
  <w15:commentEx w15:paraId="1A0C1CB9" w15:done="0"/>
  <w15:commentEx w15:paraId="12B5D437" w15:done="0"/>
  <w15:commentEx w15:paraId="58473C5B" w15:done="0"/>
  <w15:commentEx w15:paraId="2942C9D3" w15:done="0"/>
  <w15:commentEx w15:paraId="0541ACEE" w15:done="0"/>
  <w15:commentEx w15:paraId="2D222701" w15:done="0"/>
  <w15:commentEx w15:paraId="4AB2FBE1" w15:done="0"/>
  <w15:commentEx w15:paraId="37CAE8BC" w15:done="0"/>
  <w15:commentEx w15:paraId="6B9CCFA6" w15:done="0"/>
  <w15:commentEx w15:paraId="0504A0C5" w15:done="0"/>
  <w15:commentEx w15:paraId="1C048843" w15:done="0"/>
  <w15:commentEx w15:paraId="43440969" w15:done="0"/>
  <w15:commentEx w15:paraId="432E8120" w15:done="0"/>
  <w15:commentEx w15:paraId="4634C248" w15:done="0"/>
  <w15:commentEx w15:paraId="78A7066E" w15:done="0"/>
  <w15:commentEx w15:paraId="6226D131" w15:done="0"/>
  <w15:commentEx w15:paraId="5E0D2ED7" w15:done="0"/>
  <w15:commentEx w15:paraId="0CA07568" w15:done="0"/>
  <w15:commentEx w15:paraId="5312A24D" w15:done="0"/>
  <w15:commentEx w15:paraId="325822D9" w15:done="0"/>
  <w15:commentEx w15:paraId="3B9CF3E0" w15:done="0"/>
  <w15:commentEx w15:paraId="03CE5F32" w15:done="0"/>
  <w15:commentEx w15:paraId="3911C24F" w15:done="0"/>
  <w15:commentEx w15:paraId="594A03B7" w15:done="0"/>
  <w15:commentEx w15:paraId="37D19269" w15:done="0"/>
  <w15:commentEx w15:paraId="1D61C885" w15:done="0"/>
  <w15:commentEx w15:paraId="5BCBFBF7" w15:done="0"/>
  <w15:commentEx w15:paraId="092CF745" w15:done="0"/>
  <w15:commentEx w15:paraId="3A5B50F8" w15:done="0"/>
  <w15:commentEx w15:paraId="4CDFFBB9" w15:done="0"/>
  <w15:commentEx w15:paraId="06588FDB" w15:done="0"/>
  <w15:commentEx w15:paraId="37C7AC00" w15:done="0"/>
  <w15:commentEx w15:paraId="5594CC3F" w15:done="0"/>
  <w15:commentEx w15:paraId="35F1A9EE" w15:done="0"/>
  <w15:commentEx w15:paraId="505031DA" w15:done="0"/>
  <w15:commentEx w15:paraId="67B5688F" w15:done="0"/>
  <w15:commentEx w15:paraId="5FA49D2A" w15:done="0"/>
  <w15:commentEx w15:paraId="2883F685" w15:done="0"/>
  <w15:commentEx w15:paraId="1B668B72" w15:done="0"/>
  <w15:commentEx w15:paraId="20EFEE8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866CB51" w16cid:durableId="24887319"/>
  <w16cid:commentId w16cid:paraId="6A9298AC" w16cid:durableId="2488731A"/>
  <w16cid:commentId w16cid:paraId="14F7EBCF" w16cid:durableId="2488731B"/>
  <w16cid:commentId w16cid:paraId="061E1834" w16cid:durableId="2488731C"/>
  <w16cid:commentId w16cid:paraId="7C66E563" w16cid:durableId="2488731D"/>
  <w16cid:commentId w16cid:paraId="672DE811" w16cid:durableId="2488731E"/>
  <w16cid:commentId w16cid:paraId="60A89F12" w16cid:durableId="2488731F"/>
  <w16cid:commentId w16cid:paraId="16ECBF93" w16cid:durableId="24887320"/>
  <w16cid:commentId w16cid:paraId="07A9B4D5" w16cid:durableId="24887321"/>
  <w16cid:commentId w16cid:paraId="15216ACE" w16cid:durableId="24887322"/>
  <w16cid:commentId w16cid:paraId="26ACC116" w16cid:durableId="24887323"/>
  <w16cid:commentId w16cid:paraId="0097FD9D" w16cid:durableId="24887324"/>
  <w16cid:commentId w16cid:paraId="4EB50A96" w16cid:durableId="24887325"/>
  <w16cid:commentId w16cid:paraId="0639E0C2" w16cid:durableId="24887326"/>
  <w16cid:commentId w16cid:paraId="5D199889" w16cid:durableId="24887327"/>
  <w16cid:commentId w16cid:paraId="3BCC8ACD" w16cid:durableId="24887328"/>
  <w16cid:commentId w16cid:paraId="3BD00BD9" w16cid:durableId="24887329"/>
  <w16cid:commentId w16cid:paraId="2CB0032D" w16cid:durableId="2488732A"/>
  <w16cid:commentId w16cid:paraId="04E5DF7E" w16cid:durableId="2488732B"/>
  <w16cid:commentId w16cid:paraId="3A75DD0D" w16cid:durableId="2488732C"/>
  <w16cid:commentId w16cid:paraId="5BE4AA50" w16cid:durableId="2488732D"/>
  <w16cid:commentId w16cid:paraId="646B66A3" w16cid:durableId="2488732E"/>
  <w16cid:commentId w16cid:paraId="1A0C1CB9" w16cid:durableId="2488732F"/>
  <w16cid:commentId w16cid:paraId="12B5D437" w16cid:durableId="24887330"/>
  <w16cid:commentId w16cid:paraId="58473C5B" w16cid:durableId="24887331"/>
  <w16cid:commentId w16cid:paraId="2942C9D3" w16cid:durableId="24887332"/>
  <w16cid:commentId w16cid:paraId="0541ACEE" w16cid:durableId="24887333"/>
  <w16cid:commentId w16cid:paraId="2D222701" w16cid:durableId="24887334"/>
  <w16cid:commentId w16cid:paraId="4AB2FBE1" w16cid:durableId="24887335"/>
  <w16cid:commentId w16cid:paraId="37CAE8BC" w16cid:durableId="24887336"/>
  <w16cid:commentId w16cid:paraId="6B9CCFA6" w16cid:durableId="24887337"/>
  <w16cid:commentId w16cid:paraId="0504A0C5" w16cid:durableId="24887338"/>
  <w16cid:commentId w16cid:paraId="1C048843" w16cid:durableId="24887339"/>
  <w16cid:commentId w16cid:paraId="43440969" w16cid:durableId="2488733A"/>
  <w16cid:commentId w16cid:paraId="432E8120" w16cid:durableId="2488733B"/>
  <w16cid:commentId w16cid:paraId="4634C248" w16cid:durableId="2488733C"/>
  <w16cid:commentId w16cid:paraId="78A7066E" w16cid:durableId="2488733D"/>
  <w16cid:commentId w16cid:paraId="6226D131" w16cid:durableId="2488733E"/>
  <w16cid:commentId w16cid:paraId="5E0D2ED7" w16cid:durableId="2488733F"/>
  <w16cid:commentId w16cid:paraId="0CA07568" w16cid:durableId="24887340"/>
  <w16cid:commentId w16cid:paraId="5312A24D" w16cid:durableId="24887341"/>
  <w16cid:commentId w16cid:paraId="325822D9" w16cid:durableId="24887342"/>
  <w16cid:commentId w16cid:paraId="3B9CF3E0" w16cid:durableId="24887343"/>
  <w16cid:commentId w16cid:paraId="03CE5F32" w16cid:durableId="24887344"/>
  <w16cid:commentId w16cid:paraId="3911C24F" w16cid:durableId="24887345"/>
  <w16cid:commentId w16cid:paraId="594A03B7" w16cid:durableId="24887346"/>
  <w16cid:commentId w16cid:paraId="37D19269" w16cid:durableId="24887347"/>
  <w16cid:commentId w16cid:paraId="1D61C885" w16cid:durableId="24887348"/>
  <w16cid:commentId w16cid:paraId="5BCBFBF7" w16cid:durableId="24887349"/>
  <w16cid:commentId w16cid:paraId="092CF745" w16cid:durableId="2488734A"/>
  <w16cid:commentId w16cid:paraId="3A5B50F8" w16cid:durableId="2488734B"/>
  <w16cid:commentId w16cid:paraId="4CDFFBB9" w16cid:durableId="2488734C"/>
  <w16cid:commentId w16cid:paraId="06588FDB" w16cid:durableId="2488734D"/>
  <w16cid:commentId w16cid:paraId="37C7AC00" w16cid:durableId="2488734E"/>
  <w16cid:commentId w16cid:paraId="5594CC3F" w16cid:durableId="2488734F"/>
  <w16cid:commentId w16cid:paraId="35F1A9EE" w16cid:durableId="24887350"/>
  <w16cid:commentId w16cid:paraId="505031DA" w16cid:durableId="24887351"/>
  <w16cid:commentId w16cid:paraId="67B5688F" w16cid:durableId="24887352"/>
  <w16cid:commentId w16cid:paraId="5FA49D2A" w16cid:durableId="24887353"/>
  <w16cid:commentId w16cid:paraId="2883F685" w16cid:durableId="24887354"/>
  <w16cid:commentId w16cid:paraId="1B668B72" w16cid:durableId="24887355"/>
  <w16cid:commentId w16cid:paraId="20EFEE82" w16cid:durableId="248873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1AE66" w14:textId="77777777" w:rsidR="008E6C9D" w:rsidRDefault="008E6C9D">
      <w:r>
        <w:separator/>
      </w:r>
    </w:p>
  </w:endnote>
  <w:endnote w:type="continuationSeparator" w:id="0">
    <w:p w14:paraId="430083A9" w14:textId="77777777" w:rsidR="008E6C9D" w:rsidRDefault="008E6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47E5B" w14:textId="77777777" w:rsidR="002E35F5" w:rsidRDefault="008E6C9D">
    <w:pPr>
      <w:pStyle w:val="BodyText"/>
      <w:spacing w:line="14" w:lineRule="auto"/>
      <w:rPr>
        <w:sz w:val="20"/>
      </w:rPr>
    </w:pPr>
    <w:r>
      <w:pict w14:anchorId="206D288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55pt;margin-top:754.1pt;width:16.95pt;height:15.15pt;z-index:-251658752;mso-position-horizontal-relative:page;mso-position-vertical-relative:page" filled="f" stroked="f">
          <v:textbox style="mso-next-textbox:#_x0000_s2049" inset="0,0,0,0">
            <w:txbxContent>
              <w:p w14:paraId="4D0D265E" w14:textId="54785061" w:rsidR="002E35F5" w:rsidRDefault="002E35F5">
                <w:pPr>
                  <w:pStyle w:val="BodyText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C7AFF">
                  <w:rPr>
                    <w:noProof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8D1A5" w14:textId="77777777" w:rsidR="008E6C9D" w:rsidRDefault="008E6C9D">
      <w:r>
        <w:separator/>
      </w:r>
    </w:p>
  </w:footnote>
  <w:footnote w:type="continuationSeparator" w:id="0">
    <w:p w14:paraId="18DE7E10" w14:textId="77777777" w:rsidR="008E6C9D" w:rsidRDefault="008E6C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8207B"/>
    <w:multiLevelType w:val="multilevel"/>
    <w:tmpl w:val="700CE86A"/>
    <w:lvl w:ilvl="0">
      <w:start w:val="1"/>
      <w:numFmt w:val="decimal"/>
      <w:lvlText w:val="%1"/>
      <w:lvlJc w:val="left"/>
      <w:pPr>
        <w:ind w:left="547" w:hanging="43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5" w:hanging="53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585" w:hanging="271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220" w:hanging="2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05" w:hanging="2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91" w:hanging="2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777" w:hanging="2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963" w:hanging="2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149" w:hanging="271"/>
      </w:pPr>
      <w:rPr>
        <w:rFonts w:hint="default"/>
        <w:lang w:val="en-US" w:eastAsia="en-US" w:bidi="ar-SA"/>
      </w:rPr>
    </w:lvl>
  </w:abstractNum>
  <w:abstractNum w:abstractNumId="1" w15:restartNumberingAfterBreak="0">
    <w:nsid w:val="280C7E6C"/>
    <w:multiLevelType w:val="hybridMultilevel"/>
    <w:tmpl w:val="7FB49386"/>
    <w:lvl w:ilvl="0" w:tplc="0E3EB14E">
      <w:start w:val="1"/>
      <w:numFmt w:val="decimal"/>
      <w:lvlText w:val="[%1]"/>
      <w:lvlJc w:val="left"/>
      <w:pPr>
        <w:ind w:left="589" w:hanging="364"/>
        <w:jc w:val="righ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A5346756">
      <w:numFmt w:val="bullet"/>
      <w:lvlText w:val="•"/>
      <w:lvlJc w:val="left"/>
      <w:pPr>
        <w:ind w:left="1534" w:hanging="364"/>
      </w:pPr>
      <w:rPr>
        <w:rFonts w:hint="default"/>
        <w:lang w:val="en-US" w:eastAsia="en-US" w:bidi="ar-SA"/>
      </w:rPr>
    </w:lvl>
    <w:lvl w:ilvl="2" w:tplc="A35C8096">
      <w:numFmt w:val="bullet"/>
      <w:lvlText w:val="•"/>
      <w:lvlJc w:val="left"/>
      <w:pPr>
        <w:ind w:left="2488" w:hanging="364"/>
      </w:pPr>
      <w:rPr>
        <w:rFonts w:hint="default"/>
        <w:lang w:val="en-US" w:eastAsia="en-US" w:bidi="ar-SA"/>
      </w:rPr>
    </w:lvl>
    <w:lvl w:ilvl="3" w:tplc="735C0D82">
      <w:numFmt w:val="bullet"/>
      <w:lvlText w:val="•"/>
      <w:lvlJc w:val="left"/>
      <w:pPr>
        <w:ind w:left="3442" w:hanging="364"/>
      </w:pPr>
      <w:rPr>
        <w:rFonts w:hint="default"/>
        <w:lang w:val="en-US" w:eastAsia="en-US" w:bidi="ar-SA"/>
      </w:rPr>
    </w:lvl>
    <w:lvl w:ilvl="4" w:tplc="935E16B0">
      <w:numFmt w:val="bullet"/>
      <w:lvlText w:val="•"/>
      <w:lvlJc w:val="left"/>
      <w:pPr>
        <w:ind w:left="4396" w:hanging="364"/>
      </w:pPr>
      <w:rPr>
        <w:rFonts w:hint="default"/>
        <w:lang w:val="en-US" w:eastAsia="en-US" w:bidi="ar-SA"/>
      </w:rPr>
    </w:lvl>
    <w:lvl w:ilvl="5" w:tplc="AEB27C18">
      <w:numFmt w:val="bullet"/>
      <w:lvlText w:val="•"/>
      <w:lvlJc w:val="left"/>
      <w:pPr>
        <w:ind w:left="5350" w:hanging="364"/>
      </w:pPr>
      <w:rPr>
        <w:rFonts w:hint="default"/>
        <w:lang w:val="en-US" w:eastAsia="en-US" w:bidi="ar-SA"/>
      </w:rPr>
    </w:lvl>
    <w:lvl w:ilvl="6" w:tplc="0D40BA0C">
      <w:numFmt w:val="bullet"/>
      <w:lvlText w:val="•"/>
      <w:lvlJc w:val="left"/>
      <w:pPr>
        <w:ind w:left="6304" w:hanging="364"/>
      </w:pPr>
      <w:rPr>
        <w:rFonts w:hint="default"/>
        <w:lang w:val="en-US" w:eastAsia="en-US" w:bidi="ar-SA"/>
      </w:rPr>
    </w:lvl>
    <w:lvl w:ilvl="7" w:tplc="F64697E4">
      <w:numFmt w:val="bullet"/>
      <w:lvlText w:val="•"/>
      <w:lvlJc w:val="left"/>
      <w:pPr>
        <w:ind w:left="7258" w:hanging="364"/>
      </w:pPr>
      <w:rPr>
        <w:rFonts w:hint="default"/>
        <w:lang w:val="en-US" w:eastAsia="en-US" w:bidi="ar-SA"/>
      </w:rPr>
    </w:lvl>
    <w:lvl w:ilvl="8" w:tplc="88F23F14">
      <w:numFmt w:val="bullet"/>
      <w:lvlText w:val="•"/>
      <w:lvlJc w:val="left"/>
      <w:pPr>
        <w:ind w:left="8212" w:hanging="364"/>
      </w:pPr>
      <w:rPr>
        <w:rFonts w:hint="default"/>
        <w:lang w:val="en-US" w:eastAsia="en-US" w:bidi="ar-SA"/>
      </w:rPr>
    </w:lvl>
  </w:abstractNum>
  <w:abstractNum w:abstractNumId="2" w15:restartNumberingAfterBreak="0">
    <w:nsid w:val="3895616B"/>
    <w:multiLevelType w:val="hybridMultilevel"/>
    <w:tmpl w:val="10107C9E"/>
    <w:lvl w:ilvl="0" w:tplc="1B60BA46">
      <w:numFmt w:val="bullet"/>
      <w:lvlText w:val="•"/>
      <w:lvlJc w:val="left"/>
      <w:pPr>
        <w:ind w:left="662" w:hanging="186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AAEEF4CE">
      <w:numFmt w:val="bullet"/>
      <w:lvlText w:val="•"/>
      <w:lvlJc w:val="left"/>
      <w:pPr>
        <w:ind w:left="1606" w:hanging="186"/>
      </w:pPr>
      <w:rPr>
        <w:rFonts w:hint="default"/>
        <w:lang w:val="en-US" w:eastAsia="en-US" w:bidi="ar-SA"/>
      </w:rPr>
    </w:lvl>
    <w:lvl w:ilvl="2" w:tplc="315857A0">
      <w:numFmt w:val="bullet"/>
      <w:lvlText w:val="•"/>
      <w:lvlJc w:val="left"/>
      <w:pPr>
        <w:ind w:left="2552" w:hanging="186"/>
      </w:pPr>
      <w:rPr>
        <w:rFonts w:hint="default"/>
        <w:lang w:val="en-US" w:eastAsia="en-US" w:bidi="ar-SA"/>
      </w:rPr>
    </w:lvl>
    <w:lvl w:ilvl="3" w:tplc="1804BD82">
      <w:numFmt w:val="bullet"/>
      <w:lvlText w:val="•"/>
      <w:lvlJc w:val="left"/>
      <w:pPr>
        <w:ind w:left="3498" w:hanging="186"/>
      </w:pPr>
      <w:rPr>
        <w:rFonts w:hint="default"/>
        <w:lang w:val="en-US" w:eastAsia="en-US" w:bidi="ar-SA"/>
      </w:rPr>
    </w:lvl>
    <w:lvl w:ilvl="4" w:tplc="A47216E4">
      <w:numFmt w:val="bullet"/>
      <w:lvlText w:val="•"/>
      <w:lvlJc w:val="left"/>
      <w:pPr>
        <w:ind w:left="4444" w:hanging="186"/>
      </w:pPr>
      <w:rPr>
        <w:rFonts w:hint="default"/>
        <w:lang w:val="en-US" w:eastAsia="en-US" w:bidi="ar-SA"/>
      </w:rPr>
    </w:lvl>
    <w:lvl w:ilvl="5" w:tplc="A9B060C8">
      <w:numFmt w:val="bullet"/>
      <w:lvlText w:val="•"/>
      <w:lvlJc w:val="left"/>
      <w:pPr>
        <w:ind w:left="5390" w:hanging="186"/>
      </w:pPr>
      <w:rPr>
        <w:rFonts w:hint="default"/>
        <w:lang w:val="en-US" w:eastAsia="en-US" w:bidi="ar-SA"/>
      </w:rPr>
    </w:lvl>
    <w:lvl w:ilvl="6" w:tplc="66F8BA40">
      <w:numFmt w:val="bullet"/>
      <w:lvlText w:val="•"/>
      <w:lvlJc w:val="left"/>
      <w:pPr>
        <w:ind w:left="6336" w:hanging="186"/>
      </w:pPr>
      <w:rPr>
        <w:rFonts w:hint="default"/>
        <w:lang w:val="en-US" w:eastAsia="en-US" w:bidi="ar-SA"/>
      </w:rPr>
    </w:lvl>
    <w:lvl w:ilvl="7" w:tplc="C422F7EC">
      <w:numFmt w:val="bullet"/>
      <w:lvlText w:val="•"/>
      <w:lvlJc w:val="left"/>
      <w:pPr>
        <w:ind w:left="7282" w:hanging="186"/>
      </w:pPr>
      <w:rPr>
        <w:rFonts w:hint="default"/>
        <w:lang w:val="en-US" w:eastAsia="en-US" w:bidi="ar-SA"/>
      </w:rPr>
    </w:lvl>
    <w:lvl w:ilvl="8" w:tplc="9BFCAD46">
      <w:numFmt w:val="bullet"/>
      <w:lvlText w:val="•"/>
      <w:lvlJc w:val="left"/>
      <w:pPr>
        <w:ind w:left="8228" w:hanging="186"/>
      </w:pPr>
      <w:rPr>
        <w:rFonts w:hint="default"/>
        <w:lang w:val="en-US" w:eastAsia="en-US" w:bidi="ar-SA"/>
      </w:rPr>
    </w:lvl>
  </w:abstractNum>
  <w:abstractNum w:abstractNumId="3" w15:restartNumberingAfterBreak="0">
    <w:nsid w:val="52D73DF0"/>
    <w:multiLevelType w:val="hybridMultilevel"/>
    <w:tmpl w:val="DDC8D696"/>
    <w:lvl w:ilvl="0" w:tplc="F642F8F6">
      <w:numFmt w:val="bullet"/>
      <w:lvlText w:val="−"/>
      <w:lvlJc w:val="left"/>
      <w:pPr>
        <w:ind w:left="3362" w:hanging="570"/>
      </w:pPr>
      <w:rPr>
        <w:rFonts w:ascii="Cambria" w:eastAsia="Cambria" w:hAnsi="Cambria" w:cs="Cambria" w:hint="default"/>
        <w:w w:val="139"/>
        <w:sz w:val="22"/>
        <w:szCs w:val="22"/>
        <w:lang w:val="en-US" w:eastAsia="en-US" w:bidi="ar-SA"/>
      </w:rPr>
    </w:lvl>
    <w:lvl w:ilvl="1" w:tplc="A2C4DD5E">
      <w:numFmt w:val="bullet"/>
      <w:lvlText w:val="•"/>
      <w:lvlJc w:val="left"/>
      <w:pPr>
        <w:ind w:left="3698" w:hanging="570"/>
      </w:pPr>
      <w:rPr>
        <w:rFonts w:hint="default"/>
        <w:lang w:val="en-US" w:eastAsia="en-US" w:bidi="ar-SA"/>
      </w:rPr>
    </w:lvl>
    <w:lvl w:ilvl="2" w:tplc="DD42D014">
      <w:numFmt w:val="bullet"/>
      <w:lvlText w:val="•"/>
      <w:lvlJc w:val="left"/>
      <w:pPr>
        <w:ind w:left="4037" w:hanging="570"/>
      </w:pPr>
      <w:rPr>
        <w:rFonts w:hint="default"/>
        <w:lang w:val="en-US" w:eastAsia="en-US" w:bidi="ar-SA"/>
      </w:rPr>
    </w:lvl>
    <w:lvl w:ilvl="3" w:tplc="3B466596">
      <w:numFmt w:val="bullet"/>
      <w:lvlText w:val="•"/>
      <w:lvlJc w:val="left"/>
      <w:pPr>
        <w:ind w:left="4376" w:hanging="570"/>
      </w:pPr>
      <w:rPr>
        <w:rFonts w:hint="default"/>
        <w:lang w:val="en-US" w:eastAsia="en-US" w:bidi="ar-SA"/>
      </w:rPr>
    </w:lvl>
    <w:lvl w:ilvl="4" w:tplc="A55656C2">
      <w:numFmt w:val="bullet"/>
      <w:lvlText w:val="•"/>
      <w:lvlJc w:val="left"/>
      <w:pPr>
        <w:ind w:left="4715" w:hanging="570"/>
      </w:pPr>
      <w:rPr>
        <w:rFonts w:hint="default"/>
        <w:lang w:val="en-US" w:eastAsia="en-US" w:bidi="ar-SA"/>
      </w:rPr>
    </w:lvl>
    <w:lvl w:ilvl="5" w:tplc="D63C770C">
      <w:numFmt w:val="bullet"/>
      <w:lvlText w:val="•"/>
      <w:lvlJc w:val="left"/>
      <w:pPr>
        <w:ind w:left="5054" w:hanging="570"/>
      </w:pPr>
      <w:rPr>
        <w:rFonts w:hint="default"/>
        <w:lang w:val="en-US" w:eastAsia="en-US" w:bidi="ar-SA"/>
      </w:rPr>
    </w:lvl>
    <w:lvl w:ilvl="6" w:tplc="A68237E0">
      <w:numFmt w:val="bullet"/>
      <w:lvlText w:val="•"/>
      <w:lvlJc w:val="left"/>
      <w:pPr>
        <w:ind w:left="5393" w:hanging="570"/>
      </w:pPr>
      <w:rPr>
        <w:rFonts w:hint="default"/>
        <w:lang w:val="en-US" w:eastAsia="en-US" w:bidi="ar-SA"/>
      </w:rPr>
    </w:lvl>
    <w:lvl w:ilvl="7" w:tplc="1774457E">
      <w:numFmt w:val="bullet"/>
      <w:lvlText w:val="•"/>
      <w:lvlJc w:val="left"/>
      <w:pPr>
        <w:ind w:left="5732" w:hanging="570"/>
      </w:pPr>
      <w:rPr>
        <w:rFonts w:hint="default"/>
        <w:lang w:val="en-US" w:eastAsia="en-US" w:bidi="ar-SA"/>
      </w:rPr>
    </w:lvl>
    <w:lvl w:ilvl="8" w:tplc="449C77AA">
      <w:numFmt w:val="bullet"/>
      <w:lvlText w:val="•"/>
      <w:lvlJc w:val="left"/>
      <w:pPr>
        <w:ind w:left="6071" w:hanging="570"/>
      </w:pPr>
      <w:rPr>
        <w:rFonts w:hint="default"/>
        <w:lang w:val="en-US" w:eastAsia="en-US" w:bidi="ar-SA"/>
      </w:rPr>
    </w:lvl>
  </w:abstractNum>
  <w:abstractNum w:abstractNumId="4" w15:restartNumberingAfterBreak="0">
    <w:nsid w:val="56BF1F99"/>
    <w:multiLevelType w:val="hybridMultilevel"/>
    <w:tmpl w:val="B35073F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042CDE"/>
    <w:multiLevelType w:val="multilevel"/>
    <w:tmpl w:val="D1262048"/>
    <w:lvl w:ilvl="0">
      <w:start w:val="3"/>
      <w:numFmt w:val="decimal"/>
      <w:lvlText w:val="%1"/>
      <w:lvlJc w:val="left"/>
      <w:pPr>
        <w:ind w:left="771" w:hanging="655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71" w:hanging="65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71" w:hanging="655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582" w:hanging="6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6" w:hanging="6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0" w:hanging="6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4" w:hanging="6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8" w:hanging="6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2" w:hanging="655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trick Tang">
    <w15:presenceInfo w15:providerId="AD" w15:userId="S-1-5-21-1451058757-1749049392-1947940980-1628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S1NDMxNDU2tjQ2NjBX0lEKTi0uzszPAykwqgUAgELm+CwAAAA="/>
  </w:docVars>
  <w:rsids>
    <w:rsidRoot w:val="00B40315"/>
    <w:rsid w:val="00030E36"/>
    <w:rsid w:val="00041FD6"/>
    <w:rsid w:val="000D5AF8"/>
    <w:rsid w:val="000E7725"/>
    <w:rsid w:val="00120BE3"/>
    <w:rsid w:val="00125A84"/>
    <w:rsid w:val="0013663F"/>
    <w:rsid w:val="00145DEA"/>
    <w:rsid w:val="001B5092"/>
    <w:rsid w:val="001D4567"/>
    <w:rsid w:val="00245857"/>
    <w:rsid w:val="00253C69"/>
    <w:rsid w:val="002703CF"/>
    <w:rsid w:val="002771C5"/>
    <w:rsid w:val="00290CA9"/>
    <w:rsid w:val="002A2BAD"/>
    <w:rsid w:val="002A7ECF"/>
    <w:rsid w:val="002B1B5E"/>
    <w:rsid w:val="002B568D"/>
    <w:rsid w:val="002B689F"/>
    <w:rsid w:val="002C3C69"/>
    <w:rsid w:val="002E35F5"/>
    <w:rsid w:val="003702EC"/>
    <w:rsid w:val="00376134"/>
    <w:rsid w:val="0037648B"/>
    <w:rsid w:val="003834E8"/>
    <w:rsid w:val="00411D19"/>
    <w:rsid w:val="00420CF1"/>
    <w:rsid w:val="0044363C"/>
    <w:rsid w:val="004449D9"/>
    <w:rsid w:val="0044780F"/>
    <w:rsid w:val="00453F0F"/>
    <w:rsid w:val="00470194"/>
    <w:rsid w:val="00482F44"/>
    <w:rsid w:val="004A08E9"/>
    <w:rsid w:val="004C7AFF"/>
    <w:rsid w:val="0055052B"/>
    <w:rsid w:val="005B72DC"/>
    <w:rsid w:val="005C7280"/>
    <w:rsid w:val="005F5EF5"/>
    <w:rsid w:val="0061482A"/>
    <w:rsid w:val="006C041E"/>
    <w:rsid w:val="006E47AB"/>
    <w:rsid w:val="006E6B88"/>
    <w:rsid w:val="007169F9"/>
    <w:rsid w:val="007552E4"/>
    <w:rsid w:val="00784278"/>
    <w:rsid w:val="007C0B8F"/>
    <w:rsid w:val="007D0AC2"/>
    <w:rsid w:val="007D50BB"/>
    <w:rsid w:val="007F427F"/>
    <w:rsid w:val="0082228E"/>
    <w:rsid w:val="00851D14"/>
    <w:rsid w:val="00862D21"/>
    <w:rsid w:val="008E6C9D"/>
    <w:rsid w:val="0090096A"/>
    <w:rsid w:val="00934AE2"/>
    <w:rsid w:val="0098175C"/>
    <w:rsid w:val="00995F98"/>
    <w:rsid w:val="009E72ED"/>
    <w:rsid w:val="00A0155C"/>
    <w:rsid w:val="00A57A90"/>
    <w:rsid w:val="00A75B5A"/>
    <w:rsid w:val="00A83C57"/>
    <w:rsid w:val="00A925AB"/>
    <w:rsid w:val="00A97774"/>
    <w:rsid w:val="00AA24F0"/>
    <w:rsid w:val="00AA6C89"/>
    <w:rsid w:val="00AB58B7"/>
    <w:rsid w:val="00AB66D1"/>
    <w:rsid w:val="00AF4BDB"/>
    <w:rsid w:val="00AF7ECF"/>
    <w:rsid w:val="00B40315"/>
    <w:rsid w:val="00B65F2F"/>
    <w:rsid w:val="00BE3340"/>
    <w:rsid w:val="00BF27E5"/>
    <w:rsid w:val="00C002CB"/>
    <w:rsid w:val="00C00DC5"/>
    <w:rsid w:val="00C42FFC"/>
    <w:rsid w:val="00C60DD5"/>
    <w:rsid w:val="00C71170"/>
    <w:rsid w:val="00C8458C"/>
    <w:rsid w:val="00C90344"/>
    <w:rsid w:val="00C95675"/>
    <w:rsid w:val="00CA6F97"/>
    <w:rsid w:val="00CC1ACA"/>
    <w:rsid w:val="00CC234E"/>
    <w:rsid w:val="00CD24D5"/>
    <w:rsid w:val="00D261E6"/>
    <w:rsid w:val="00D50D6E"/>
    <w:rsid w:val="00D52AF2"/>
    <w:rsid w:val="00DB4E83"/>
    <w:rsid w:val="00DD15BD"/>
    <w:rsid w:val="00DF51F4"/>
    <w:rsid w:val="00E22719"/>
    <w:rsid w:val="00E22A50"/>
    <w:rsid w:val="00E51BEF"/>
    <w:rsid w:val="00E52373"/>
    <w:rsid w:val="00E634A3"/>
    <w:rsid w:val="00E67361"/>
    <w:rsid w:val="00E74342"/>
    <w:rsid w:val="00EA0225"/>
    <w:rsid w:val="00F212AD"/>
    <w:rsid w:val="00F21E71"/>
    <w:rsid w:val="00F51976"/>
    <w:rsid w:val="00FA1A45"/>
    <w:rsid w:val="00FA39D9"/>
    <w:rsid w:val="00FD7FCE"/>
    <w:rsid w:val="00FF1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013AB6C"/>
  <w15:docId w15:val="{14A512C6-812B-4954-B2A1-BDD0FE1B7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47" w:hanging="43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655" w:hanging="539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771" w:hanging="655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34"/>
      <w:ind w:right="478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80"/>
      <w:ind w:left="589" w:right="595" w:hanging="473"/>
      <w:jc w:val="both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234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34E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523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237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2373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23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2373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B72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footer" Target="footer1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16/09/relationships/commentsIds" Target="commentsIds.xml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jpe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10907</TotalTime>
  <Pages>37</Pages>
  <Words>10169</Words>
  <Characters>57964</Characters>
  <Application>Microsoft Office Word</Application>
  <DocSecurity>0</DocSecurity>
  <Lines>483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Newcastle</Company>
  <LinksUpToDate>false</LinksUpToDate>
  <CharactersWithSpaces>67998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Chen</cp:lastModifiedBy>
  <cp:revision>32</cp:revision>
  <dcterms:created xsi:type="dcterms:W3CDTF">2021-06-14T15:07:00Z</dcterms:created>
  <dcterms:modified xsi:type="dcterms:W3CDTF">2021-07-01T16:03:00Z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2021-06-14T00:00:00Z</vt:filetime>
  </property>
  <property fmtid="{D5CDD505-2E9C-101B-9397-08002B2CF9AE}" pid="3" name="Creator">
    <vt:lpwstr>TeX</vt:lpwstr>
  </property>
  <property fmtid="{D5CDD505-2E9C-101B-9397-08002B2CF9AE}" pid="4" name="LastSaved">
    <vt:filetime>2021-06-14T00:00:00Z</vt:filetime>
  </property>
</Properties>
</file>